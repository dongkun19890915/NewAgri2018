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71CA" w:rsidRPr="003671CA" w:rsidRDefault="003671CA" w:rsidP="003671CA">
      <w:pPr>
        <w:jc w:val="center"/>
        <w:rPr>
          <w:b/>
          <w:sz w:val="36"/>
          <w:szCs w:val="36"/>
        </w:rPr>
      </w:pPr>
      <w:r w:rsidRPr="003671CA">
        <w:rPr>
          <w:rFonts w:hint="eastAsia"/>
          <w:b/>
          <w:sz w:val="36"/>
          <w:szCs w:val="36"/>
        </w:rPr>
        <w:t>理赔系统需求修改文档</w:t>
      </w:r>
    </w:p>
    <w:p w:rsidR="003671CA" w:rsidRPr="003671CA" w:rsidRDefault="00956D07" w:rsidP="003671CA">
      <w:pPr>
        <w:pStyle w:val="2"/>
        <w:rPr>
          <w:rFonts w:eastAsiaTheme="minorEastAsia"/>
        </w:rPr>
      </w:pPr>
      <w:r>
        <w:rPr>
          <w:rFonts w:hint="eastAsia"/>
        </w:rPr>
        <w:t>理赔系统</w:t>
      </w:r>
    </w:p>
    <w:p w:rsidR="00956D07" w:rsidRDefault="000605AF" w:rsidP="00956D07">
      <w:pPr>
        <w:pStyle w:val="a5"/>
        <w:numPr>
          <w:ilvl w:val="0"/>
          <w:numId w:val="2"/>
        </w:numPr>
        <w:ind w:firstLineChars="0"/>
      </w:pPr>
      <w:r>
        <w:rPr>
          <w:rFonts w:hint="eastAsia"/>
        </w:rPr>
        <w:t>立案、理算查询页面案件状态增加</w:t>
      </w:r>
      <w:del w:id="0" w:author="ThinkPad" w:date="2017-12-28T08:37:00Z">
        <w:r w:rsidDel="000605AF">
          <w:rPr>
            <w:rFonts w:hint="eastAsia"/>
          </w:rPr>
          <w:delText>申请</w:delText>
        </w:r>
      </w:del>
      <w:r w:rsidR="00956D07">
        <w:rPr>
          <w:rFonts w:hint="eastAsia"/>
        </w:rPr>
        <w:t>注销</w:t>
      </w:r>
      <w:ins w:id="1" w:author="ThinkPad" w:date="2017-12-28T08:37:00Z">
        <w:r>
          <w:rPr>
            <w:rFonts w:hint="eastAsia"/>
          </w:rPr>
          <w:t>、</w:t>
        </w:r>
      </w:ins>
      <w:del w:id="2" w:author="ThinkPad" w:date="2017-12-28T08:37:00Z">
        <w:r w:rsidR="00956D07" w:rsidDel="000605AF">
          <w:rPr>
            <w:rFonts w:hint="eastAsia"/>
          </w:rPr>
          <w:delText>/</w:delText>
        </w:r>
      </w:del>
      <w:r w:rsidR="00956D07">
        <w:rPr>
          <w:rFonts w:hint="eastAsia"/>
        </w:rPr>
        <w:t>拒赔状态</w:t>
      </w:r>
      <w:ins w:id="3" w:author="ThinkPad" w:date="2017-12-28T08:38:00Z">
        <w:r>
          <w:rPr>
            <w:rFonts w:hint="eastAsia"/>
          </w:rPr>
          <w:t>。立案已处理</w:t>
        </w:r>
        <w:proofErr w:type="gramStart"/>
        <w:r>
          <w:rPr>
            <w:rFonts w:hint="eastAsia"/>
          </w:rPr>
          <w:t>理算未</w:t>
        </w:r>
        <w:proofErr w:type="gramEnd"/>
        <w:r>
          <w:rPr>
            <w:rFonts w:hint="eastAsia"/>
          </w:rPr>
          <w:t>处理的状态下可申请注销拒赔。注销拒赔申请后案件状态即</w:t>
        </w:r>
      </w:ins>
      <w:ins w:id="4" w:author="ThinkPad" w:date="2017-12-28T08:39:00Z">
        <w:r>
          <w:rPr>
            <w:rFonts w:hint="eastAsia"/>
          </w:rPr>
          <w:t>为已注销，案件节点处于注销拒赔节点，但节点无信息</w:t>
        </w:r>
      </w:ins>
      <w:ins w:id="5" w:author="ThinkPad" w:date="2017-12-28T08:40:00Z">
        <w:r>
          <w:rPr>
            <w:rFonts w:hint="eastAsia"/>
          </w:rPr>
          <w:t>，</w:t>
        </w:r>
      </w:ins>
      <w:proofErr w:type="gramStart"/>
      <w:ins w:id="6" w:author="ThinkPad" w:date="2017-12-28T08:39:00Z">
        <w:r>
          <w:rPr>
            <w:rFonts w:hint="eastAsia"/>
          </w:rPr>
          <w:t>待</w:t>
        </w:r>
      </w:ins>
      <w:ins w:id="7" w:author="ThinkPad" w:date="2017-12-28T08:40:00Z">
        <w:r>
          <w:rPr>
            <w:rFonts w:hint="eastAsia"/>
          </w:rPr>
          <w:t>双核系统</w:t>
        </w:r>
        <w:proofErr w:type="gramEnd"/>
        <w:r>
          <w:rPr>
            <w:rFonts w:hint="eastAsia"/>
          </w:rPr>
          <w:t>审批通过之后注销拒赔节点才有相关信息。</w:t>
        </w:r>
      </w:ins>
    </w:p>
    <w:p w:rsidR="00956D07" w:rsidRDefault="00956D07" w:rsidP="00956D07">
      <w:pPr>
        <w:pStyle w:val="a5"/>
        <w:numPr>
          <w:ilvl w:val="0"/>
          <w:numId w:val="2"/>
        </w:numPr>
        <w:ind w:firstLineChars="0"/>
      </w:pPr>
      <w:r>
        <w:rPr>
          <w:rFonts w:hint="eastAsia"/>
        </w:rPr>
        <w:t>估损金额调整——立案之后操作，用于准备金提取</w:t>
      </w:r>
    </w:p>
    <w:p w:rsidR="00956D07" w:rsidRDefault="00956D07" w:rsidP="00956D07">
      <w:pPr>
        <w:pStyle w:val="a5"/>
        <w:numPr>
          <w:ilvl w:val="0"/>
          <w:numId w:val="2"/>
        </w:numPr>
        <w:ind w:firstLineChars="0"/>
      </w:pPr>
      <w:r>
        <w:rPr>
          <w:rFonts w:hint="eastAsia"/>
        </w:rPr>
        <w:t>特殊赔案查立案表，在立案之后，理</w:t>
      </w:r>
      <w:proofErr w:type="gramStart"/>
      <w:r>
        <w:rPr>
          <w:rFonts w:hint="eastAsia"/>
        </w:rPr>
        <w:t>算之前</w:t>
      </w:r>
      <w:proofErr w:type="gramEnd"/>
      <w:r>
        <w:rPr>
          <w:rFonts w:hint="eastAsia"/>
        </w:rPr>
        <w:t>进行操作</w:t>
      </w:r>
    </w:p>
    <w:p w:rsidR="00956D07" w:rsidRDefault="00956D07" w:rsidP="00956D07">
      <w:pPr>
        <w:pStyle w:val="a5"/>
        <w:numPr>
          <w:ilvl w:val="0"/>
          <w:numId w:val="2"/>
        </w:numPr>
        <w:ind w:firstLineChars="0"/>
      </w:pPr>
      <w:r>
        <w:rPr>
          <w:rFonts w:hint="eastAsia"/>
        </w:rPr>
        <w:t>重开赔案增加待审核状态</w:t>
      </w:r>
    </w:p>
    <w:p w:rsidR="00956D07" w:rsidRDefault="00956D07" w:rsidP="00956D07">
      <w:pPr>
        <w:pStyle w:val="a5"/>
        <w:numPr>
          <w:ilvl w:val="0"/>
          <w:numId w:val="2"/>
        </w:numPr>
        <w:ind w:firstLineChars="0"/>
      </w:pPr>
      <w:r>
        <w:rPr>
          <w:rFonts w:hint="eastAsia"/>
        </w:rPr>
        <w:t>支付录入共保信息与我方赔款，</w:t>
      </w:r>
      <w:proofErr w:type="gramStart"/>
      <w:r>
        <w:rPr>
          <w:rFonts w:hint="eastAsia"/>
        </w:rPr>
        <w:t>各费用</w:t>
      </w:r>
      <w:proofErr w:type="gramEnd"/>
      <w:r>
        <w:rPr>
          <w:rFonts w:hint="eastAsia"/>
        </w:rPr>
        <w:t>各为一行，双</w:t>
      </w:r>
      <w:proofErr w:type="gramStart"/>
      <w:r>
        <w:rPr>
          <w:rFonts w:hint="eastAsia"/>
        </w:rPr>
        <w:t>核系统</w:t>
      </w:r>
      <w:proofErr w:type="gramEnd"/>
      <w:r>
        <w:rPr>
          <w:rFonts w:hint="eastAsia"/>
        </w:rPr>
        <w:t>审核我方信息即审核全部</w:t>
      </w:r>
    </w:p>
    <w:p w:rsidR="00956D07" w:rsidRDefault="00956D07" w:rsidP="007800DA">
      <w:pPr>
        <w:pStyle w:val="a5"/>
        <w:numPr>
          <w:ilvl w:val="0"/>
          <w:numId w:val="2"/>
        </w:numPr>
        <w:ind w:firstLineChars="0"/>
      </w:pPr>
      <w:r>
        <w:rPr>
          <w:rFonts w:hint="eastAsia"/>
        </w:rPr>
        <w:t>转交页面业务号</w:t>
      </w:r>
      <w:r w:rsidR="007D0268">
        <w:rPr>
          <w:rFonts w:hint="eastAsia"/>
        </w:rPr>
        <w:t>加详情，点击浮层列示业务号</w:t>
      </w:r>
      <w:r>
        <w:rPr>
          <w:rFonts w:hint="eastAsia"/>
        </w:rPr>
        <w:t>显示（针对多案件批量转交的情况）</w:t>
      </w:r>
    </w:p>
    <w:p w:rsidR="00956D07" w:rsidRDefault="00956D07" w:rsidP="00956D07">
      <w:pPr>
        <w:pStyle w:val="a5"/>
        <w:numPr>
          <w:ilvl w:val="0"/>
          <w:numId w:val="2"/>
        </w:numPr>
        <w:ind w:firstLineChars="0"/>
      </w:pPr>
      <w:r>
        <w:rPr>
          <w:rFonts w:hint="eastAsia"/>
        </w:rPr>
        <w:t>报案任务查询页面险种大类默认种植险</w:t>
      </w:r>
    </w:p>
    <w:p w:rsidR="00956D07" w:rsidRDefault="00956D07" w:rsidP="00956D07">
      <w:pPr>
        <w:pStyle w:val="a5"/>
        <w:numPr>
          <w:ilvl w:val="0"/>
          <w:numId w:val="2"/>
        </w:numPr>
        <w:ind w:firstLineChars="0"/>
      </w:pPr>
      <w:r>
        <w:rPr>
          <w:rFonts w:hint="eastAsia"/>
        </w:rPr>
        <w:t>各查询页面除默认查询条件外需至少录入一个查询条件</w:t>
      </w:r>
    </w:p>
    <w:p w:rsidR="00956D07" w:rsidRDefault="00956D07" w:rsidP="00956D07">
      <w:pPr>
        <w:pStyle w:val="a5"/>
        <w:numPr>
          <w:ilvl w:val="0"/>
          <w:numId w:val="2"/>
        </w:numPr>
        <w:ind w:firstLineChars="0"/>
      </w:pPr>
      <w:r>
        <w:rPr>
          <w:rFonts w:hint="eastAsia"/>
        </w:rPr>
        <w:t>特殊赔案申请金额不可超过估损金额</w:t>
      </w:r>
      <w:r>
        <w:rPr>
          <w:rFonts w:hint="eastAsia"/>
        </w:rPr>
        <w:t>50%</w:t>
      </w:r>
    </w:p>
    <w:p w:rsidR="00956D07" w:rsidRDefault="00956D07" w:rsidP="00956D07">
      <w:pPr>
        <w:pStyle w:val="a5"/>
        <w:numPr>
          <w:ilvl w:val="0"/>
          <w:numId w:val="2"/>
        </w:numPr>
        <w:ind w:firstLineChars="0"/>
      </w:pPr>
      <w:r>
        <w:rPr>
          <w:rFonts w:hint="eastAsia"/>
        </w:rPr>
        <w:t>流程查询页面的案件流入时间字段改为报案流入时间</w:t>
      </w:r>
    </w:p>
    <w:p w:rsidR="00E003C5" w:rsidRDefault="00E003C5" w:rsidP="00E003C5">
      <w:pPr>
        <w:pStyle w:val="a5"/>
        <w:numPr>
          <w:ilvl w:val="0"/>
          <w:numId w:val="2"/>
        </w:numPr>
        <w:ind w:firstLineChars="0"/>
      </w:pPr>
      <w:r>
        <w:rPr>
          <w:rFonts w:hint="eastAsia"/>
        </w:rPr>
        <w:t>特殊赔案增加申请环节</w:t>
      </w:r>
    </w:p>
    <w:p w:rsidR="00E003C5" w:rsidRDefault="00E003C5" w:rsidP="00FF79A6">
      <w:pPr>
        <w:pStyle w:val="a5"/>
        <w:numPr>
          <w:ilvl w:val="0"/>
          <w:numId w:val="2"/>
        </w:numPr>
        <w:ind w:firstLineChars="0"/>
        <w:rPr>
          <w:ins w:id="8" w:author="ThinkPad" w:date="2017-12-28T09:24:00Z"/>
          <w:rFonts w:hint="eastAsia"/>
        </w:rPr>
      </w:pPr>
      <w:r>
        <w:rPr>
          <w:rFonts w:hint="eastAsia"/>
        </w:rPr>
        <w:t>支付中心退回的案件重新处理页面与修改页面一致，但</w:t>
      </w:r>
      <w:r>
        <w:rPr>
          <w:rFonts w:hint="eastAsia"/>
        </w:rPr>
        <w:lastRenderedPageBreak/>
        <w:t>提交后系统自动作废前一个支付号，生成一个新的支付号</w:t>
      </w:r>
    </w:p>
    <w:p w:rsidR="00465891" w:rsidRDefault="00465891" w:rsidP="00AE24C9">
      <w:pPr>
        <w:keepNext/>
        <w:jc w:val="left"/>
        <w:rPr>
          <w:ins w:id="9" w:author="ThinkPad" w:date="2017-12-28T09:27:00Z"/>
        </w:rPr>
        <w:pPrChange w:id="10" w:author="ThinkPad" w:date="2017-12-28T11:06:00Z">
          <w:pPr>
            <w:pStyle w:val="a5"/>
            <w:keepNext/>
            <w:numPr>
              <w:numId w:val="2"/>
            </w:numPr>
            <w:ind w:left="720" w:firstLineChars="0" w:hanging="720"/>
            <w:jc w:val="left"/>
          </w:pPr>
        </w:pPrChange>
      </w:pPr>
      <w:ins w:id="11" w:author="ThinkPad" w:date="2017-12-28T09:24:00Z">
        <w:r>
          <w:t>报案登记页面的详细出险信息</w:t>
        </w:r>
      </w:ins>
      <w:ins w:id="12" w:author="ThinkPad" w:date="2017-12-28T09:25:00Z">
        <w:r>
          <w:t>改为</w:t>
        </w:r>
        <w:r w:rsidRPr="00465891">
          <w:rPr>
            <w:rFonts w:hint="eastAsia"/>
          </w:rPr>
          <w:t>单击弹出详细出险原因弹窗，如图</w:t>
        </w:r>
        <w:r>
          <w:rPr>
            <w:rFonts w:hint="eastAsia"/>
          </w:rPr>
          <w:t>，选择后文本框内显示已选</w:t>
        </w:r>
      </w:ins>
      <w:ins w:id="13" w:author="ThinkPad" w:date="2017-12-28T09:29:00Z">
        <w:r w:rsidR="00B9732E">
          <w:rPr>
            <w:rFonts w:hint="eastAsia"/>
          </w:rPr>
          <w:t>内容</w:t>
        </w:r>
      </w:ins>
      <w:ins w:id="14" w:author="ThinkPad" w:date="2017-12-28T11:06:00Z">
        <w:r w:rsidR="00AE24C9">
          <w:rPr>
            <w:rFonts w:hint="eastAsia"/>
          </w:rPr>
          <w:t>。</w:t>
        </w:r>
      </w:ins>
      <w:bookmarkStart w:id="15" w:name="_GoBack"/>
      <w:r>
        <w:rPr>
          <w:noProof/>
        </w:rPr>
        <w:drawing>
          <wp:inline distT="0" distB="0" distL="0" distR="0" wp14:anchorId="2001139C" wp14:editId="645A0B68">
            <wp:extent cx="5274310" cy="2132921"/>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132921"/>
                    </a:xfrm>
                    <a:prstGeom prst="rect">
                      <a:avLst/>
                    </a:prstGeom>
                  </pic:spPr>
                </pic:pic>
              </a:graphicData>
            </a:graphic>
          </wp:inline>
        </w:drawing>
      </w:r>
      <w:bookmarkEnd w:id="15"/>
    </w:p>
    <w:p w:rsidR="00465891" w:rsidRDefault="00465891" w:rsidP="00465891">
      <w:pPr>
        <w:pStyle w:val="a8"/>
        <w:jc w:val="center"/>
        <w:rPr>
          <w:ins w:id="16" w:author="ThinkPad" w:date="2017-12-28T09:27:00Z"/>
        </w:rPr>
        <w:pPrChange w:id="17" w:author="ThinkPad" w:date="2017-12-28T09:27:00Z">
          <w:pPr>
            <w:pStyle w:val="a8"/>
          </w:pPr>
        </w:pPrChange>
      </w:pPr>
      <w:ins w:id="18" w:author="ThinkPad" w:date="2017-12-28T09:27:00Z">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ins>
      <w:r>
        <w:fldChar w:fldCharType="separate"/>
      </w:r>
      <w:ins w:id="19" w:author="ThinkPad" w:date="2017-12-28T09:27:00Z">
        <w:r>
          <w:rPr>
            <w:noProof/>
          </w:rPr>
          <w:t>1</w:t>
        </w:r>
        <w:r>
          <w:fldChar w:fldCharType="end"/>
        </w:r>
        <w:r>
          <w:t>详细出险原因</w:t>
        </w:r>
      </w:ins>
    </w:p>
    <w:p w:rsidR="00465891" w:rsidRDefault="00465891" w:rsidP="00465891">
      <w:pPr>
        <w:keepNext/>
        <w:rPr>
          <w:ins w:id="20" w:author="ThinkPad" w:date="2017-12-28T09:27:00Z"/>
        </w:rPr>
        <w:pPrChange w:id="21" w:author="ThinkPad" w:date="2017-12-28T09:27:00Z">
          <w:pPr/>
        </w:pPrChange>
      </w:pPr>
      <w:ins w:id="22" w:author="ThinkPad" w:date="2017-12-28T09:26:00Z">
        <w:r>
          <w:rPr>
            <w:noProof/>
          </w:rPr>
          <w:drawing>
            <wp:inline distT="0" distB="0" distL="0" distR="0" wp14:anchorId="00965E2B" wp14:editId="23A755BD">
              <wp:extent cx="5274310" cy="2132330"/>
              <wp:effectExtent l="0" t="0" r="254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132330"/>
                      </a:xfrm>
                      <a:prstGeom prst="rect">
                        <a:avLst/>
                      </a:prstGeom>
                    </pic:spPr>
                  </pic:pic>
                </a:graphicData>
              </a:graphic>
            </wp:inline>
          </w:drawing>
        </w:r>
      </w:ins>
    </w:p>
    <w:p w:rsidR="00465891" w:rsidRDefault="00465891" w:rsidP="00465891">
      <w:pPr>
        <w:pStyle w:val="a8"/>
        <w:jc w:val="center"/>
        <w:pPrChange w:id="23" w:author="ThinkPad" w:date="2017-12-28T09:28:00Z">
          <w:pPr>
            <w:pStyle w:val="a5"/>
            <w:numPr>
              <w:numId w:val="2"/>
            </w:numPr>
            <w:ind w:left="720" w:firstLineChars="0" w:hanging="720"/>
          </w:pPr>
        </w:pPrChange>
      </w:pPr>
      <w:ins w:id="24" w:author="ThinkPad" w:date="2017-12-28T09:27:00Z">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ins>
      <w:r>
        <w:fldChar w:fldCharType="separate"/>
      </w:r>
      <w:ins w:id="25" w:author="ThinkPad" w:date="2017-12-28T09:27:00Z">
        <w:r>
          <w:rPr>
            <w:noProof/>
          </w:rPr>
          <w:t>2</w:t>
        </w:r>
        <w:r>
          <w:fldChar w:fldCharType="end"/>
        </w:r>
        <w:r>
          <w:t>详细出险原因</w:t>
        </w:r>
      </w:ins>
      <w:ins w:id="26" w:author="ThinkPad" w:date="2017-12-28T09:28:00Z">
        <w:r>
          <w:t>选择</w:t>
        </w:r>
      </w:ins>
    </w:p>
    <w:p w:rsidR="00956D07" w:rsidRDefault="00956D07" w:rsidP="00956D07">
      <w:pPr>
        <w:pStyle w:val="3"/>
        <w:ind w:right="320"/>
        <w:rPr>
          <w:rFonts w:eastAsiaTheme="minorEastAsia"/>
        </w:rPr>
      </w:pPr>
      <w:r>
        <w:lastRenderedPageBreak/>
        <w:t>特殊赔案任务处理</w:t>
      </w:r>
    </w:p>
    <w:p w:rsidR="00956D07" w:rsidRDefault="00956D07" w:rsidP="00956D07">
      <w:pPr>
        <w:pStyle w:val="4"/>
        <w:rPr>
          <w:rFonts w:eastAsiaTheme="minorEastAsia"/>
        </w:rPr>
      </w:pPr>
      <w:r>
        <w:t>特殊赔案申请</w:t>
      </w:r>
    </w:p>
    <w:p w:rsidR="00956D07" w:rsidRPr="00872EF1" w:rsidRDefault="00956D07" w:rsidP="00956D07">
      <w:pPr>
        <w:pStyle w:val="5"/>
      </w:pPr>
      <w:bookmarkStart w:id="27" w:name="_Toc498953711"/>
      <w:r w:rsidRPr="00872EF1">
        <w:rPr>
          <w:rFonts w:hint="eastAsia"/>
        </w:rPr>
        <w:t>业务场景</w:t>
      </w:r>
      <w:bookmarkEnd w:id="27"/>
    </w:p>
    <w:p w:rsidR="00956D07" w:rsidRDefault="00956D07" w:rsidP="00956D07">
      <w:pPr>
        <w:ind w:left="420"/>
        <w:rPr>
          <w:lang w:val="zh-CN"/>
        </w:rPr>
      </w:pPr>
      <w:r>
        <w:rPr>
          <w:rFonts w:hint="eastAsia"/>
          <w:lang w:val="zh-CN"/>
        </w:rPr>
        <w:t>用于用户在此对特殊赔案进行申请</w:t>
      </w:r>
    </w:p>
    <w:p w:rsidR="00956D07" w:rsidRPr="00872EF1" w:rsidRDefault="00956D07" w:rsidP="00956D07">
      <w:pPr>
        <w:pStyle w:val="5"/>
      </w:pPr>
      <w:bookmarkStart w:id="28" w:name="_Toc498953712"/>
      <w:r w:rsidRPr="00872EF1">
        <w:rPr>
          <w:rFonts w:hint="eastAsia"/>
        </w:rPr>
        <w:t>菜单设置及权限</w:t>
      </w:r>
      <w:bookmarkEnd w:id="28"/>
    </w:p>
    <w:p w:rsidR="00956D07" w:rsidRPr="00872EF1" w:rsidRDefault="00831EC6" w:rsidP="00956D07">
      <w:pPr>
        <w:ind w:left="420"/>
        <w:rPr>
          <w:lang w:val="zh-CN"/>
        </w:rPr>
      </w:pPr>
      <w:r>
        <w:rPr>
          <w:rFonts w:hint="eastAsia"/>
          <w:lang w:val="zh-CN"/>
        </w:rPr>
        <w:t>菜单：在菜单栏设置三</w:t>
      </w:r>
      <w:r w:rsidR="00956D07" w:rsidRPr="00872EF1">
        <w:rPr>
          <w:rFonts w:hint="eastAsia"/>
          <w:lang w:val="zh-CN"/>
        </w:rPr>
        <w:t>级菜单</w:t>
      </w:r>
      <w:r w:rsidR="00956D07" w:rsidRPr="00872EF1">
        <w:rPr>
          <w:lang w:val="zh-CN"/>
        </w:rPr>
        <w:t>—</w:t>
      </w:r>
      <w:r w:rsidR="00956D07" w:rsidRPr="00872EF1">
        <w:rPr>
          <w:rFonts w:hint="eastAsia"/>
          <w:lang w:val="zh-CN"/>
        </w:rPr>
        <w:t>理赔管理</w:t>
      </w:r>
      <w:proofErr w:type="gramStart"/>
      <w:r w:rsidR="00956D07" w:rsidRPr="00872EF1">
        <w:rPr>
          <w:lang w:val="zh-CN"/>
        </w:rPr>
        <w:t>—</w:t>
      </w:r>
      <w:r>
        <w:rPr>
          <w:rFonts w:hint="eastAsia"/>
          <w:lang w:val="zh-CN"/>
        </w:rPr>
        <w:t>特殊</w:t>
      </w:r>
      <w:proofErr w:type="gramEnd"/>
      <w:r>
        <w:rPr>
          <w:rFonts w:hint="eastAsia"/>
          <w:lang w:val="zh-CN"/>
        </w:rPr>
        <w:t>赔案任务处理</w:t>
      </w:r>
      <w:proofErr w:type="gramStart"/>
      <w:r>
        <w:rPr>
          <w:rFonts w:hint="eastAsia"/>
          <w:lang w:val="zh-CN"/>
        </w:rPr>
        <w:t>—特殊</w:t>
      </w:r>
      <w:proofErr w:type="gramEnd"/>
      <w:r>
        <w:rPr>
          <w:rFonts w:hint="eastAsia"/>
          <w:lang w:val="zh-CN"/>
        </w:rPr>
        <w:t>赔案申请</w:t>
      </w:r>
      <w:r w:rsidR="00956D07" w:rsidRPr="00872EF1">
        <w:rPr>
          <w:rFonts w:hint="eastAsia"/>
          <w:lang w:val="zh-CN"/>
        </w:rPr>
        <w:t>；</w:t>
      </w:r>
    </w:p>
    <w:p w:rsidR="00956D07" w:rsidRDefault="00956D07" w:rsidP="00956D07">
      <w:pPr>
        <w:ind w:left="420"/>
        <w:rPr>
          <w:lang w:val="zh-CN"/>
        </w:rPr>
      </w:pPr>
      <w:r w:rsidRPr="00872EF1">
        <w:rPr>
          <w:rFonts w:hint="eastAsia"/>
          <w:lang w:val="zh-CN"/>
        </w:rPr>
        <w:t>访问权限：</w:t>
      </w:r>
      <w:r>
        <w:rPr>
          <w:rFonts w:hint="eastAsia"/>
          <w:lang w:val="zh-CN"/>
        </w:rPr>
        <w:t>各机构农险经理、理赔管理员、查询系统管理员、系统运维员、中支理赔内勤</w:t>
      </w:r>
      <w:r w:rsidRPr="00872EF1">
        <w:rPr>
          <w:lang w:val="zh-CN"/>
        </w:rPr>
        <w:t xml:space="preserve"> </w:t>
      </w:r>
    </w:p>
    <w:p w:rsidR="00956D07" w:rsidRPr="00872EF1" w:rsidRDefault="00956D07" w:rsidP="00956D07">
      <w:pPr>
        <w:pStyle w:val="5"/>
      </w:pPr>
      <w:r>
        <w:rPr>
          <w:rFonts w:hint="eastAsia"/>
        </w:rPr>
        <w:t>功能概述</w:t>
      </w:r>
    </w:p>
    <w:p w:rsidR="00956D07" w:rsidRDefault="00956D07" w:rsidP="00956D07">
      <w:pPr>
        <w:ind w:left="420"/>
        <w:rPr>
          <w:lang w:val="zh-CN"/>
        </w:rPr>
      </w:pPr>
      <w:r w:rsidRPr="00872EF1">
        <w:rPr>
          <w:rFonts w:hint="eastAsia"/>
          <w:lang w:val="zh-CN"/>
        </w:rPr>
        <w:t>查询页面录入查询条件，点击【查询】按钮，页面显示符合条件的查询结果列表。</w:t>
      </w:r>
      <w:r>
        <w:rPr>
          <w:rFonts w:hint="eastAsia"/>
          <w:lang w:val="zh-CN"/>
        </w:rPr>
        <w:t>点击“申请</w:t>
      </w:r>
      <w:r w:rsidRPr="00872EF1">
        <w:rPr>
          <w:rFonts w:hint="eastAsia"/>
          <w:lang w:val="zh-CN"/>
        </w:rPr>
        <w:t>”，</w:t>
      </w:r>
      <w:bookmarkStart w:id="29" w:name="_Toc498953714"/>
      <w:r>
        <w:rPr>
          <w:rFonts w:hint="eastAsia"/>
          <w:lang w:val="zh-CN"/>
        </w:rPr>
        <w:t>可进入特殊赔案申请页面进行申请操作。</w:t>
      </w:r>
    </w:p>
    <w:p w:rsidR="00956D07" w:rsidRPr="00872EF1" w:rsidRDefault="00956D07" w:rsidP="00956D07">
      <w:pPr>
        <w:pStyle w:val="5"/>
      </w:pPr>
      <w:r w:rsidRPr="00872EF1">
        <w:rPr>
          <w:rFonts w:hint="eastAsia"/>
        </w:rPr>
        <w:lastRenderedPageBreak/>
        <w:t>页面原型</w:t>
      </w:r>
      <w:bookmarkEnd w:id="29"/>
    </w:p>
    <w:p w:rsidR="00AE404D" w:rsidRDefault="001469BD" w:rsidP="00AE404D">
      <w:pPr>
        <w:keepNext/>
        <w:jc w:val="center"/>
      </w:pPr>
      <w:r>
        <w:rPr>
          <w:noProof/>
        </w:rPr>
        <w:drawing>
          <wp:inline distT="0" distB="0" distL="0" distR="0" wp14:anchorId="4A97B947" wp14:editId="39ABC032">
            <wp:extent cx="5274310" cy="3275078"/>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275078"/>
                    </a:xfrm>
                    <a:prstGeom prst="rect">
                      <a:avLst/>
                    </a:prstGeom>
                  </pic:spPr>
                </pic:pic>
              </a:graphicData>
            </a:graphic>
          </wp:inline>
        </w:drawing>
      </w:r>
    </w:p>
    <w:p w:rsidR="00956D07" w:rsidRDefault="00AE404D" w:rsidP="00AE404D">
      <w:pPr>
        <w:pStyle w:val="a8"/>
        <w:jc w:val="center"/>
        <w:rPr>
          <w:lang w:val="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ins w:id="30" w:author="ThinkPad" w:date="2017-12-28T09:27:00Z">
        <w:r w:rsidR="00465891">
          <w:rPr>
            <w:noProof/>
          </w:rPr>
          <w:t>3</w:t>
        </w:r>
      </w:ins>
      <w:del w:id="31" w:author="ThinkPad" w:date="2017-12-28T09:27:00Z">
        <w:r w:rsidR="00EF6EBA" w:rsidDel="00465891">
          <w:rPr>
            <w:noProof/>
          </w:rPr>
          <w:delText>1</w:delText>
        </w:r>
      </w:del>
      <w:r>
        <w:fldChar w:fldCharType="end"/>
      </w:r>
      <w:r>
        <w:t>特殊赔案申请</w:t>
      </w:r>
      <w:r>
        <w:rPr>
          <w:rFonts w:hint="eastAsia"/>
        </w:rPr>
        <w:t>-</w:t>
      </w:r>
      <w:r>
        <w:t>查询</w:t>
      </w:r>
    </w:p>
    <w:p w:rsidR="00956D07" w:rsidRDefault="00956D07" w:rsidP="00956D07">
      <w:pPr>
        <w:jc w:val="left"/>
        <w:rPr>
          <w:lang w:val="zh-CN"/>
        </w:rPr>
      </w:pPr>
      <w:r>
        <w:rPr>
          <w:rFonts w:hint="eastAsia"/>
          <w:lang w:val="zh-CN"/>
        </w:rPr>
        <w:t>选项和元素说明：</w:t>
      </w:r>
    </w:p>
    <w:tbl>
      <w:tblPr>
        <w:tblStyle w:val="a6"/>
        <w:tblW w:w="8042" w:type="dxa"/>
        <w:tblInd w:w="480" w:type="dxa"/>
        <w:tblLook w:val="04A0" w:firstRow="1" w:lastRow="0" w:firstColumn="1" w:lastColumn="0" w:noHBand="0" w:noVBand="1"/>
      </w:tblPr>
      <w:tblGrid>
        <w:gridCol w:w="1374"/>
        <w:gridCol w:w="1438"/>
        <w:gridCol w:w="1501"/>
        <w:gridCol w:w="1121"/>
        <w:gridCol w:w="1564"/>
        <w:gridCol w:w="1044"/>
      </w:tblGrid>
      <w:tr w:rsidR="00956D07" w:rsidRPr="00872EF1" w:rsidTr="004966E9">
        <w:trPr>
          <w:trHeight w:val="376"/>
        </w:trPr>
        <w:tc>
          <w:tcPr>
            <w:tcW w:w="8042" w:type="dxa"/>
            <w:gridSpan w:val="6"/>
            <w:shd w:val="clear" w:color="auto" w:fill="F79646" w:themeFill="accent6"/>
          </w:tcPr>
          <w:p w:rsidR="00956D07" w:rsidRPr="00872EF1" w:rsidRDefault="00956D07" w:rsidP="004966E9">
            <w:pPr>
              <w:widowControl/>
              <w:tabs>
                <w:tab w:val="left" w:pos="3043"/>
                <w:tab w:val="center" w:pos="3913"/>
              </w:tabs>
              <w:jc w:val="center"/>
              <w:rPr>
                <w:rFonts w:ascii="仿宋" w:hAnsi="仿宋" w:cs="宋体"/>
                <w:b/>
                <w:kern w:val="0"/>
                <w:sz w:val="24"/>
                <w:szCs w:val="24"/>
              </w:rPr>
            </w:pPr>
            <w:r w:rsidRPr="00872EF1">
              <w:rPr>
                <w:rFonts w:ascii="仿宋" w:hAnsi="仿宋" w:cs="宋体" w:hint="eastAsia"/>
                <w:b/>
                <w:kern w:val="0"/>
                <w:sz w:val="24"/>
                <w:szCs w:val="24"/>
              </w:rPr>
              <w:t>特殊赔案</w:t>
            </w:r>
            <w:r>
              <w:rPr>
                <w:rFonts w:ascii="仿宋" w:hAnsi="仿宋" w:cs="宋体" w:hint="eastAsia"/>
                <w:b/>
                <w:kern w:val="0"/>
                <w:sz w:val="24"/>
                <w:szCs w:val="24"/>
              </w:rPr>
              <w:t>申请</w:t>
            </w:r>
            <w:r w:rsidRPr="00872EF1">
              <w:rPr>
                <w:rFonts w:ascii="仿宋" w:hAnsi="仿宋" w:cs="宋体" w:hint="eastAsia"/>
                <w:b/>
                <w:kern w:val="0"/>
                <w:sz w:val="24"/>
                <w:szCs w:val="24"/>
              </w:rPr>
              <w:t>页面</w:t>
            </w:r>
          </w:p>
        </w:tc>
      </w:tr>
      <w:tr w:rsidR="00956D07" w:rsidRPr="00872EF1" w:rsidTr="004966E9">
        <w:trPr>
          <w:trHeight w:val="543"/>
        </w:trPr>
        <w:tc>
          <w:tcPr>
            <w:tcW w:w="1374"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页面元素</w:t>
            </w:r>
          </w:p>
        </w:tc>
        <w:tc>
          <w:tcPr>
            <w:tcW w:w="1438"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交互类型</w:t>
            </w:r>
          </w:p>
        </w:tc>
        <w:tc>
          <w:tcPr>
            <w:tcW w:w="1501"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交互模式</w:t>
            </w:r>
          </w:p>
        </w:tc>
        <w:tc>
          <w:tcPr>
            <w:tcW w:w="1121"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是否必填</w:t>
            </w:r>
          </w:p>
        </w:tc>
        <w:tc>
          <w:tcPr>
            <w:tcW w:w="1564"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内容说明</w:t>
            </w:r>
          </w:p>
        </w:tc>
        <w:tc>
          <w:tcPr>
            <w:tcW w:w="1044"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默认值</w:t>
            </w:r>
          </w:p>
        </w:tc>
      </w:tr>
      <w:tr w:rsidR="00956D07" w:rsidRPr="00872EF1" w:rsidTr="004966E9">
        <w:trPr>
          <w:trHeight w:val="413"/>
        </w:trPr>
        <w:tc>
          <w:tcPr>
            <w:tcW w:w="1374"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按条件查询</w:t>
            </w:r>
          </w:p>
        </w:tc>
        <w:tc>
          <w:tcPr>
            <w:tcW w:w="1438"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kern w:val="0"/>
                <w:sz w:val="21"/>
                <w:szCs w:val="21"/>
              </w:rPr>
              <w:t>-</w:t>
            </w:r>
          </w:p>
        </w:tc>
        <w:tc>
          <w:tcPr>
            <w:tcW w:w="1564" w:type="dxa"/>
          </w:tcPr>
          <w:p w:rsidR="00956D07" w:rsidRPr="00872EF1" w:rsidRDefault="00956D07" w:rsidP="004966E9">
            <w:pPr>
              <w:widowControl/>
              <w:jc w:val="left"/>
              <w:rPr>
                <w:rFonts w:ascii="仿宋" w:hAnsi="仿宋" w:cs="宋体"/>
                <w:bCs/>
                <w:kern w:val="0"/>
                <w:sz w:val="21"/>
                <w:szCs w:val="21"/>
                <w:lang w:val="zh-CN"/>
              </w:rPr>
            </w:pPr>
            <w:r w:rsidRPr="00872EF1">
              <w:rPr>
                <w:rFonts w:ascii="仿宋" w:hAnsi="仿宋" w:cs="宋体" w:hint="eastAsia"/>
                <w:bCs/>
                <w:kern w:val="0"/>
                <w:sz w:val="21"/>
                <w:szCs w:val="21"/>
                <w:lang w:val="zh-CN"/>
              </w:rPr>
              <w:t>查询条件表格的标题</w:t>
            </w:r>
          </w:p>
        </w:tc>
        <w:tc>
          <w:tcPr>
            <w:tcW w:w="1044"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kern w:val="0"/>
                <w:sz w:val="21"/>
                <w:szCs w:val="21"/>
              </w:rPr>
              <w:t>-</w:t>
            </w:r>
          </w:p>
        </w:tc>
      </w:tr>
      <w:tr w:rsidR="00956D07" w:rsidRPr="00872EF1" w:rsidTr="004966E9">
        <w:trPr>
          <w:trHeight w:val="413"/>
        </w:trPr>
        <w:tc>
          <w:tcPr>
            <w:tcW w:w="1374"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报案号</w:t>
            </w:r>
          </w:p>
        </w:tc>
        <w:tc>
          <w:tcPr>
            <w:tcW w:w="1438"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可编辑</w:t>
            </w:r>
          </w:p>
        </w:tc>
        <w:tc>
          <w:tcPr>
            <w:tcW w:w="112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64" w:type="dxa"/>
          </w:tcPr>
          <w:p w:rsidR="00956D07" w:rsidRPr="00872EF1" w:rsidRDefault="00956D07" w:rsidP="004966E9">
            <w:pPr>
              <w:widowControl/>
              <w:jc w:val="left"/>
              <w:rPr>
                <w:rFonts w:ascii="仿宋" w:hAnsi="仿宋" w:cs="宋体"/>
                <w:bCs/>
                <w:kern w:val="0"/>
                <w:sz w:val="21"/>
                <w:szCs w:val="21"/>
                <w:lang w:val="zh-CN"/>
              </w:rPr>
            </w:pPr>
            <w:r w:rsidRPr="00872EF1">
              <w:rPr>
                <w:rFonts w:ascii="仿宋" w:hAnsi="仿宋" w:cs="宋体" w:hint="eastAsia"/>
                <w:bCs/>
                <w:kern w:val="0"/>
                <w:sz w:val="21"/>
                <w:szCs w:val="21"/>
                <w:lang w:val="zh-CN"/>
              </w:rPr>
              <w:t>系统根据报案号查询出相应的</w:t>
            </w:r>
            <w:r>
              <w:rPr>
                <w:rFonts w:ascii="仿宋" w:hAnsi="仿宋" w:cs="宋体" w:hint="eastAsia"/>
                <w:bCs/>
                <w:kern w:val="0"/>
                <w:sz w:val="21"/>
                <w:szCs w:val="21"/>
                <w:lang w:val="zh-CN"/>
              </w:rPr>
              <w:t>案件列表</w:t>
            </w:r>
            <w:r w:rsidRPr="00872EF1">
              <w:rPr>
                <w:rFonts w:ascii="仿宋" w:hAnsi="仿宋" w:cs="宋体" w:hint="eastAsia"/>
                <w:bCs/>
                <w:kern w:val="0"/>
                <w:sz w:val="21"/>
                <w:szCs w:val="21"/>
                <w:lang w:val="zh-CN"/>
              </w:rPr>
              <w:t>（支持模糊查询）</w:t>
            </w:r>
          </w:p>
        </w:tc>
        <w:tc>
          <w:tcPr>
            <w:tcW w:w="1044"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374"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保单号</w:t>
            </w:r>
          </w:p>
        </w:tc>
        <w:tc>
          <w:tcPr>
            <w:tcW w:w="1438"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可编辑</w:t>
            </w:r>
          </w:p>
        </w:tc>
        <w:tc>
          <w:tcPr>
            <w:tcW w:w="112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64" w:type="dxa"/>
          </w:tcPr>
          <w:p w:rsidR="00956D07" w:rsidRPr="00872EF1" w:rsidRDefault="00956D07" w:rsidP="004966E9">
            <w:pPr>
              <w:widowControl/>
              <w:jc w:val="left"/>
              <w:rPr>
                <w:rFonts w:ascii="仿宋" w:hAnsi="仿宋" w:cs="宋体"/>
                <w:bCs/>
                <w:kern w:val="0"/>
                <w:sz w:val="21"/>
                <w:szCs w:val="21"/>
                <w:lang w:val="zh-CN"/>
              </w:rPr>
            </w:pPr>
            <w:r w:rsidRPr="00872EF1">
              <w:rPr>
                <w:rFonts w:ascii="仿宋" w:hAnsi="仿宋" w:cs="宋体" w:hint="eastAsia"/>
                <w:bCs/>
                <w:kern w:val="0"/>
                <w:sz w:val="21"/>
                <w:szCs w:val="21"/>
                <w:lang w:val="zh-CN"/>
              </w:rPr>
              <w:t>系统根据</w:t>
            </w:r>
            <w:r w:rsidRPr="00872EF1">
              <w:rPr>
                <w:rFonts w:ascii="仿宋" w:hAnsi="仿宋" w:cs="宋体" w:hint="eastAsia"/>
                <w:kern w:val="0"/>
                <w:sz w:val="21"/>
                <w:szCs w:val="21"/>
              </w:rPr>
              <w:t>保单号</w:t>
            </w:r>
            <w:r w:rsidRPr="00872EF1">
              <w:rPr>
                <w:rFonts w:ascii="仿宋" w:hAnsi="仿宋" w:cs="宋体" w:hint="eastAsia"/>
                <w:bCs/>
                <w:kern w:val="0"/>
                <w:sz w:val="21"/>
                <w:szCs w:val="21"/>
                <w:lang w:val="zh-CN"/>
              </w:rPr>
              <w:t>查询出相应的</w:t>
            </w:r>
            <w:r>
              <w:rPr>
                <w:rFonts w:ascii="仿宋" w:hAnsi="仿宋" w:cs="宋体" w:hint="eastAsia"/>
                <w:bCs/>
                <w:kern w:val="0"/>
                <w:sz w:val="21"/>
                <w:szCs w:val="21"/>
                <w:lang w:val="zh-CN"/>
              </w:rPr>
              <w:t>案件</w:t>
            </w:r>
            <w:r w:rsidRPr="00872EF1">
              <w:rPr>
                <w:rFonts w:ascii="仿宋" w:hAnsi="仿宋" w:cs="宋体" w:hint="eastAsia"/>
                <w:bCs/>
                <w:kern w:val="0"/>
                <w:sz w:val="21"/>
                <w:szCs w:val="21"/>
                <w:lang w:val="zh-CN"/>
              </w:rPr>
              <w:t>列表支持模糊查询）</w:t>
            </w:r>
          </w:p>
        </w:tc>
        <w:tc>
          <w:tcPr>
            <w:tcW w:w="1044"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374"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立案号</w:t>
            </w:r>
          </w:p>
        </w:tc>
        <w:tc>
          <w:tcPr>
            <w:tcW w:w="1438"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可编辑</w:t>
            </w:r>
          </w:p>
        </w:tc>
        <w:tc>
          <w:tcPr>
            <w:tcW w:w="112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64" w:type="dxa"/>
          </w:tcPr>
          <w:p w:rsidR="00956D07" w:rsidRPr="00872EF1" w:rsidRDefault="00956D07" w:rsidP="004966E9">
            <w:pPr>
              <w:widowControl/>
              <w:jc w:val="left"/>
              <w:rPr>
                <w:rFonts w:ascii="仿宋" w:hAnsi="仿宋" w:cs="宋体"/>
                <w:bCs/>
                <w:kern w:val="0"/>
                <w:sz w:val="21"/>
                <w:szCs w:val="21"/>
                <w:lang w:val="zh-CN"/>
              </w:rPr>
            </w:pPr>
            <w:r w:rsidRPr="00872EF1">
              <w:rPr>
                <w:rFonts w:ascii="仿宋" w:hAnsi="仿宋" w:cs="宋体" w:hint="eastAsia"/>
                <w:bCs/>
                <w:kern w:val="0"/>
                <w:sz w:val="21"/>
                <w:szCs w:val="21"/>
                <w:lang w:val="zh-CN"/>
              </w:rPr>
              <w:t>系统根据</w:t>
            </w:r>
            <w:r w:rsidRPr="00872EF1">
              <w:rPr>
                <w:rFonts w:ascii="仿宋" w:hAnsi="仿宋" w:cs="宋体" w:hint="eastAsia"/>
                <w:kern w:val="0"/>
                <w:sz w:val="21"/>
                <w:szCs w:val="21"/>
              </w:rPr>
              <w:t>立案号</w:t>
            </w:r>
            <w:r w:rsidRPr="00872EF1">
              <w:rPr>
                <w:rFonts w:ascii="仿宋" w:hAnsi="仿宋" w:cs="宋体" w:hint="eastAsia"/>
                <w:bCs/>
                <w:kern w:val="0"/>
                <w:sz w:val="21"/>
                <w:szCs w:val="21"/>
                <w:lang w:val="zh-CN"/>
              </w:rPr>
              <w:t>查询出相应的</w:t>
            </w:r>
            <w:r>
              <w:rPr>
                <w:rFonts w:ascii="仿宋" w:hAnsi="仿宋" w:cs="宋体" w:hint="eastAsia"/>
                <w:bCs/>
                <w:kern w:val="0"/>
                <w:sz w:val="21"/>
                <w:szCs w:val="21"/>
                <w:lang w:val="zh-CN"/>
              </w:rPr>
              <w:t>案件列表</w:t>
            </w:r>
            <w:r w:rsidRPr="00872EF1">
              <w:rPr>
                <w:rFonts w:ascii="仿宋" w:hAnsi="仿宋" w:cs="宋体" w:hint="eastAsia"/>
                <w:bCs/>
                <w:kern w:val="0"/>
                <w:sz w:val="21"/>
                <w:szCs w:val="21"/>
                <w:lang w:val="zh-CN"/>
              </w:rPr>
              <w:t>支持模糊查询）</w:t>
            </w:r>
          </w:p>
        </w:tc>
        <w:tc>
          <w:tcPr>
            <w:tcW w:w="1044"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374"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被保险人</w:t>
            </w:r>
          </w:p>
        </w:tc>
        <w:tc>
          <w:tcPr>
            <w:tcW w:w="1438"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可编辑</w:t>
            </w:r>
          </w:p>
        </w:tc>
        <w:tc>
          <w:tcPr>
            <w:tcW w:w="112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64" w:type="dxa"/>
          </w:tcPr>
          <w:p w:rsidR="00956D07" w:rsidRPr="00872EF1" w:rsidRDefault="00956D07" w:rsidP="004966E9">
            <w:pPr>
              <w:widowControl/>
              <w:jc w:val="left"/>
              <w:rPr>
                <w:rFonts w:ascii="仿宋" w:hAnsi="仿宋" w:cs="宋体"/>
                <w:bCs/>
                <w:kern w:val="0"/>
                <w:sz w:val="21"/>
                <w:szCs w:val="21"/>
                <w:lang w:val="zh-CN"/>
              </w:rPr>
            </w:pPr>
            <w:r w:rsidRPr="00872EF1">
              <w:rPr>
                <w:rFonts w:ascii="仿宋" w:hAnsi="仿宋" w:cs="宋体" w:hint="eastAsia"/>
                <w:bCs/>
                <w:kern w:val="0"/>
                <w:sz w:val="21"/>
                <w:szCs w:val="21"/>
                <w:lang w:val="zh-CN"/>
              </w:rPr>
              <w:t>系统根据</w:t>
            </w:r>
            <w:r w:rsidRPr="00872EF1">
              <w:rPr>
                <w:rFonts w:ascii="仿宋" w:hAnsi="仿宋" w:cs="宋体" w:hint="eastAsia"/>
                <w:kern w:val="0"/>
                <w:sz w:val="21"/>
                <w:szCs w:val="21"/>
              </w:rPr>
              <w:t>被保险人</w:t>
            </w:r>
            <w:r w:rsidRPr="00872EF1">
              <w:rPr>
                <w:rFonts w:ascii="仿宋" w:hAnsi="仿宋" w:cs="宋体" w:hint="eastAsia"/>
                <w:bCs/>
                <w:kern w:val="0"/>
                <w:sz w:val="21"/>
                <w:szCs w:val="21"/>
                <w:lang w:val="zh-CN"/>
              </w:rPr>
              <w:t>查询出相应的</w:t>
            </w:r>
            <w:r>
              <w:rPr>
                <w:rFonts w:ascii="仿宋" w:hAnsi="仿宋" w:cs="宋体" w:hint="eastAsia"/>
                <w:bCs/>
                <w:kern w:val="0"/>
                <w:sz w:val="21"/>
                <w:szCs w:val="21"/>
                <w:lang w:val="zh-CN"/>
              </w:rPr>
              <w:t>案件</w:t>
            </w:r>
            <w:r w:rsidRPr="00872EF1">
              <w:rPr>
                <w:rFonts w:ascii="仿宋" w:hAnsi="仿宋" w:cs="宋体" w:hint="eastAsia"/>
                <w:bCs/>
                <w:kern w:val="0"/>
                <w:sz w:val="21"/>
                <w:szCs w:val="21"/>
                <w:lang w:val="zh-CN"/>
              </w:rPr>
              <w:t>列表</w:t>
            </w:r>
          </w:p>
        </w:tc>
        <w:tc>
          <w:tcPr>
            <w:tcW w:w="1044"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374" w:type="dxa"/>
          </w:tcPr>
          <w:p w:rsidR="00956D07" w:rsidRPr="00872EF1" w:rsidRDefault="00956D07" w:rsidP="004966E9">
            <w:pPr>
              <w:widowControl/>
              <w:jc w:val="center"/>
              <w:rPr>
                <w:rFonts w:ascii="仿宋" w:hAnsi="仿宋" w:cs="宋体"/>
                <w:kern w:val="0"/>
                <w:sz w:val="21"/>
                <w:szCs w:val="21"/>
              </w:rPr>
            </w:pPr>
            <w:r>
              <w:rPr>
                <w:rFonts w:ascii="仿宋" w:hAnsi="仿宋" w:cs="宋体" w:hint="eastAsia"/>
                <w:kern w:val="0"/>
                <w:sz w:val="21"/>
                <w:szCs w:val="21"/>
              </w:rPr>
              <w:lastRenderedPageBreak/>
              <w:t>险类</w:t>
            </w:r>
          </w:p>
        </w:tc>
        <w:tc>
          <w:tcPr>
            <w:tcW w:w="1438" w:type="dxa"/>
          </w:tcPr>
          <w:p w:rsidR="00956D07" w:rsidRPr="00872EF1" w:rsidRDefault="00956D07" w:rsidP="004966E9">
            <w:pPr>
              <w:widowControl/>
              <w:jc w:val="center"/>
              <w:rPr>
                <w:rFonts w:ascii="仿宋" w:hAnsi="仿宋" w:cs="宋体"/>
                <w:kern w:val="0"/>
                <w:sz w:val="21"/>
                <w:szCs w:val="21"/>
              </w:rPr>
            </w:pPr>
            <w:proofErr w:type="gramStart"/>
            <w:r w:rsidRPr="00872EF1">
              <w:rPr>
                <w:rFonts w:ascii="仿宋" w:hAnsi="仿宋" w:cs="宋体" w:hint="eastAsia"/>
                <w:kern w:val="0"/>
                <w:sz w:val="21"/>
                <w:szCs w:val="21"/>
              </w:rPr>
              <w:t>下拉选框</w:t>
            </w:r>
            <w:proofErr w:type="gramEnd"/>
          </w:p>
        </w:tc>
        <w:tc>
          <w:tcPr>
            <w:tcW w:w="150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可选择</w:t>
            </w:r>
          </w:p>
        </w:tc>
        <w:tc>
          <w:tcPr>
            <w:tcW w:w="112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64" w:type="dxa"/>
          </w:tcPr>
          <w:p w:rsidR="00956D07" w:rsidRPr="00872EF1" w:rsidRDefault="00956D07" w:rsidP="004966E9">
            <w:pPr>
              <w:widowControl/>
              <w:jc w:val="left"/>
              <w:rPr>
                <w:rFonts w:ascii="仿宋" w:hAnsi="仿宋" w:cs="宋体"/>
                <w:bCs/>
                <w:kern w:val="0"/>
                <w:sz w:val="21"/>
                <w:szCs w:val="21"/>
                <w:lang w:val="zh-CN"/>
              </w:rPr>
            </w:pPr>
            <w:r>
              <w:rPr>
                <w:rFonts w:ascii="仿宋" w:hAnsi="仿宋" w:cs="宋体" w:hint="eastAsia"/>
                <w:bCs/>
                <w:kern w:val="0"/>
                <w:sz w:val="21"/>
                <w:szCs w:val="21"/>
                <w:lang w:val="zh-CN"/>
              </w:rPr>
              <w:t>选项内容：</w:t>
            </w:r>
            <w:r w:rsidRPr="00872EF1">
              <w:rPr>
                <w:rFonts w:ascii="仿宋" w:hAnsi="仿宋" w:cs="宋体" w:hint="eastAsia"/>
                <w:bCs/>
                <w:kern w:val="0"/>
                <w:sz w:val="21"/>
                <w:szCs w:val="21"/>
                <w:lang w:val="zh-CN"/>
              </w:rPr>
              <w:t>种植险、养殖险</w:t>
            </w:r>
          </w:p>
        </w:tc>
        <w:tc>
          <w:tcPr>
            <w:tcW w:w="1044" w:type="dxa"/>
          </w:tcPr>
          <w:p w:rsidR="00956D07" w:rsidRPr="00872EF1" w:rsidRDefault="00956D07" w:rsidP="004966E9">
            <w:pPr>
              <w:widowControl/>
              <w:rPr>
                <w:rFonts w:ascii="仿宋" w:hAnsi="仿宋" w:cs="宋体"/>
                <w:kern w:val="0"/>
                <w:sz w:val="21"/>
                <w:szCs w:val="21"/>
              </w:rPr>
            </w:pPr>
          </w:p>
        </w:tc>
      </w:tr>
      <w:tr w:rsidR="00956D07" w:rsidRPr="00872EF1" w:rsidTr="004966E9">
        <w:trPr>
          <w:trHeight w:val="413"/>
        </w:trPr>
        <w:tc>
          <w:tcPr>
            <w:tcW w:w="1374" w:type="dxa"/>
          </w:tcPr>
          <w:p w:rsidR="00956D07" w:rsidRDefault="00956D07" w:rsidP="004966E9">
            <w:pPr>
              <w:widowControl/>
              <w:jc w:val="center"/>
              <w:rPr>
                <w:rFonts w:ascii="仿宋" w:hAnsi="仿宋" w:cs="宋体"/>
                <w:kern w:val="0"/>
                <w:sz w:val="21"/>
                <w:szCs w:val="21"/>
              </w:rPr>
            </w:pPr>
            <w:r>
              <w:rPr>
                <w:rFonts w:ascii="仿宋" w:hAnsi="仿宋" w:cs="宋体" w:hint="eastAsia"/>
                <w:kern w:val="0"/>
                <w:sz w:val="21"/>
                <w:szCs w:val="21"/>
              </w:rPr>
              <w:t>险种</w:t>
            </w:r>
          </w:p>
        </w:tc>
        <w:tc>
          <w:tcPr>
            <w:tcW w:w="1438" w:type="dxa"/>
          </w:tcPr>
          <w:p w:rsidR="00956D07" w:rsidRPr="00872EF1" w:rsidRDefault="00956D07" w:rsidP="004966E9">
            <w:pPr>
              <w:widowControl/>
              <w:jc w:val="center"/>
              <w:rPr>
                <w:rFonts w:ascii="仿宋" w:hAnsi="仿宋" w:cs="宋体"/>
                <w:kern w:val="0"/>
                <w:sz w:val="21"/>
                <w:szCs w:val="21"/>
              </w:rPr>
            </w:pPr>
            <w:proofErr w:type="gramStart"/>
            <w:r>
              <w:rPr>
                <w:rFonts w:ascii="仿宋" w:hAnsi="仿宋" w:cs="宋体" w:hint="eastAsia"/>
                <w:kern w:val="0"/>
                <w:sz w:val="21"/>
                <w:szCs w:val="21"/>
              </w:rPr>
              <w:t>下拉选框</w:t>
            </w:r>
            <w:proofErr w:type="gramEnd"/>
          </w:p>
        </w:tc>
        <w:tc>
          <w:tcPr>
            <w:tcW w:w="1501" w:type="dxa"/>
          </w:tcPr>
          <w:p w:rsidR="00956D07" w:rsidRPr="00872EF1" w:rsidRDefault="00956D07" w:rsidP="004966E9">
            <w:pPr>
              <w:widowControl/>
              <w:jc w:val="center"/>
              <w:rPr>
                <w:rFonts w:ascii="仿宋" w:hAnsi="仿宋" w:cs="宋体"/>
                <w:kern w:val="0"/>
                <w:sz w:val="21"/>
                <w:szCs w:val="21"/>
              </w:rPr>
            </w:pPr>
            <w:r>
              <w:rPr>
                <w:rFonts w:ascii="仿宋" w:hAnsi="仿宋" w:cs="宋体" w:hint="eastAsia"/>
                <w:kern w:val="0"/>
                <w:sz w:val="21"/>
                <w:szCs w:val="21"/>
              </w:rPr>
              <w:t>可选择</w:t>
            </w:r>
          </w:p>
        </w:tc>
        <w:tc>
          <w:tcPr>
            <w:tcW w:w="1121" w:type="dxa"/>
          </w:tcPr>
          <w:p w:rsidR="00956D07" w:rsidRPr="00872EF1" w:rsidRDefault="00956D07" w:rsidP="004966E9">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956D07" w:rsidRPr="00872EF1" w:rsidRDefault="00956D07" w:rsidP="004966E9">
            <w:pPr>
              <w:widowControl/>
              <w:jc w:val="left"/>
              <w:rPr>
                <w:rFonts w:ascii="仿宋" w:hAnsi="仿宋" w:cs="宋体"/>
                <w:bCs/>
                <w:kern w:val="0"/>
                <w:sz w:val="21"/>
                <w:szCs w:val="21"/>
                <w:lang w:val="zh-CN"/>
              </w:rPr>
            </w:pPr>
            <w:r>
              <w:rPr>
                <w:rFonts w:ascii="仿宋" w:hAnsi="仿宋" w:cs="宋体" w:hint="eastAsia"/>
                <w:bCs/>
                <w:kern w:val="0"/>
                <w:sz w:val="21"/>
                <w:szCs w:val="21"/>
                <w:lang w:val="zh-CN"/>
              </w:rPr>
              <w:t>根据所选险类联动展示，未选择险类则展示全部险种</w:t>
            </w:r>
          </w:p>
        </w:tc>
        <w:tc>
          <w:tcPr>
            <w:tcW w:w="1044"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8042" w:type="dxa"/>
            <w:gridSpan w:val="6"/>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查询结果列表</w:t>
            </w:r>
          </w:p>
        </w:tc>
      </w:tr>
      <w:tr w:rsidR="00956D07" w:rsidRPr="00872EF1" w:rsidTr="004966E9">
        <w:trPr>
          <w:trHeight w:val="413"/>
        </w:trPr>
        <w:tc>
          <w:tcPr>
            <w:tcW w:w="1374"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选择</w:t>
            </w:r>
          </w:p>
        </w:tc>
        <w:tc>
          <w:tcPr>
            <w:tcW w:w="1438"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单选框</w:t>
            </w:r>
          </w:p>
        </w:tc>
        <w:tc>
          <w:tcPr>
            <w:tcW w:w="150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单击</w:t>
            </w:r>
          </w:p>
        </w:tc>
        <w:tc>
          <w:tcPr>
            <w:tcW w:w="112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64" w:type="dxa"/>
          </w:tcPr>
          <w:p w:rsidR="00956D07" w:rsidRPr="00872EF1" w:rsidRDefault="00956D07" w:rsidP="004966E9">
            <w:pPr>
              <w:widowControl/>
              <w:jc w:val="left"/>
              <w:rPr>
                <w:rFonts w:ascii="仿宋" w:hAnsi="仿宋" w:cs="宋体"/>
                <w:bCs/>
                <w:kern w:val="0"/>
                <w:sz w:val="21"/>
                <w:szCs w:val="21"/>
                <w:lang w:val="zh-CN"/>
              </w:rPr>
            </w:pPr>
            <w:r w:rsidRPr="00872EF1">
              <w:rPr>
                <w:rFonts w:ascii="仿宋" w:hAnsi="仿宋" w:cs="宋体" w:hint="eastAsia"/>
                <w:bCs/>
                <w:kern w:val="0"/>
                <w:sz w:val="21"/>
                <w:szCs w:val="21"/>
                <w:lang w:val="zh-CN"/>
              </w:rPr>
              <w:t>用户点击单选按钮，勾选后则表明系统已选中本行信息</w:t>
            </w:r>
          </w:p>
        </w:tc>
        <w:tc>
          <w:tcPr>
            <w:tcW w:w="1044"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374"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报案号</w:t>
            </w:r>
          </w:p>
        </w:tc>
        <w:tc>
          <w:tcPr>
            <w:tcW w:w="1438"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超链接</w:t>
            </w:r>
          </w:p>
        </w:tc>
        <w:tc>
          <w:tcPr>
            <w:tcW w:w="150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单击</w:t>
            </w:r>
          </w:p>
        </w:tc>
        <w:tc>
          <w:tcPr>
            <w:tcW w:w="112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64" w:type="dxa"/>
          </w:tcPr>
          <w:p w:rsidR="00956D07" w:rsidRPr="00872EF1" w:rsidRDefault="00956D07" w:rsidP="004966E9">
            <w:pPr>
              <w:widowControl/>
              <w:jc w:val="left"/>
              <w:rPr>
                <w:rFonts w:ascii="仿宋" w:hAnsi="仿宋" w:cs="宋体"/>
                <w:bCs/>
                <w:kern w:val="0"/>
                <w:sz w:val="21"/>
                <w:szCs w:val="21"/>
                <w:lang w:val="zh-CN"/>
              </w:rPr>
            </w:pPr>
            <w:r w:rsidRPr="00872EF1">
              <w:rPr>
                <w:rFonts w:ascii="仿宋" w:hAnsi="仿宋" w:cs="宋体" w:hint="eastAsia"/>
                <w:bCs/>
                <w:kern w:val="0"/>
                <w:sz w:val="21"/>
                <w:szCs w:val="21"/>
                <w:lang w:val="zh-CN"/>
              </w:rPr>
              <w:t>单击超链接，</w:t>
            </w:r>
            <w:r>
              <w:rPr>
                <w:rFonts w:ascii="仿宋" w:hAnsi="仿宋" w:cs="宋体" w:hint="eastAsia"/>
                <w:bCs/>
                <w:kern w:val="0"/>
                <w:sz w:val="21"/>
                <w:szCs w:val="21"/>
                <w:lang w:val="zh-CN"/>
              </w:rPr>
              <w:t>查看报案信息</w:t>
            </w:r>
          </w:p>
        </w:tc>
        <w:tc>
          <w:tcPr>
            <w:tcW w:w="1044"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374"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保单号</w:t>
            </w:r>
          </w:p>
        </w:tc>
        <w:tc>
          <w:tcPr>
            <w:tcW w:w="1438"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64" w:type="dxa"/>
          </w:tcPr>
          <w:p w:rsidR="00956D07" w:rsidRPr="00872EF1" w:rsidRDefault="00956D07" w:rsidP="004966E9">
            <w:pPr>
              <w:widowControl/>
              <w:jc w:val="left"/>
              <w:rPr>
                <w:rFonts w:ascii="仿宋" w:hAnsi="仿宋" w:cs="宋体"/>
                <w:bCs/>
                <w:kern w:val="0"/>
                <w:sz w:val="21"/>
                <w:szCs w:val="21"/>
                <w:lang w:val="zh-CN"/>
              </w:rPr>
            </w:pPr>
          </w:p>
        </w:tc>
        <w:tc>
          <w:tcPr>
            <w:tcW w:w="1044"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374"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立案号</w:t>
            </w:r>
          </w:p>
        </w:tc>
        <w:tc>
          <w:tcPr>
            <w:tcW w:w="1438"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956D07" w:rsidRPr="00872EF1" w:rsidRDefault="00956D07" w:rsidP="004966E9">
            <w:pPr>
              <w:widowControl/>
              <w:jc w:val="center"/>
              <w:rPr>
                <w:rFonts w:ascii="仿宋" w:hAnsi="仿宋" w:cs="宋体"/>
                <w:kern w:val="0"/>
                <w:sz w:val="21"/>
                <w:szCs w:val="21"/>
              </w:rPr>
            </w:pPr>
          </w:p>
        </w:tc>
        <w:tc>
          <w:tcPr>
            <w:tcW w:w="1564" w:type="dxa"/>
          </w:tcPr>
          <w:p w:rsidR="00956D07" w:rsidRPr="00872EF1" w:rsidRDefault="00956D07" w:rsidP="004966E9">
            <w:pPr>
              <w:widowControl/>
              <w:jc w:val="left"/>
              <w:rPr>
                <w:rFonts w:ascii="仿宋" w:hAnsi="仿宋" w:cs="宋体"/>
                <w:bCs/>
                <w:kern w:val="0"/>
                <w:sz w:val="21"/>
                <w:szCs w:val="21"/>
                <w:lang w:val="zh-CN"/>
              </w:rPr>
            </w:pPr>
          </w:p>
        </w:tc>
        <w:tc>
          <w:tcPr>
            <w:tcW w:w="1044"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374"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险种</w:t>
            </w:r>
          </w:p>
        </w:tc>
        <w:tc>
          <w:tcPr>
            <w:tcW w:w="1438"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956D07" w:rsidRPr="00872EF1" w:rsidRDefault="00956D07" w:rsidP="004966E9">
            <w:pPr>
              <w:widowControl/>
              <w:jc w:val="center"/>
              <w:rPr>
                <w:rFonts w:ascii="仿宋" w:hAnsi="仿宋" w:cs="宋体"/>
                <w:kern w:val="0"/>
                <w:sz w:val="21"/>
                <w:szCs w:val="21"/>
              </w:rPr>
            </w:pPr>
          </w:p>
        </w:tc>
        <w:tc>
          <w:tcPr>
            <w:tcW w:w="1564" w:type="dxa"/>
          </w:tcPr>
          <w:p w:rsidR="00956D07" w:rsidRPr="00872EF1" w:rsidRDefault="00956D07" w:rsidP="004966E9">
            <w:pPr>
              <w:widowControl/>
              <w:jc w:val="left"/>
              <w:rPr>
                <w:rFonts w:ascii="仿宋" w:hAnsi="仿宋" w:cs="宋体"/>
                <w:bCs/>
                <w:kern w:val="0"/>
                <w:sz w:val="21"/>
                <w:szCs w:val="21"/>
                <w:lang w:val="zh-CN"/>
              </w:rPr>
            </w:pPr>
          </w:p>
        </w:tc>
        <w:tc>
          <w:tcPr>
            <w:tcW w:w="1044"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374"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被保险人</w:t>
            </w:r>
          </w:p>
        </w:tc>
        <w:tc>
          <w:tcPr>
            <w:tcW w:w="1438"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956D07" w:rsidRPr="00872EF1" w:rsidRDefault="00956D07" w:rsidP="004966E9">
            <w:pPr>
              <w:widowControl/>
              <w:jc w:val="center"/>
              <w:rPr>
                <w:rFonts w:ascii="仿宋" w:hAnsi="仿宋" w:cs="宋体"/>
                <w:kern w:val="0"/>
                <w:sz w:val="21"/>
                <w:szCs w:val="21"/>
              </w:rPr>
            </w:pPr>
          </w:p>
        </w:tc>
        <w:tc>
          <w:tcPr>
            <w:tcW w:w="1564" w:type="dxa"/>
          </w:tcPr>
          <w:p w:rsidR="00956D07" w:rsidRPr="00872EF1" w:rsidRDefault="00956D07" w:rsidP="004966E9">
            <w:pPr>
              <w:widowControl/>
              <w:jc w:val="left"/>
              <w:rPr>
                <w:rFonts w:ascii="仿宋" w:hAnsi="仿宋" w:cs="宋体"/>
                <w:bCs/>
                <w:kern w:val="0"/>
                <w:sz w:val="21"/>
                <w:szCs w:val="21"/>
                <w:lang w:val="zh-CN"/>
              </w:rPr>
            </w:pPr>
          </w:p>
        </w:tc>
        <w:tc>
          <w:tcPr>
            <w:tcW w:w="1044"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374" w:type="dxa"/>
          </w:tcPr>
          <w:p w:rsidR="00956D07" w:rsidRPr="00872EF1" w:rsidRDefault="00956D07" w:rsidP="004966E9">
            <w:pPr>
              <w:widowControl/>
              <w:jc w:val="center"/>
              <w:rPr>
                <w:rFonts w:ascii="仿宋" w:hAnsi="仿宋" w:cs="宋体"/>
                <w:kern w:val="0"/>
                <w:sz w:val="21"/>
                <w:szCs w:val="21"/>
              </w:rPr>
            </w:pPr>
            <w:r>
              <w:rPr>
                <w:rFonts w:ascii="仿宋" w:hAnsi="仿宋" w:cs="宋体" w:hint="eastAsia"/>
                <w:kern w:val="0"/>
                <w:sz w:val="21"/>
                <w:szCs w:val="21"/>
              </w:rPr>
              <w:t>申请</w:t>
            </w:r>
          </w:p>
        </w:tc>
        <w:tc>
          <w:tcPr>
            <w:tcW w:w="1438" w:type="dxa"/>
          </w:tcPr>
          <w:p w:rsidR="00956D07" w:rsidRPr="00872EF1" w:rsidRDefault="001469BD" w:rsidP="004966E9">
            <w:pPr>
              <w:widowControl/>
              <w:jc w:val="center"/>
              <w:rPr>
                <w:rFonts w:ascii="仿宋" w:hAnsi="仿宋" w:cs="宋体"/>
                <w:kern w:val="0"/>
                <w:sz w:val="21"/>
                <w:szCs w:val="21"/>
              </w:rPr>
            </w:pPr>
            <w:r>
              <w:rPr>
                <w:rFonts w:ascii="仿宋" w:hAnsi="仿宋" w:cs="宋体" w:hint="eastAsia"/>
                <w:kern w:val="0"/>
                <w:sz w:val="21"/>
                <w:szCs w:val="21"/>
              </w:rPr>
              <w:t>超链接</w:t>
            </w:r>
          </w:p>
        </w:tc>
        <w:tc>
          <w:tcPr>
            <w:tcW w:w="1501" w:type="dxa"/>
          </w:tcPr>
          <w:p w:rsidR="00956D07" w:rsidRPr="00872EF1" w:rsidRDefault="00956D07" w:rsidP="004966E9">
            <w:pPr>
              <w:widowControl/>
              <w:jc w:val="center"/>
              <w:rPr>
                <w:rFonts w:ascii="仿宋" w:hAnsi="仿宋" w:cs="宋体"/>
                <w:kern w:val="0"/>
                <w:sz w:val="21"/>
                <w:szCs w:val="21"/>
              </w:rPr>
            </w:pPr>
            <w:r>
              <w:rPr>
                <w:rFonts w:ascii="仿宋" w:hAnsi="仿宋" w:cs="宋体" w:hint="eastAsia"/>
                <w:kern w:val="0"/>
                <w:sz w:val="21"/>
                <w:szCs w:val="21"/>
              </w:rPr>
              <w:t>单击</w:t>
            </w:r>
          </w:p>
        </w:tc>
        <w:tc>
          <w:tcPr>
            <w:tcW w:w="1121" w:type="dxa"/>
          </w:tcPr>
          <w:p w:rsidR="00956D07" w:rsidRPr="00872EF1" w:rsidRDefault="00956D07" w:rsidP="004966E9">
            <w:pPr>
              <w:widowControl/>
              <w:jc w:val="center"/>
              <w:rPr>
                <w:rFonts w:ascii="仿宋" w:hAnsi="仿宋" w:cs="宋体"/>
                <w:kern w:val="0"/>
                <w:sz w:val="21"/>
                <w:szCs w:val="21"/>
              </w:rPr>
            </w:pPr>
          </w:p>
        </w:tc>
        <w:tc>
          <w:tcPr>
            <w:tcW w:w="1564" w:type="dxa"/>
          </w:tcPr>
          <w:p w:rsidR="00956D07" w:rsidRPr="00872EF1" w:rsidRDefault="001469BD" w:rsidP="004966E9">
            <w:pPr>
              <w:widowControl/>
              <w:jc w:val="left"/>
              <w:rPr>
                <w:rFonts w:ascii="仿宋" w:hAnsi="仿宋" w:cs="宋体"/>
                <w:bCs/>
                <w:kern w:val="0"/>
                <w:sz w:val="21"/>
                <w:szCs w:val="21"/>
                <w:lang w:val="zh-CN"/>
              </w:rPr>
            </w:pPr>
            <w:r>
              <w:rPr>
                <w:rFonts w:ascii="仿宋" w:hAnsi="仿宋" w:cs="宋体"/>
                <w:bCs/>
                <w:kern w:val="0"/>
                <w:sz w:val="21"/>
                <w:szCs w:val="21"/>
                <w:lang w:val="zh-CN"/>
              </w:rPr>
              <w:t>用户单击超链接</w:t>
            </w:r>
            <w:r w:rsidR="00956D07">
              <w:rPr>
                <w:rFonts w:ascii="仿宋" w:hAnsi="仿宋" w:cs="宋体"/>
                <w:bCs/>
                <w:kern w:val="0"/>
                <w:sz w:val="21"/>
                <w:szCs w:val="21"/>
                <w:lang w:val="zh-CN"/>
              </w:rPr>
              <w:t>进入特殊赔案申请页面</w:t>
            </w:r>
            <w:r>
              <w:rPr>
                <w:rFonts w:ascii="仿宋" w:hAnsi="仿宋" w:cs="宋体" w:hint="eastAsia"/>
                <w:bCs/>
                <w:kern w:val="0"/>
                <w:sz w:val="21"/>
                <w:szCs w:val="21"/>
                <w:lang w:val="zh-CN"/>
              </w:rPr>
              <w:t>，</w:t>
            </w:r>
            <w:r>
              <w:rPr>
                <w:rFonts w:ascii="仿宋" w:hAnsi="仿宋" w:cs="宋体"/>
                <w:bCs/>
                <w:kern w:val="0"/>
                <w:sz w:val="21"/>
                <w:szCs w:val="21"/>
                <w:lang w:val="zh-CN"/>
              </w:rPr>
              <w:t>如图</w:t>
            </w:r>
            <w:ins w:id="32" w:author="ThinkPad" w:date="2017-12-28T09:29:00Z">
              <w:r w:rsidR="00B9732E">
                <w:rPr>
                  <w:rFonts w:ascii="仿宋" w:hAnsi="仿宋" w:cs="宋体" w:hint="eastAsia"/>
                  <w:bCs/>
                  <w:kern w:val="0"/>
                  <w:sz w:val="21"/>
                  <w:szCs w:val="21"/>
                  <w:lang w:val="zh-CN"/>
                </w:rPr>
                <w:t>4</w:t>
              </w:r>
            </w:ins>
            <w:del w:id="33" w:author="ThinkPad" w:date="2017-12-28T09:29:00Z">
              <w:r w:rsidDel="00B9732E">
                <w:rPr>
                  <w:rFonts w:ascii="仿宋" w:hAnsi="仿宋" w:cs="宋体" w:hint="eastAsia"/>
                  <w:bCs/>
                  <w:kern w:val="0"/>
                  <w:sz w:val="21"/>
                  <w:szCs w:val="21"/>
                  <w:lang w:val="zh-CN"/>
                </w:rPr>
                <w:delText>2</w:delText>
              </w:r>
            </w:del>
          </w:p>
        </w:tc>
        <w:tc>
          <w:tcPr>
            <w:tcW w:w="1044" w:type="dxa"/>
          </w:tcPr>
          <w:p w:rsidR="00956D07" w:rsidRPr="00872EF1" w:rsidRDefault="00956D07" w:rsidP="004966E9">
            <w:pPr>
              <w:widowControl/>
              <w:jc w:val="center"/>
              <w:rPr>
                <w:rFonts w:ascii="仿宋" w:hAnsi="仿宋" w:cs="宋体"/>
                <w:kern w:val="0"/>
                <w:sz w:val="21"/>
                <w:szCs w:val="21"/>
              </w:rPr>
            </w:pPr>
          </w:p>
        </w:tc>
      </w:tr>
    </w:tbl>
    <w:p w:rsidR="00956D07" w:rsidRDefault="00956D07" w:rsidP="00956D07">
      <w:pPr>
        <w:jc w:val="left"/>
      </w:pPr>
      <w:r>
        <w:t>选项说明</w:t>
      </w:r>
      <w:r>
        <w:rPr>
          <w:rFonts w:hint="eastAsia"/>
        </w:rPr>
        <w:t>：</w:t>
      </w:r>
    </w:p>
    <w:p w:rsidR="00956D07" w:rsidRPr="00872EF1" w:rsidRDefault="00956D07" w:rsidP="00956D07">
      <w:pPr>
        <w:rPr>
          <w:rFonts w:ascii="仿宋" w:hAnsi="仿宋"/>
        </w:rPr>
      </w:pPr>
      <w:r>
        <w:rPr>
          <w:rFonts w:ascii="仿宋" w:hAnsi="仿宋" w:hint="eastAsia"/>
        </w:rPr>
        <w:t>1.</w:t>
      </w:r>
      <w:r w:rsidRPr="00872EF1">
        <w:rPr>
          <w:rFonts w:ascii="仿宋" w:hAnsi="仿宋" w:hint="eastAsia"/>
        </w:rPr>
        <w:t>【查询】按钮</w:t>
      </w:r>
    </w:p>
    <w:p w:rsidR="00956D07" w:rsidRPr="00585A07" w:rsidRDefault="00956D07" w:rsidP="00956D07">
      <w:pPr>
        <w:ind w:left="420"/>
        <w:rPr>
          <w:lang w:val="zh-CN"/>
        </w:rPr>
      </w:pPr>
      <w:r w:rsidRPr="00585A07">
        <w:rPr>
          <w:rFonts w:hint="eastAsia"/>
          <w:lang w:val="zh-CN"/>
        </w:rPr>
        <w:t>用户点击【查询】按钮，系统校验是否已输入查询条件，如果未输入，则系统提示“请至少输入一个查询条件！”，如果已输入，系统校验输入格式是否正确。输入格式如下：</w:t>
      </w:r>
    </w:p>
    <w:p w:rsidR="00956D07" w:rsidRPr="00585A07" w:rsidRDefault="00956D07" w:rsidP="00956D07">
      <w:pPr>
        <w:ind w:left="420"/>
        <w:rPr>
          <w:lang w:val="zh-CN"/>
        </w:rPr>
      </w:pPr>
      <w:r w:rsidRPr="00585A07">
        <w:rPr>
          <w:rFonts w:hint="eastAsia"/>
          <w:lang w:val="zh-CN"/>
        </w:rPr>
        <w:t>①保单号、报案号、立案号为数字</w:t>
      </w:r>
    </w:p>
    <w:p w:rsidR="00956D07" w:rsidRPr="00585A07" w:rsidRDefault="00956D07" w:rsidP="00956D07">
      <w:pPr>
        <w:ind w:left="420"/>
        <w:rPr>
          <w:lang w:val="zh-CN"/>
        </w:rPr>
      </w:pPr>
      <w:r w:rsidRPr="00585A07">
        <w:rPr>
          <w:rFonts w:hint="eastAsia"/>
          <w:lang w:val="zh-CN"/>
        </w:rPr>
        <w:t>若输入格式错误，</w:t>
      </w:r>
      <w:proofErr w:type="gramStart"/>
      <w:r w:rsidRPr="00585A07">
        <w:rPr>
          <w:rFonts w:hint="eastAsia"/>
          <w:lang w:val="zh-CN"/>
        </w:rPr>
        <w:t>弹层提示</w:t>
      </w:r>
      <w:proofErr w:type="gramEnd"/>
      <w:r w:rsidRPr="00585A07">
        <w:rPr>
          <w:rFonts w:hint="eastAsia"/>
          <w:lang w:val="zh-CN"/>
        </w:rPr>
        <w:t>用户“</w:t>
      </w:r>
      <w:r w:rsidRPr="00585A07">
        <w:rPr>
          <w:rFonts w:hint="eastAsia"/>
          <w:lang w:val="zh-CN"/>
        </w:rPr>
        <w:t>***</w:t>
      </w:r>
      <w:r w:rsidRPr="00585A07">
        <w:rPr>
          <w:rFonts w:hint="eastAsia"/>
          <w:lang w:val="zh-CN"/>
        </w:rPr>
        <w:t>格式错误，请修改”，如果输入正确，将根据查询条件显示查询结果列表。</w:t>
      </w:r>
    </w:p>
    <w:p w:rsidR="00956D07" w:rsidRPr="00872EF1" w:rsidRDefault="00956D07" w:rsidP="00956D07">
      <w:pPr>
        <w:rPr>
          <w:rFonts w:ascii="仿宋" w:hAnsi="仿宋"/>
        </w:rPr>
      </w:pPr>
      <w:r w:rsidRPr="00872EF1">
        <w:rPr>
          <w:rFonts w:hint="eastAsia"/>
        </w:rPr>
        <w:t xml:space="preserve">2. </w:t>
      </w:r>
      <w:r w:rsidRPr="00872EF1">
        <w:rPr>
          <w:rFonts w:ascii="仿宋" w:hAnsi="仿宋" w:hint="eastAsia"/>
        </w:rPr>
        <w:t>【重置】按钮</w:t>
      </w:r>
    </w:p>
    <w:p w:rsidR="00956D07" w:rsidRPr="00872EF1" w:rsidRDefault="00956D07" w:rsidP="001469BD">
      <w:pPr>
        <w:ind w:left="420"/>
        <w:rPr>
          <w:lang w:val="zh-CN"/>
        </w:rPr>
      </w:pPr>
      <w:r w:rsidRPr="00585A07">
        <w:rPr>
          <w:rFonts w:hint="eastAsia"/>
          <w:lang w:val="zh-CN"/>
        </w:rPr>
        <w:t>用户点击【重置】按钮，系统刷新查询条件，清除已输入的条件信息。</w:t>
      </w:r>
    </w:p>
    <w:p w:rsidR="001469BD" w:rsidRDefault="00956D07" w:rsidP="00956D07">
      <w:pPr>
        <w:ind w:left="420"/>
        <w:rPr>
          <w:lang w:val="zh-CN"/>
        </w:rPr>
      </w:pPr>
      <w:r w:rsidRPr="00872EF1">
        <w:rPr>
          <w:rFonts w:hint="eastAsia"/>
          <w:lang w:val="zh-CN"/>
        </w:rPr>
        <w:lastRenderedPageBreak/>
        <w:t>用户单击</w:t>
      </w:r>
      <w:r>
        <w:rPr>
          <w:rFonts w:hint="eastAsia"/>
          <w:lang w:val="zh-CN"/>
        </w:rPr>
        <w:t>申请按钮</w:t>
      </w:r>
      <w:r w:rsidRPr="00872EF1">
        <w:rPr>
          <w:rFonts w:hint="eastAsia"/>
          <w:lang w:val="zh-CN"/>
        </w:rPr>
        <w:t>，</w:t>
      </w:r>
      <w:r w:rsidR="001469BD">
        <w:rPr>
          <w:rFonts w:hint="eastAsia"/>
          <w:lang w:val="zh-CN"/>
        </w:rPr>
        <w:t>系统进行以下校验：</w:t>
      </w:r>
    </w:p>
    <w:p w:rsidR="001469BD" w:rsidRPr="001469BD" w:rsidRDefault="001469BD" w:rsidP="001469BD">
      <w:pPr>
        <w:pStyle w:val="a5"/>
        <w:numPr>
          <w:ilvl w:val="0"/>
          <w:numId w:val="4"/>
        </w:numPr>
        <w:ind w:firstLineChars="0"/>
        <w:rPr>
          <w:rFonts w:ascii="仿宋_GB2312" w:eastAsia="仿宋_GB2312"/>
        </w:rPr>
      </w:pPr>
      <w:r w:rsidRPr="001469BD">
        <w:rPr>
          <w:rFonts w:hint="eastAsia"/>
          <w:lang w:val="zh-CN"/>
        </w:rPr>
        <w:t>该</w:t>
      </w:r>
      <w:r w:rsidRPr="001469BD">
        <w:rPr>
          <w:rFonts w:ascii="仿宋_GB2312" w:eastAsia="仿宋_GB2312" w:hint="eastAsia"/>
        </w:rPr>
        <w:t>赔</w:t>
      </w:r>
      <w:r w:rsidRPr="001469BD">
        <w:rPr>
          <w:rFonts w:ascii="仿宋_GB2312" w:eastAsia="仿宋_GB2312"/>
        </w:rPr>
        <w:t>案下是否存在</w:t>
      </w:r>
      <w:r w:rsidRPr="001469BD">
        <w:rPr>
          <w:rFonts w:ascii="仿宋_GB2312" w:eastAsia="仿宋_GB2312" w:hint="eastAsia"/>
        </w:rPr>
        <w:t>未审核通过的预赔记录；</w:t>
      </w:r>
    </w:p>
    <w:p w:rsidR="001469BD" w:rsidRDefault="001469BD" w:rsidP="001469BD">
      <w:pPr>
        <w:ind w:left="420"/>
        <w:rPr>
          <w:rFonts w:ascii="仿宋_GB2312" w:eastAsia="仿宋_GB2312"/>
        </w:rPr>
      </w:pPr>
      <w:r w:rsidRPr="001469BD">
        <w:rPr>
          <w:rFonts w:ascii="仿宋_GB2312" w:eastAsia="仿宋_GB2312" w:hint="eastAsia"/>
        </w:rPr>
        <w:t>若</w:t>
      </w:r>
      <w:r>
        <w:rPr>
          <w:rFonts w:ascii="仿宋_GB2312" w:eastAsia="仿宋_GB2312" w:hint="eastAsia"/>
        </w:rPr>
        <w:t>以上校验未通过，</w:t>
      </w:r>
      <w:r w:rsidRPr="001469BD">
        <w:rPr>
          <w:rFonts w:ascii="仿宋_GB2312" w:eastAsia="仿宋_GB2312"/>
        </w:rPr>
        <w:t>则系统进行</w:t>
      </w:r>
      <w:r>
        <w:rPr>
          <w:rFonts w:ascii="仿宋_GB2312" w:eastAsia="仿宋_GB2312"/>
        </w:rPr>
        <w:t>相应</w:t>
      </w:r>
      <w:r w:rsidRPr="001469BD">
        <w:rPr>
          <w:rFonts w:ascii="仿宋_GB2312" w:eastAsia="仿宋_GB2312"/>
        </w:rPr>
        <w:t>提示</w:t>
      </w:r>
      <w:r w:rsidRPr="001469BD">
        <w:rPr>
          <w:rFonts w:ascii="仿宋_GB2312" w:eastAsia="仿宋_GB2312" w:hint="eastAsia"/>
        </w:rPr>
        <w:t>“该案件下存在未审核通过的预赔案件，预赔单号为</w:t>
      </w:r>
      <w:r w:rsidRPr="001469BD">
        <w:rPr>
          <w:rFonts w:ascii="仿宋_GB2312" w:eastAsia="仿宋_GB2312" w:hint="eastAsia"/>
          <w:color w:val="00B050"/>
        </w:rPr>
        <w:t>******</w:t>
      </w:r>
      <w:r w:rsidRPr="001469BD">
        <w:rPr>
          <w:rFonts w:ascii="仿宋_GB2312" w:eastAsia="仿宋_GB2312" w:hint="eastAsia"/>
        </w:rPr>
        <w:t>”</w:t>
      </w:r>
      <w:r w:rsidRPr="001469BD">
        <w:rPr>
          <w:rFonts w:ascii="仿宋_GB2312" w:eastAsia="仿宋_GB2312"/>
        </w:rPr>
        <w:t>。</w:t>
      </w:r>
      <w:r w:rsidR="00004570">
        <w:rPr>
          <w:rFonts w:ascii="仿宋_GB2312" w:eastAsia="仿宋_GB2312"/>
        </w:rPr>
        <w:t>用户可点击预赔</w:t>
      </w:r>
      <w:r>
        <w:rPr>
          <w:rFonts w:ascii="仿宋_GB2312" w:eastAsia="仿宋_GB2312"/>
        </w:rPr>
        <w:t>单号进行详细信息查看</w:t>
      </w:r>
      <w:r>
        <w:rPr>
          <w:rFonts w:ascii="仿宋_GB2312" w:eastAsia="仿宋_GB2312" w:hint="eastAsia"/>
        </w:rPr>
        <w:t>。</w:t>
      </w:r>
    </w:p>
    <w:p w:rsidR="00956D07" w:rsidRPr="001469BD" w:rsidRDefault="001469BD" w:rsidP="001469BD">
      <w:pPr>
        <w:ind w:left="420"/>
        <w:rPr>
          <w:lang w:val="zh-CN"/>
        </w:rPr>
      </w:pPr>
      <w:r>
        <w:rPr>
          <w:rFonts w:ascii="仿宋_GB2312" w:eastAsia="仿宋_GB2312" w:hint="eastAsia"/>
        </w:rPr>
        <w:t>若以上校验</w:t>
      </w:r>
      <w:r w:rsidR="00A353A9">
        <w:rPr>
          <w:rFonts w:ascii="仿宋_GB2312" w:eastAsia="仿宋_GB2312" w:hint="eastAsia"/>
        </w:rPr>
        <w:t>通过，则</w:t>
      </w:r>
      <w:r w:rsidR="00956D07" w:rsidRPr="001469BD">
        <w:rPr>
          <w:rFonts w:hint="eastAsia"/>
          <w:lang w:val="zh-CN"/>
        </w:rPr>
        <w:t>系统显示如下：</w:t>
      </w:r>
    </w:p>
    <w:p w:rsidR="00AE404D" w:rsidRDefault="003536A0" w:rsidP="00AE404D">
      <w:pPr>
        <w:keepNext/>
      </w:pPr>
      <w:r>
        <w:rPr>
          <w:noProof/>
        </w:rPr>
        <w:drawing>
          <wp:inline distT="0" distB="0" distL="0" distR="0" wp14:anchorId="0CF90B1E" wp14:editId="492C4647">
            <wp:extent cx="5274310" cy="4144973"/>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144973"/>
                    </a:xfrm>
                    <a:prstGeom prst="rect">
                      <a:avLst/>
                    </a:prstGeom>
                  </pic:spPr>
                </pic:pic>
              </a:graphicData>
            </a:graphic>
          </wp:inline>
        </w:drawing>
      </w:r>
    </w:p>
    <w:p w:rsidR="00956D07" w:rsidRDefault="00AE404D" w:rsidP="00AE404D">
      <w:pPr>
        <w:pStyle w:val="a8"/>
        <w:jc w:val="center"/>
        <w:rPr>
          <w:lang w:val="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ins w:id="34" w:author="ThinkPad" w:date="2017-12-28T09:27:00Z">
        <w:r w:rsidR="00465891">
          <w:rPr>
            <w:noProof/>
          </w:rPr>
          <w:t>4</w:t>
        </w:r>
      </w:ins>
      <w:del w:id="35" w:author="ThinkPad" w:date="2017-12-28T09:27:00Z">
        <w:r w:rsidR="00EF6EBA" w:rsidDel="00465891">
          <w:rPr>
            <w:noProof/>
          </w:rPr>
          <w:delText>2</w:delText>
        </w:r>
      </w:del>
      <w:r>
        <w:fldChar w:fldCharType="end"/>
      </w:r>
      <w:r>
        <w:t>特殊赔案</w:t>
      </w:r>
      <w:r>
        <w:rPr>
          <w:rFonts w:hint="eastAsia"/>
        </w:rPr>
        <w:t>-</w:t>
      </w:r>
      <w:r>
        <w:t>申请</w:t>
      </w:r>
    </w:p>
    <w:p w:rsidR="00956D07" w:rsidRPr="00585A07" w:rsidRDefault="00956D07" w:rsidP="00956D07">
      <w:pPr>
        <w:rPr>
          <w:lang w:val="zh-CN"/>
        </w:rPr>
      </w:pPr>
      <w:r>
        <w:rPr>
          <w:rFonts w:hint="eastAsia"/>
          <w:lang w:val="zh-CN"/>
        </w:rPr>
        <w:t>选项和元素说明：</w:t>
      </w:r>
    </w:p>
    <w:tbl>
      <w:tblPr>
        <w:tblStyle w:val="a6"/>
        <w:tblW w:w="8042" w:type="dxa"/>
        <w:tblInd w:w="480" w:type="dxa"/>
        <w:tblLook w:val="04A0" w:firstRow="1" w:lastRow="0" w:firstColumn="1" w:lastColumn="0" w:noHBand="0" w:noVBand="1"/>
      </w:tblPr>
      <w:tblGrid>
        <w:gridCol w:w="1683"/>
        <w:gridCol w:w="1250"/>
        <w:gridCol w:w="1261"/>
        <w:gridCol w:w="1162"/>
        <w:gridCol w:w="1548"/>
        <w:gridCol w:w="1138"/>
      </w:tblGrid>
      <w:tr w:rsidR="00956D07" w:rsidRPr="00872EF1" w:rsidTr="004966E9">
        <w:trPr>
          <w:trHeight w:val="376"/>
        </w:trPr>
        <w:tc>
          <w:tcPr>
            <w:tcW w:w="8042" w:type="dxa"/>
            <w:gridSpan w:val="6"/>
            <w:shd w:val="clear" w:color="auto" w:fill="F79646" w:themeFill="accent6"/>
          </w:tcPr>
          <w:p w:rsidR="00956D07" w:rsidRPr="00872EF1" w:rsidRDefault="00956D07" w:rsidP="004966E9">
            <w:pPr>
              <w:widowControl/>
              <w:tabs>
                <w:tab w:val="left" w:pos="3043"/>
                <w:tab w:val="center" w:pos="3913"/>
              </w:tabs>
              <w:jc w:val="left"/>
              <w:rPr>
                <w:rFonts w:ascii="仿宋" w:hAnsi="仿宋" w:cs="宋体"/>
                <w:b/>
                <w:kern w:val="0"/>
                <w:sz w:val="24"/>
                <w:szCs w:val="24"/>
              </w:rPr>
            </w:pPr>
            <w:r w:rsidRPr="00872EF1">
              <w:rPr>
                <w:rFonts w:ascii="仿宋" w:hAnsi="仿宋" w:cs="宋体"/>
                <w:b/>
                <w:kern w:val="0"/>
                <w:sz w:val="24"/>
                <w:szCs w:val="24"/>
              </w:rPr>
              <w:tab/>
            </w:r>
            <w:r w:rsidRPr="00872EF1">
              <w:rPr>
                <w:rFonts w:ascii="仿宋" w:hAnsi="仿宋" w:cs="宋体"/>
                <w:b/>
                <w:kern w:val="0"/>
                <w:sz w:val="24"/>
                <w:szCs w:val="24"/>
              </w:rPr>
              <w:tab/>
            </w:r>
            <w:r w:rsidRPr="00872EF1">
              <w:rPr>
                <w:rFonts w:ascii="仿宋" w:hAnsi="仿宋" w:cs="宋体" w:hint="eastAsia"/>
                <w:b/>
                <w:kern w:val="0"/>
                <w:sz w:val="24"/>
                <w:szCs w:val="24"/>
              </w:rPr>
              <w:t>特殊赔案</w:t>
            </w:r>
            <w:r>
              <w:rPr>
                <w:rFonts w:ascii="仿宋" w:hAnsi="仿宋" w:cs="宋体" w:hint="eastAsia"/>
                <w:b/>
                <w:kern w:val="0"/>
                <w:sz w:val="24"/>
                <w:szCs w:val="24"/>
              </w:rPr>
              <w:t>申请页面</w:t>
            </w:r>
          </w:p>
        </w:tc>
      </w:tr>
      <w:tr w:rsidR="00956D07" w:rsidRPr="00872EF1" w:rsidTr="004966E9">
        <w:trPr>
          <w:trHeight w:val="543"/>
        </w:trPr>
        <w:tc>
          <w:tcPr>
            <w:tcW w:w="1683"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页面元素</w:t>
            </w:r>
          </w:p>
        </w:tc>
        <w:tc>
          <w:tcPr>
            <w:tcW w:w="1250"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交互类型</w:t>
            </w:r>
          </w:p>
        </w:tc>
        <w:tc>
          <w:tcPr>
            <w:tcW w:w="1261"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交互模式</w:t>
            </w:r>
          </w:p>
        </w:tc>
        <w:tc>
          <w:tcPr>
            <w:tcW w:w="1162"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是否必填</w:t>
            </w:r>
          </w:p>
        </w:tc>
        <w:tc>
          <w:tcPr>
            <w:tcW w:w="1548"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内容说明</w:t>
            </w:r>
          </w:p>
        </w:tc>
        <w:tc>
          <w:tcPr>
            <w:tcW w:w="1138"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默认值</w:t>
            </w:r>
          </w:p>
        </w:tc>
      </w:tr>
      <w:tr w:rsidR="00956D07" w:rsidRPr="00872EF1" w:rsidTr="004966E9">
        <w:trPr>
          <w:trHeight w:val="413"/>
        </w:trPr>
        <w:tc>
          <w:tcPr>
            <w:tcW w:w="1683" w:type="dxa"/>
          </w:tcPr>
          <w:p w:rsidR="00956D07" w:rsidRPr="00872EF1" w:rsidRDefault="00956D07" w:rsidP="004966E9">
            <w:pPr>
              <w:widowControl/>
              <w:jc w:val="center"/>
              <w:rPr>
                <w:rFonts w:ascii="仿宋" w:hAnsi="仿宋" w:cs="宋体"/>
                <w:kern w:val="0"/>
                <w:sz w:val="21"/>
                <w:szCs w:val="21"/>
              </w:rPr>
            </w:pPr>
            <w:r>
              <w:rPr>
                <w:rFonts w:ascii="仿宋" w:hAnsi="仿宋" w:cs="宋体" w:hint="eastAsia"/>
                <w:kern w:val="0"/>
                <w:sz w:val="21"/>
                <w:szCs w:val="21"/>
              </w:rPr>
              <w:t>报案号</w:t>
            </w:r>
          </w:p>
        </w:tc>
        <w:tc>
          <w:tcPr>
            <w:tcW w:w="1250"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62"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kern w:val="0"/>
                <w:sz w:val="21"/>
                <w:szCs w:val="21"/>
              </w:rPr>
              <w:t>-</w:t>
            </w:r>
          </w:p>
        </w:tc>
        <w:tc>
          <w:tcPr>
            <w:tcW w:w="1548" w:type="dxa"/>
          </w:tcPr>
          <w:p w:rsidR="00956D07" w:rsidRPr="00872EF1" w:rsidRDefault="00956D07" w:rsidP="004966E9">
            <w:pPr>
              <w:widowControl/>
              <w:jc w:val="left"/>
              <w:rPr>
                <w:rFonts w:ascii="仿宋" w:hAnsi="仿宋" w:cs="宋体"/>
                <w:bCs/>
                <w:kern w:val="0"/>
                <w:sz w:val="21"/>
                <w:szCs w:val="21"/>
                <w:lang w:val="zh-CN"/>
              </w:rPr>
            </w:pPr>
            <w:r>
              <w:rPr>
                <w:rFonts w:ascii="仿宋" w:hAnsi="仿宋" w:cs="宋体" w:hint="eastAsia"/>
                <w:bCs/>
                <w:kern w:val="0"/>
                <w:sz w:val="21"/>
                <w:szCs w:val="21"/>
                <w:lang w:val="zh-CN"/>
              </w:rPr>
              <w:t>系统自动带出</w:t>
            </w:r>
          </w:p>
        </w:tc>
        <w:tc>
          <w:tcPr>
            <w:tcW w:w="1138"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kern w:val="0"/>
                <w:sz w:val="21"/>
                <w:szCs w:val="21"/>
              </w:rPr>
              <w:t>-</w:t>
            </w:r>
          </w:p>
        </w:tc>
      </w:tr>
      <w:tr w:rsidR="00956D07" w:rsidRPr="00872EF1" w:rsidTr="004966E9">
        <w:trPr>
          <w:trHeight w:val="413"/>
        </w:trPr>
        <w:tc>
          <w:tcPr>
            <w:tcW w:w="1683"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立案号</w:t>
            </w:r>
          </w:p>
        </w:tc>
        <w:tc>
          <w:tcPr>
            <w:tcW w:w="1250"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62"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48" w:type="dxa"/>
          </w:tcPr>
          <w:p w:rsidR="00956D07" w:rsidRPr="00872EF1" w:rsidRDefault="00956D07" w:rsidP="004966E9">
            <w:pPr>
              <w:widowControl/>
              <w:jc w:val="left"/>
              <w:rPr>
                <w:rFonts w:ascii="仿宋" w:hAnsi="仿宋" w:cs="宋体"/>
                <w:bCs/>
                <w:kern w:val="0"/>
                <w:sz w:val="21"/>
                <w:szCs w:val="21"/>
                <w:lang w:val="zh-CN"/>
              </w:rPr>
            </w:pPr>
            <w:r>
              <w:rPr>
                <w:rFonts w:ascii="仿宋" w:hAnsi="仿宋" w:cs="宋体" w:hint="eastAsia"/>
                <w:bCs/>
                <w:kern w:val="0"/>
                <w:sz w:val="21"/>
                <w:szCs w:val="21"/>
                <w:lang w:val="zh-CN"/>
              </w:rPr>
              <w:t>系统自动带出</w:t>
            </w:r>
          </w:p>
        </w:tc>
        <w:tc>
          <w:tcPr>
            <w:tcW w:w="1138"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683"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保单号</w:t>
            </w:r>
            <w:r>
              <w:rPr>
                <w:rFonts w:ascii="仿宋" w:hAnsi="仿宋" w:cs="宋体" w:hint="eastAsia"/>
                <w:kern w:val="0"/>
                <w:sz w:val="21"/>
                <w:szCs w:val="21"/>
              </w:rPr>
              <w:t>码</w:t>
            </w:r>
          </w:p>
        </w:tc>
        <w:tc>
          <w:tcPr>
            <w:tcW w:w="1250"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62"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48" w:type="dxa"/>
          </w:tcPr>
          <w:p w:rsidR="00956D07" w:rsidRPr="00872EF1" w:rsidRDefault="00956D07" w:rsidP="004966E9">
            <w:pPr>
              <w:widowControl/>
              <w:jc w:val="left"/>
              <w:rPr>
                <w:rFonts w:ascii="仿宋" w:hAnsi="仿宋" w:cs="宋体"/>
                <w:bCs/>
                <w:kern w:val="0"/>
                <w:sz w:val="21"/>
                <w:szCs w:val="21"/>
                <w:lang w:val="zh-CN"/>
              </w:rPr>
            </w:pPr>
            <w:r>
              <w:rPr>
                <w:rFonts w:ascii="仿宋" w:hAnsi="仿宋" w:cs="宋体" w:hint="eastAsia"/>
                <w:bCs/>
                <w:kern w:val="0"/>
                <w:sz w:val="21"/>
                <w:szCs w:val="21"/>
                <w:lang w:val="zh-CN"/>
              </w:rPr>
              <w:t>系统自动带出</w:t>
            </w:r>
          </w:p>
        </w:tc>
        <w:tc>
          <w:tcPr>
            <w:tcW w:w="1138"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683" w:type="dxa"/>
          </w:tcPr>
          <w:p w:rsidR="00956D07" w:rsidRPr="00872EF1" w:rsidRDefault="00956D07" w:rsidP="004966E9">
            <w:pPr>
              <w:widowControl/>
              <w:jc w:val="center"/>
              <w:rPr>
                <w:rFonts w:ascii="仿宋" w:hAnsi="仿宋" w:cs="宋体"/>
                <w:kern w:val="0"/>
                <w:sz w:val="21"/>
                <w:szCs w:val="21"/>
              </w:rPr>
            </w:pPr>
            <w:r>
              <w:rPr>
                <w:rFonts w:ascii="仿宋" w:hAnsi="仿宋" w:cs="宋体" w:hint="eastAsia"/>
                <w:kern w:val="0"/>
                <w:sz w:val="21"/>
                <w:szCs w:val="21"/>
              </w:rPr>
              <w:t>赔案类型</w:t>
            </w:r>
          </w:p>
        </w:tc>
        <w:tc>
          <w:tcPr>
            <w:tcW w:w="1250" w:type="dxa"/>
          </w:tcPr>
          <w:p w:rsidR="00956D07" w:rsidRPr="00872EF1" w:rsidRDefault="00956D07" w:rsidP="004966E9">
            <w:pPr>
              <w:widowControl/>
              <w:jc w:val="center"/>
              <w:rPr>
                <w:rFonts w:ascii="仿宋" w:hAnsi="仿宋" w:cs="宋体"/>
                <w:kern w:val="0"/>
                <w:sz w:val="21"/>
                <w:szCs w:val="21"/>
              </w:rPr>
            </w:pPr>
            <w:r>
              <w:rPr>
                <w:rFonts w:ascii="仿宋" w:hAnsi="仿宋" w:cs="宋体" w:hint="eastAsia"/>
                <w:kern w:val="0"/>
                <w:sz w:val="21"/>
                <w:szCs w:val="21"/>
              </w:rPr>
              <w:t>下拉框</w:t>
            </w:r>
          </w:p>
        </w:tc>
        <w:tc>
          <w:tcPr>
            <w:tcW w:w="1261" w:type="dxa"/>
          </w:tcPr>
          <w:p w:rsidR="00956D07" w:rsidRPr="00872EF1" w:rsidRDefault="00956D07" w:rsidP="004966E9">
            <w:pPr>
              <w:widowControl/>
              <w:jc w:val="center"/>
              <w:rPr>
                <w:rFonts w:ascii="仿宋" w:hAnsi="仿宋" w:cs="宋体"/>
                <w:kern w:val="0"/>
                <w:sz w:val="21"/>
                <w:szCs w:val="21"/>
              </w:rPr>
            </w:pPr>
            <w:r>
              <w:rPr>
                <w:rFonts w:ascii="仿宋" w:hAnsi="仿宋" w:cs="宋体" w:hint="eastAsia"/>
                <w:kern w:val="0"/>
                <w:sz w:val="21"/>
                <w:szCs w:val="21"/>
              </w:rPr>
              <w:t>可选择</w:t>
            </w:r>
          </w:p>
        </w:tc>
        <w:tc>
          <w:tcPr>
            <w:tcW w:w="1162"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48" w:type="dxa"/>
          </w:tcPr>
          <w:p w:rsidR="00956D07" w:rsidRPr="00872EF1" w:rsidRDefault="00956D07" w:rsidP="004966E9">
            <w:pPr>
              <w:widowControl/>
              <w:jc w:val="left"/>
              <w:rPr>
                <w:rFonts w:ascii="仿宋" w:hAnsi="仿宋" w:cs="宋体"/>
                <w:bCs/>
                <w:kern w:val="0"/>
                <w:sz w:val="21"/>
                <w:szCs w:val="21"/>
                <w:lang w:val="zh-CN"/>
              </w:rPr>
            </w:pPr>
            <w:r>
              <w:rPr>
                <w:rFonts w:ascii="仿宋" w:hAnsi="仿宋" w:cs="宋体"/>
                <w:bCs/>
                <w:kern w:val="0"/>
                <w:sz w:val="21"/>
                <w:szCs w:val="21"/>
                <w:lang w:val="zh-CN"/>
              </w:rPr>
              <w:t>选项内容</w:t>
            </w:r>
            <w:r>
              <w:rPr>
                <w:rFonts w:ascii="仿宋" w:hAnsi="仿宋" w:cs="宋体" w:hint="eastAsia"/>
                <w:bCs/>
                <w:kern w:val="0"/>
                <w:sz w:val="21"/>
                <w:szCs w:val="21"/>
                <w:lang w:val="zh-CN"/>
              </w:rPr>
              <w:t>：</w:t>
            </w:r>
            <w:r>
              <w:rPr>
                <w:rFonts w:ascii="仿宋" w:hAnsi="仿宋" w:cs="宋体"/>
                <w:bCs/>
                <w:kern w:val="0"/>
                <w:sz w:val="21"/>
                <w:szCs w:val="21"/>
                <w:lang w:val="zh-CN"/>
              </w:rPr>
              <w:t>预</w:t>
            </w:r>
            <w:r>
              <w:rPr>
                <w:rFonts w:ascii="仿宋" w:hAnsi="仿宋" w:cs="宋体"/>
                <w:bCs/>
                <w:kern w:val="0"/>
                <w:sz w:val="21"/>
                <w:szCs w:val="21"/>
                <w:lang w:val="zh-CN"/>
              </w:rPr>
              <w:lastRenderedPageBreak/>
              <w:t>赔</w:t>
            </w:r>
          </w:p>
        </w:tc>
        <w:tc>
          <w:tcPr>
            <w:tcW w:w="1138"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683" w:type="dxa"/>
          </w:tcPr>
          <w:p w:rsidR="00956D07" w:rsidRPr="00872EF1" w:rsidRDefault="00956D07" w:rsidP="004966E9">
            <w:pPr>
              <w:widowControl/>
              <w:jc w:val="center"/>
              <w:rPr>
                <w:rFonts w:ascii="仿宋" w:hAnsi="仿宋" w:cs="宋体"/>
                <w:kern w:val="0"/>
                <w:sz w:val="21"/>
                <w:szCs w:val="21"/>
              </w:rPr>
            </w:pPr>
            <w:r>
              <w:rPr>
                <w:rFonts w:ascii="仿宋" w:hAnsi="仿宋" w:cs="宋体" w:hint="eastAsia"/>
                <w:kern w:val="0"/>
                <w:sz w:val="21"/>
                <w:szCs w:val="21"/>
              </w:rPr>
              <w:lastRenderedPageBreak/>
              <w:t>申请时间</w:t>
            </w:r>
          </w:p>
        </w:tc>
        <w:tc>
          <w:tcPr>
            <w:tcW w:w="1250"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956D07" w:rsidRPr="00872EF1" w:rsidRDefault="00956D07" w:rsidP="004966E9">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1162"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48" w:type="dxa"/>
          </w:tcPr>
          <w:p w:rsidR="00956D07" w:rsidRPr="00872EF1" w:rsidRDefault="00956D07" w:rsidP="004966E9">
            <w:pPr>
              <w:widowControl/>
              <w:jc w:val="left"/>
              <w:rPr>
                <w:rFonts w:ascii="仿宋" w:hAnsi="仿宋" w:cs="宋体"/>
                <w:bCs/>
                <w:kern w:val="0"/>
                <w:sz w:val="21"/>
                <w:szCs w:val="21"/>
                <w:lang w:val="zh-CN"/>
              </w:rPr>
            </w:pPr>
            <w:r>
              <w:rPr>
                <w:rFonts w:ascii="仿宋" w:hAnsi="仿宋" w:cs="宋体" w:hint="eastAsia"/>
                <w:bCs/>
                <w:kern w:val="0"/>
                <w:sz w:val="21"/>
                <w:szCs w:val="21"/>
                <w:lang w:val="zh-CN"/>
              </w:rPr>
              <w:t>默认为当前时间</w:t>
            </w:r>
          </w:p>
        </w:tc>
        <w:tc>
          <w:tcPr>
            <w:tcW w:w="1138"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683" w:type="dxa"/>
          </w:tcPr>
          <w:p w:rsidR="00956D07" w:rsidRPr="00872EF1" w:rsidRDefault="00956D07" w:rsidP="004966E9">
            <w:pPr>
              <w:widowControl/>
              <w:jc w:val="center"/>
              <w:rPr>
                <w:rFonts w:ascii="仿宋" w:hAnsi="仿宋" w:cs="宋体"/>
                <w:kern w:val="0"/>
                <w:sz w:val="21"/>
                <w:szCs w:val="21"/>
              </w:rPr>
            </w:pPr>
            <w:r>
              <w:rPr>
                <w:rFonts w:ascii="仿宋" w:hAnsi="仿宋" w:cs="宋体" w:hint="eastAsia"/>
                <w:kern w:val="0"/>
                <w:sz w:val="21"/>
                <w:szCs w:val="21"/>
              </w:rPr>
              <w:t>申请人</w:t>
            </w:r>
          </w:p>
        </w:tc>
        <w:tc>
          <w:tcPr>
            <w:tcW w:w="1250"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956D07" w:rsidRPr="00872EF1" w:rsidRDefault="00956D07" w:rsidP="004966E9">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1162" w:type="dxa"/>
          </w:tcPr>
          <w:p w:rsidR="00956D07" w:rsidRPr="00872EF1" w:rsidRDefault="00956D07" w:rsidP="004966E9">
            <w:pPr>
              <w:widowControl/>
              <w:jc w:val="center"/>
              <w:rPr>
                <w:rFonts w:ascii="仿宋" w:hAnsi="仿宋" w:cs="宋体"/>
                <w:kern w:val="0"/>
                <w:sz w:val="21"/>
                <w:szCs w:val="21"/>
              </w:rPr>
            </w:pPr>
            <w:r>
              <w:rPr>
                <w:rFonts w:ascii="仿宋" w:hAnsi="仿宋" w:cs="宋体" w:hint="eastAsia"/>
                <w:kern w:val="0"/>
                <w:sz w:val="21"/>
                <w:szCs w:val="21"/>
              </w:rPr>
              <w:t>-</w:t>
            </w:r>
          </w:p>
        </w:tc>
        <w:tc>
          <w:tcPr>
            <w:tcW w:w="1548" w:type="dxa"/>
          </w:tcPr>
          <w:p w:rsidR="00956D07" w:rsidRPr="00872EF1" w:rsidRDefault="00956D07" w:rsidP="004966E9">
            <w:pPr>
              <w:widowControl/>
              <w:jc w:val="left"/>
              <w:rPr>
                <w:rFonts w:ascii="仿宋" w:hAnsi="仿宋" w:cs="宋体"/>
                <w:bCs/>
                <w:kern w:val="0"/>
                <w:sz w:val="21"/>
                <w:szCs w:val="21"/>
                <w:lang w:val="zh-CN"/>
              </w:rPr>
            </w:pPr>
            <w:r>
              <w:rPr>
                <w:rFonts w:ascii="仿宋" w:hAnsi="仿宋" w:cs="宋体"/>
                <w:bCs/>
                <w:kern w:val="0"/>
                <w:sz w:val="21"/>
                <w:szCs w:val="21"/>
                <w:lang w:val="zh-CN"/>
              </w:rPr>
              <w:t>操作人</w:t>
            </w:r>
          </w:p>
        </w:tc>
        <w:tc>
          <w:tcPr>
            <w:tcW w:w="1138"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683" w:type="dxa"/>
          </w:tcPr>
          <w:p w:rsidR="00956D07" w:rsidRPr="00872EF1" w:rsidRDefault="00956D07" w:rsidP="004966E9">
            <w:pPr>
              <w:widowControl/>
              <w:jc w:val="center"/>
              <w:rPr>
                <w:rFonts w:ascii="仿宋" w:hAnsi="仿宋" w:cs="宋体"/>
                <w:kern w:val="0"/>
                <w:sz w:val="21"/>
                <w:szCs w:val="21"/>
              </w:rPr>
            </w:pPr>
            <w:r>
              <w:rPr>
                <w:rFonts w:ascii="仿宋" w:hAnsi="仿宋" w:cs="宋体" w:hint="eastAsia"/>
                <w:kern w:val="0"/>
                <w:sz w:val="21"/>
                <w:szCs w:val="21"/>
              </w:rPr>
              <w:t>申请原因</w:t>
            </w:r>
          </w:p>
        </w:tc>
        <w:tc>
          <w:tcPr>
            <w:tcW w:w="1250"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956D07" w:rsidRPr="00872EF1" w:rsidRDefault="00956D07" w:rsidP="004966E9">
            <w:pPr>
              <w:widowControl/>
              <w:jc w:val="center"/>
              <w:rPr>
                <w:rFonts w:ascii="仿宋" w:hAnsi="仿宋" w:cs="宋体"/>
                <w:kern w:val="0"/>
                <w:sz w:val="21"/>
                <w:szCs w:val="21"/>
              </w:rPr>
            </w:pPr>
            <w:r>
              <w:rPr>
                <w:rFonts w:ascii="仿宋" w:hAnsi="仿宋" w:cs="宋体" w:hint="eastAsia"/>
                <w:kern w:val="0"/>
                <w:sz w:val="21"/>
                <w:szCs w:val="21"/>
              </w:rPr>
              <w:t>可编辑</w:t>
            </w:r>
          </w:p>
        </w:tc>
        <w:tc>
          <w:tcPr>
            <w:tcW w:w="1162" w:type="dxa"/>
          </w:tcPr>
          <w:p w:rsidR="00956D07" w:rsidRPr="00872EF1" w:rsidRDefault="00956D07" w:rsidP="004966E9">
            <w:pPr>
              <w:widowControl/>
              <w:jc w:val="center"/>
              <w:rPr>
                <w:rFonts w:ascii="仿宋" w:hAnsi="仿宋" w:cs="宋体"/>
                <w:kern w:val="0"/>
                <w:sz w:val="21"/>
                <w:szCs w:val="21"/>
              </w:rPr>
            </w:pPr>
            <w:r>
              <w:rPr>
                <w:rFonts w:ascii="仿宋" w:hAnsi="仿宋" w:cs="宋体"/>
                <w:kern w:val="0"/>
                <w:sz w:val="21"/>
                <w:szCs w:val="21"/>
              </w:rPr>
              <w:t>是</w:t>
            </w:r>
          </w:p>
        </w:tc>
        <w:tc>
          <w:tcPr>
            <w:tcW w:w="1548" w:type="dxa"/>
          </w:tcPr>
          <w:p w:rsidR="00956D07" w:rsidRPr="00872EF1" w:rsidRDefault="00956D07" w:rsidP="004966E9">
            <w:pPr>
              <w:widowControl/>
              <w:jc w:val="left"/>
              <w:rPr>
                <w:rFonts w:ascii="仿宋" w:hAnsi="仿宋" w:cs="宋体"/>
                <w:bCs/>
                <w:kern w:val="0"/>
                <w:sz w:val="21"/>
                <w:szCs w:val="21"/>
                <w:lang w:val="zh-CN"/>
              </w:rPr>
            </w:pPr>
          </w:p>
        </w:tc>
        <w:tc>
          <w:tcPr>
            <w:tcW w:w="1138"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8042" w:type="dxa"/>
            <w:gridSpan w:val="6"/>
          </w:tcPr>
          <w:p w:rsidR="00956D07" w:rsidRPr="00872EF1" w:rsidRDefault="00956D07" w:rsidP="004966E9">
            <w:pPr>
              <w:widowControl/>
              <w:jc w:val="center"/>
              <w:rPr>
                <w:rFonts w:ascii="仿宋" w:hAnsi="仿宋" w:cs="宋体"/>
                <w:kern w:val="0"/>
                <w:sz w:val="21"/>
                <w:szCs w:val="21"/>
              </w:rPr>
            </w:pPr>
            <w:r>
              <w:rPr>
                <w:rFonts w:ascii="仿宋" w:hAnsi="仿宋" w:cs="宋体"/>
                <w:kern w:val="0"/>
                <w:sz w:val="21"/>
                <w:szCs w:val="21"/>
              </w:rPr>
              <w:t>已有特殊赔案信息</w:t>
            </w:r>
          </w:p>
        </w:tc>
      </w:tr>
      <w:tr w:rsidR="00956D07" w:rsidRPr="00872EF1" w:rsidTr="004966E9">
        <w:trPr>
          <w:trHeight w:val="413"/>
        </w:trPr>
        <w:tc>
          <w:tcPr>
            <w:tcW w:w="1683" w:type="dxa"/>
          </w:tcPr>
          <w:p w:rsidR="00956D07" w:rsidRPr="00872EF1" w:rsidRDefault="00956D07" w:rsidP="004966E9">
            <w:pPr>
              <w:widowControl/>
              <w:jc w:val="center"/>
              <w:rPr>
                <w:rFonts w:ascii="仿宋" w:hAnsi="仿宋" w:cs="宋体"/>
                <w:kern w:val="0"/>
                <w:sz w:val="21"/>
                <w:szCs w:val="21"/>
              </w:rPr>
            </w:pPr>
            <w:r>
              <w:rPr>
                <w:rFonts w:ascii="仿宋" w:hAnsi="仿宋" w:cs="宋体" w:hint="eastAsia"/>
                <w:kern w:val="0"/>
                <w:sz w:val="21"/>
                <w:szCs w:val="21"/>
              </w:rPr>
              <w:t>序号</w:t>
            </w:r>
          </w:p>
        </w:tc>
        <w:tc>
          <w:tcPr>
            <w:tcW w:w="1250"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956D07" w:rsidRPr="00872EF1" w:rsidRDefault="00956D07" w:rsidP="004966E9">
            <w:pPr>
              <w:widowControl/>
              <w:jc w:val="center"/>
              <w:rPr>
                <w:rFonts w:ascii="仿宋" w:hAnsi="仿宋" w:cs="宋体"/>
                <w:kern w:val="0"/>
                <w:sz w:val="21"/>
                <w:szCs w:val="21"/>
              </w:rPr>
            </w:pPr>
            <w:r>
              <w:rPr>
                <w:rFonts w:ascii="仿宋" w:hAnsi="仿宋" w:cs="宋体"/>
                <w:kern w:val="0"/>
                <w:sz w:val="21"/>
                <w:szCs w:val="21"/>
              </w:rPr>
              <w:t>不可编辑</w:t>
            </w:r>
          </w:p>
        </w:tc>
        <w:tc>
          <w:tcPr>
            <w:tcW w:w="1162" w:type="dxa"/>
          </w:tcPr>
          <w:p w:rsidR="00956D07" w:rsidRPr="00872EF1" w:rsidRDefault="00956D07" w:rsidP="004966E9">
            <w:pPr>
              <w:widowControl/>
              <w:jc w:val="center"/>
              <w:rPr>
                <w:rFonts w:ascii="仿宋" w:hAnsi="仿宋" w:cs="宋体"/>
                <w:kern w:val="0"/>
                <w:sz w:val="21"/>
                <w:szCs w:val="21"/>
              </w:rPr>
            </w:pPr>
            <w:r>
              <w:rPr>
                <w:rFonts w:ascii="仿宋" w:hAnsi="仿宋" w:cs="宋体" w:hint="eastAsia"/>
                <w:kern w:val="0"/>
                <w:sz w:val="21"/>
                <w:szCs w:val="21"/>
              </w:rPr>
              <w:t>-</w:t>
            </w:r>
          </w:p>
        </w:tc>
        <w:tc>
          <w:tcPr>
            <w:tcW w:w="1548" w:type="dxa"/>
          </w:tcPr>
          <w:p w:rsidR="00956D07" w:rsidRPr="00872EF1" w:rsidRDefault="00956D07" w:rsidP="004966E9">
            <w:pPr>
              <w:widowControl/>
              <w:jc w:val="left"/>
              <w:rPr>
                <w:rFonts w:ascii="仿宋" w:hAnsi="仿宋" w:cs="宋体"/>
                <w:bCs/>
                <w:kern w:val="0"/>
                <w:sz w:val="21"/>
                <w:szCs w:val="21"/>
                <w:lang w:val="zh-CN"/>
              </w:rPr>
            </w:pPr>
          </w:p>
        </w:tc>
        <w:tc>
          <w:tcPr>
            <w:tcW w:w="1138" w:type="dxa"/>
          </w:tcPr>
          <w:p w:rsidR="00956D07" w:rsidRPr="00872EF1" w:rsidRDefault="00956D07" w:rsidP="004966E9">
            <w:pPr>
              <w:widowControl/>
              <w:jc w:val="center"/>
              <w:rPr>
                <w:rFonts w:ascii="仿宋" w:hAnsi="仿宋" w:cs="宋体"/>
                <w:kern w:val="0"/>
                <w:sz w:val="21"/>
                <w:szCs w:val="21"/>
              </w:rPr>
            </w:pPr>
          </w:p>
        </w:tc>
      </w:tr>
      <w:tr w:rsidR="00232FAF" w:rsidRPr="00872EF1" w:rsidTr="004966E9">
        <w:trPr>
          <w:trHeight w:val="413"/>
        </w:trPr>
        <w:tc>
          <w:tcPr>
            <w:tcW w:w="1683" w:type="dxa"/>
          </w:tcPr>
          <w:p w:rsidR="00232FAF" w:rsidRPr="00872EF1" w:rsidRDefault="00232FAF" w:rsidP="001221C5">
            <w:pPr>
              <w:widowControl/>
              <w:ind w:firstLineChars="50" w:firstLine="105"/>
              <w:jc w:val="left"/>
              <w:rPr>
                <w:rFonts w:ascii="仿宋" w:hAnsi="仿宋" w:cs="宋体"/>
                <w:bCs/>
                <w:kern w:val="0"/>
                <w:sz w:val="21"/>
                <w:szCs w:val="21"/>
                <w:lang w:val="zh-CN"/>
              </w:rPr>
            </w:pPr>
            <w:r>
              <w:rPr>
                <w:rFonts w:ascii="仿宋" w:hAnsi="仿宋" w:cs="宋体" w:hint="eastAsia"/>
                <w:bCs/>
                <w:kern w:val="0"/>
                <w:sz w:val="21"/>
                <w:szCs w:val="21"/>
                <w:lang w:val="zh-CN"/>
              </w:rPr>
              <w:t>特殊赔案号</w:t>
            </w:r>
          </w:p>
        </w:tc>
        <w:tc>
          <w:tcPr>
            <w:tcW w:w="1250" w:type="dxa"/>
          </w:tcPr>
          <w:p w:rsidR="00232FAF" w:rsidRPr="00872EF1" w:rsidRDefault="00232FAF" w:rsidP="001221C5">
            <w:pPr>
              <w:widowControl/>
              <w:jc w:val="center"/>
              <w:rPr>
                <w:rFonts w:ascii="仿宋" w:hAnsi="仿宋" w:cs="宋体"/>
                <w:kern w:val="0"/>
                <w:sz w:val="21"/>
                <w:szCs w:val="21"/>
              </w:rPr>
            </w:pPr>
            <w:r>
              <w:rPr>
                <w:rFonts w:ascii="仿宋" w:hAnsi="仿宋" w:cs="宋体" w:hint="eastAsia"/>
                <w:kern w:val="0"/>
                <w:sz w:val="21"/>
                <w:szCs w:val="21"/>
              </w:rPr>
              <w:t>文本</w:t>
            </w:r>
          </w:p>
        </w:tc>
        <w:tc>
          <w:tcPr>
            <w:tcW w:w="1261" w:type="dxa"/>
          </w:tcPr>
          <w:p w:rsidR="00232FAF" w:rsidRPr="00872EF1" w:rsidRDefault="00232FAF" w:rsidP="001221C5">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1162" w:type="dxa"/>
          </w:tcPr>
          <w:p w:rsidR="00232FAF" w:rsidRPr="00872EF1" w:rsidRDefault="00232FAF" w:rsidP="001221C5">
            <w:pPr>
              <w:widowControl/>
              <w:jc w:val="center"/>
              <w:rPr>
                <w:rFonts w:ascii="仿宋" w:hAnsi="仿宋" w:cs="宋体"/>
                <w:kern w:val="0"/>
                <w:sz w:val="21"/>
                <w:szCs w:val="21"/>
              </w:rPr>
            </w:pPr>
            <w:r>
              <w:rPr>
                <w:rFonts w:ascii="仿宋" w:hAnsi="仿宋" w:cs="宋体" w:hint="eastAsia"/>
                <w:kern w:val="0"/>
                <w:sz w:val="21"/>
                <w:szCs w:val="21"/>
              </w:rPr>
              <w:t>-</w:t>
            </w:r>
          </w:p>
        </w:tc>
        <w:tc>
          <w:tcPr>
            <w:tcW w:w="1548" w:type="dxa"/>
          </w:tcPr>
          <w:p w:rsidR="00232FAF" w:rsidRPr="00872EF1" w:rsidRDefault="00232FAF" w:rsidP="001221C5">
            <w:pPr>
              <w:widowControl/>
              <w:jc w:val="left"/>
              <w:rPr>
                <w:rFonts w:ascii="仿宋" w:hAnsi="仿宋" w:cs="宋体"/>
                <w:bCs/>
                <w:kern w:val="0"/>
                <w:sz w:val="21"/>
                <w:szCs w:val="21"/>
                <w:lang w:val="zh-CN"/>
              </w:rPr>
            </w:pPr>
          </w:p>
        </w:tc>
        <w:tc>
          <w:tcPr>
            <w:tcW w:w="1138" w:type="dxa"/>
          </w:tcPr>
          <w:p w:rsidR="00232FAF" w:rsidRPr="00872EF1" w:rsidRDefault="00232FAF" w:rsidP="001221C5">
            <w:pPr>
              <w:widowControl/>
              <w:jc w:val="center"/>
              <w:rPr>
                <w:rFonts w:ascii="仿宋" w:hAnsi="仿宋" w:cs="宋体"/>
                <w:kern w:val="0"/>
                <w:sz w:val="21"/>
                <w:szCs w:val="21"/>
              </w:rPr>
            </w:pPr>
          </w:p>
        </w:tc>
      </w:tr>
      <w:tr w:rsidR="002C59EA" w:rsidRPr="00872EF1" w:rsidTr="004966E9">
        <w:trPr>
          <w:trHeight w:val="413"/>
        </w:trPr>
        <w:tc>
          <w:tcPr>
            <w:tcW w:w="1683" w:type="dxa"/>
          </w:tcPr>
          <w:p w:rsidR="002C59EA" w:rsidRPr="00872EF1" w:rsidRDefault="002C59EA" w:rsidP="00BC225A">
            <w:pPr>
              <w:widowControl/>
              <w:ind w:firstLineChars="50" w:firstLine="105"/>
              <w:jc w:val="left"/>
              <w:rPr>
                <w:rFonts w:ascii="仿宋" w:hAnsi="仿宋" w:cs="宋体"/>
                <w:bCs/>
                <w:kern w:val="0"/>
                <w:sz w:val="21"/>
                <w:szCs w:val="21"/>
                <w:lang w:val="zh-CN"/>
              </w:rPr>
            </w:pPr>
            <w:r>
              <w:rPr>
                <w:rFonts w:ascii="仿宋" w:hAnsi="仿宋" w:cs="宋体" w:hint="eastAsia"/>
                <w:bCs/>
                <w:kern w:val="0"/>
                <w:sz w:val="21"/>
                <w:szCs w:val="21"/>
                <w:lang w:val="zh-CN"/>
              </w:rPr>
              <w:t>立案号</w:t>
            </w:r>
          </w:p>
        </w:tc>
        <w:tc>
          <w:tcPr>
            <w:tcW w:w="1250" w:type="dxa"/>
          </w:tcPr>
          <w:p w:rsidR="002C59EA" w:rsidRPr="00872EF1" w:rsidRDefault="002C59EA" w:rsidP="00BC225A">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2C59EA" w:rsidRPr="00872EF1" w:rsidRDefault="002C59EA" w:rsidP="00BC225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1162" w:type="dxa"/>
          </w:tcPr>
          <w:p w:rsidR="002C59EA" w:rsidRPr="00872EF1" w:rsidRDefault="002C59EA" w:rsidP="00BC225A">
            <w:pPr>
              <w:widowControl/>
              <w:jc w:val="center"/>
              <w:rPr>
                <w:rFonts w:ascii="仿宋" w:hAnsi="仿宋" w:cs="宋体"/>
                <w:kern w:val="0"/>
                <w:sz w:val="21"/>
                <w:szCs w:val="21"/>
              </w:rPr>
            </w:pPr>
            <w:r>
              <w:rPr>
                <w:rFonts w:ascii="仿宋" w:hAnsi="仿宋" w:cs="宋体" w:hint="eastAsia"/>
                <w:kern w:val="0"/>
                <w:sz w:val="21"/>
                <w:szCs w:val="21"/>
              </w:rPr>
              <w:t>-</w:t>
            </w:r>
          </w:p>
        </w:tc>
        <w:tc>
          <w:tcPr>
            <w:tcW w:w="1548" w:type="dxa"/>
          </w:tcPr>
          <w:p w:rsidR="002C59EA" w:rsidRPr="00872EF1" w:rsidRDefault="002C59EA" w:rsidP="00BC225A">
            <w:pPr>
              <w:widowControl/>
              <w:jc w:val="left"/>
              <w:rPr>
                <w:rFonts w:ascii="仿宋" w:hAnsi="仿宋" w:cs="宋体"/>
                <w:bCs/>
                <w:kern w:val="0"/>
                <w:sz w:val="21"/>
                <w:szCs w:val="21"/>
                <w:lang w:val="zh-CN"/>
              </w:rPr>
            </w:pPr>
          </w:p>
        </w:tc>
        <w:tc>
          <w:tcPr>
            <w:tcW w:w="1138" w:type="dxa"/>
          </w:tcPr>
          <w:p w:rsidR="002C59EA" w:rsidRPr="00872EF1" w:rsidRDefault="002C59EA" w:rsidP="00BC225A">
            <w:pPr>
              <w:widowControl/>
              <w:jc w:val="center"/>
              <w:rPr>
                <w:rFonts w:ascii="仿宋" w:hAnsi="仿宋" w:cs="宋体"/>
                <w:kern w:val="0"/>
                <w:sz w:val="21"/>
                <w:szCs w:val="21"/>
              </w:rPr>
            </w:pPr>
          </w:p>
        </w:tc>
      </w:tr>
      <w:tr w:rsidR="002C59EA" w:rsidRPr="00872EF1" w:rsidTr="004966E9">
        <w:trPr>
          <w:trHeight w:val="413"/>
        </w:trPr>
        <w:tc>
          <w:tcPr>
            <w:tcW w:w="1683" w:type="dxa"/>
          </w:tcPr>
          <w:p w:rsidR="002C59EA" w:rsidRPr="00872EF1" w:rsidRDefault="002C59EA" w:rsidP="00BC225A">
            <w:pPr>
              <w:widowControl/>
              <w:ind w:firstLineChars="50" w:firstLine="105"/>
              <w:jc w:val="left"/>
              <w:rPr>
                <w:rFonts w:ascii="仿宋" w:hAnsi="仿宋" w:cs="宋体"/>
                <w:bCs/>
                <w:kern w:val="0"/>
                <w:sz w:val="21"/>
                <w:szCs w:val="21"/>
                <w:lang w:val="zh-CN"/>
              </w:rPr>
            </w:pPr>
            <w:r>
              <w:rPr>
                <w:rFonts w:ascii="仿宋" w:hAnsi="仿宋" w:cs="宋体" w:hint="eastAsia"/>
                <w:bCs/>
                <w:kern w:val="0"/>
                <w:sz w:val="21"/>
                <w:szCs w:val="21"/>
                <w:lang w:val="zh-CN"/>
              </w:rPr>
              <w:t>保单号</w:t>
            </w:r>
          </w:p>
        </w:tc>
        <w:tc>
          <w:tcPr>
            <w:tcW w:w="1250" w:type="dxa"/>
          </w:tcPr>
          <w:p w:rsidR="002C59EA" w:rsidRPr="00872EF1" w:rsidRDefault="002C59EA" w:rsidP="00BC225A">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2C59EA" w:rsidRPr="00872EF1" w:rsidRDefault="002C59EA" w:rsidP="00BC225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1162" w:type="dxa"/>
          </w:tcPr>
          <w:p w:rsidR="002C59EA" w:rsidRPr="00872EF1" w:rsidRDefault="002C59EA" w:rsidP="00BC225A">
            <w:pPr>
              <w:widowControl/>
              <w:jc w:val="center"/>
              <w:rPr>
                <w:rFonts w:ascii="仿宋" w:hAnsi="仿宋" w:cs="宋体"/>
                <w:kern w:val="0"/>
                <w:sz w:val="21"/>
                <w:szCs w:val="21"/>
              </w:rPr>
            </w:pPr>
            <w:r>
              <w:rPr>
                <w:rFonts w:ascii="仿宋" w:hAnsi="仿宋" w:cs="宋体" w:hint="eastAsia"/>
                <w:kern w:val="0"/>
                <w:sz w:val="21"/>
                <w:szCs w:val="21"/>
              </w:rPr>
              <w:t>-</w:t>
            </w:r>
          </w:p>
        </w:tc>
        <w:tc>
          <w:tcPr>
            <w:tcW w:w="1548" w:type="dxa"/>
          </w:tcPr>
          <w:p w:rsidR="002C59EA" w:rsidRPr="00872EF1" w:rsidRDefault="002C59EA" w:rsidP="00BC225A">
            <w:pPr>
              <w:widowControl/>
              <w:jc w:val="left"/>
              <w:rPr>
                <w:rFonts w:ascii="仿宋" w:hAnsi="仿宋" w:cs="宋体"/>
                <w:bCs/>
                <w:kern w:val="0"/>
                <w:sz w:val="21"/>
                <w:szCs w:val="21"/>
                <w:lang w:val="zh-CN"/>
              </w:rPr>
            </w:pPr>
          </w:p>
        </w:tc>
        <w:tc>
          <w:tcPr>
            <w:tcW w:w="1138" w:type="dxa"/>
          </w:tcPr>
          <w:p w:rsidR="002C59EA" w:rsidRPr="00872EF1" w:rsidRDefault="002C59EA" w:rsidP="00BC225A">
            <w:pPr>
              <w:widowControl/>
              <w:jc w:val="center"/>
              <w:rPr>
                <w:rFonts w:ascii="仿宋" w:hAnsi="仿宋" w:cs="宋体"/>
                <w:kern w:val="0"/>
                <w:sz w:val="21"/>
                <w:szCs w:val="21"/>
              </w:rPr>
            </w:pPr>
          </w:p>
        </w:tc>
      </w:tr>
      <w:tr w:rsidR="002C59EA" w:rsidRPr="00872EF1" w:rsidTr="004966E9">
        <w:trPr>
          <w:trHeight w:val="413"/>
        </w:trPr>
        <w:tc>
          <w:tcPr>
            <w:tcW w:w="1683" w:type="dxa"/>
          </w:tcPr>
          <w:p w:rsidR="002C59EA" w:rsidRPr="00872EF1" w:rsidRDefault="002C59EA" w:rsidP="001221C5">
            <w:pPr>
              <w:widowControl/>
              <w:ind w:firstLineChars="250" w:firstLine="525"/>
              <w:jc w:val="left"/>
              <w:rPr>
                <w:rFonts w:ascii="仿宋" w:hAnsi="仿宋" w:cs="宋体"/>
                <w:bCs/>
                <w:kern w:val="0"/>
                <w:sz w:val="21"/>
                <w:szCs w:val="21"/>
                <w:lang w:val="zh-CN"/>
              </w:rPr>
            </w:pPr>
            <w:r>
              <w:rPr>
                <w:rFonts w:ascii="仿宋" w:hAnsi="仿宋" w:cs="宋体" w:hint="eastAsia"/>
                <w:bCs/>
                <w:kern w:val="0"/>
                <w:sz w:val="21"/>
                <w:szCs w:val="21"/>
                <w:lang w:val="zh-CN"/>
              </w:rPr>
              <w:t>类型</w:t>
            </w:r>
          </w:p>
        </w:tc>
        <w:tc>
          <w:tcPr>
            <w:tcW w:w="1250" w:type="dxa"/>
          </w:tcPr>
          <w:p w:rsidR="002C59EA" w:rsidRPr="00872EF1" w:rsidRDefault="002C59EA" w:rsidP="001221C5">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2C59EA" w:rsidRPr="00872EF1" w:rsidRDefault="002C59EA" w:rsidP="001221C5">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1162" w:type="dxa"/>
          </w:tcPr>
          <w:p w:rsidR="002C59EA" w:rsidRPr="00872EF1" w:rsidRDefault="002C59EA" w:rsidP="001221C5">
            <w:pPr>
              <w:widowControl/>
              <w:jc w:val="center"/>
              <w:rPr>
                <w:rFonts w:ascii="仿宋" w:hAnsi="仿宋" w:cs="宋体"/>
                <w:kern w:val="0"/>
                <w:sz w:val="21"/>
                <w:szCs w:val="21"/>
              </w:rPr>
            </w:pPr>
            <w:r>
              <w:rPr>
                <w:rFonts w:ascii="仿宋" w:hAnsi="仿宋" w:cs="宋体" w:hint="eastAsia"/>
                <w:kern w:val="0"/>
                <w:sz w:val="21"/>
                <w:szCs w:val="21"/>
              </w:rPr>
              <w:t>-</w:t>
            </w:r>
          </w:p>
        </w:tc>
        <w:tc>
          <w:tcPr>
            <w:tcW w:w="1548" w:type="dxa"/>
          </w:tcPr>
          <w:p w:rsidR="002C59EA" w:rsidRPr="00872EF1" w:rsidRDefault="002C59EA" w:rsidP="001221C5">
            <w:pPr>
              <w:widowControl/>
              <w:jc w:val="left"/>
              <w:rPr>
                <w:rFonts w:ascii="仿宋" w:hAnsi="仿宋" w:cs="宋体"/>
                <w:bCs/>
                <w:kern w:val="0"/>
                <w:sz w:val="21"/>
                <w:szCs w:val="21"/>
                <w:lang w:val="zh-CN"/>
              </w:rPr>
            </w:pPr>
          </w:p>
        </w:tc>
        <w:tc>
          <w:tcPr>
            <w:tcW w:w="1138" w:type="dxa"/>
          </w:tcPr>
          <w:p w:rsidR="002C59EA" w:rsidRPr="00872EF1" w:rsidRDefault="002C59EA" w:rsidP="001221C5">
            <w:pPr>
              <w:widowControl/>
              <w:jc w:val="center"/>
              <w:rPr>
                <w:rFonts w:ascii="仿宋" w:hAnsi="仿宋" w:cs="宋体"/>
                <w:kern w:val="0"/>
                <w:sz w:val="21"/>
                <w:szCs w:val="21"/>
              </w:rPr>
            </w:pPr>
          </w:p>
        </w:tc>
      </w:tr>
      <w:tr w:rsidR="002C59EA" w:rsidRPr="00872EF1" w:rsidTr="004966E9">
        <w:trPr>
          <w:trHeight w:val="413"/>
        </w:trPr>
        <w:tc>
          <w:tcPr>
            <w:tcW w:w="1683" w:type="dxa"/>
          </w:tcPr>
          <w:p w:rsidR="002C59EA" w:rsidRPr="00872EF1" w:rsidRDefault="002C59EA" w:rsidP="004966E9">
            <w:pPr>
              <w:widowControl/>
              <w:jc w:val="center"/>
              <w:rPr>
                <w:rFonts w:ascii="仿宋" w:hAnsi="仿宋" w:cs="宋体"/>
                <w:kern w:val="0"/>
                <w:sz w:val="21"/>
                <w:szCs w:val="21"/>
              </w:rPr>
            </w:pPr>
            <w:r>
              <w:rPr>
                <w:rFonts w:ascii="仿宋" w:hAnsi="仿宋" w:cs="宋体" w:hint="eastAsia"/>
                <w:kern w:val="0"/>
                <w:sz w:val="21"/>
                <w:szCs w:val="21"/>
              </w:rPr>
              <w:t>状态</w:t>
            </w:r>
          </w:p>
        </w:tc>
        <w:tc>
          <w:tcPr>
            <w:tcW w:w="1250" w:type="dxa"/>
          </w:tcPr>
          <w:p w:rsidR="002C59EA" w:rsidRPr="00872EF1" w:rsidRDefault="002C59EA"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2C59EA" w:rsidRPr="00872EF1" w:rsidRDefault="002C59EA" w:rsidP="004966E9">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1162" w:type="dxa"/>
          </w:tcPr>
          <w:p w:rsidR="002C59EA" w:rsidRPr="00872EF1" w:rsidRDefault="002C59EA" w:rsidP="004966E9">
            <w:pPr>
              <w:widowControl/>
              <w:jc w:val="center"/>
              <w:rPr>
                <w:rFonts w:ascii="仿宋" w:hAnsi="仿宋" w:cs="宋体"/>
                <w:kern w:val="0"/>
                <w:sz w:val="21"/>
                <w:szCs w:val="21"/>
              </w:rPr>
            </w:pPr>
            <w:r>
              <w:rPr>
                <w:rFonts w:ascii="仿宋" w:hAnsi="仿宋" w:cs="宋体" w:hint="eastAsia"/>
                <w:kern w:val="0"/>
                <w:sz w:val="21"/>
                <w:szCs w:val="21"/>
              </w:rPr>
              <w:t>-</w:t>
            </w:r>
          </w:p>
        </w:tc>
        <w:tc>
          <w:tcPr>
            <w:tcW w:w="1548" w:type="dxa"/>
          </w:tcPr>
          <w:p w:rsidR="002C59EA" w:rsidRPr="00872EF1" w:rsidRDefault="002C59EA" w:rsidP="004966E9">
            <w:pPr>
              <w:widowControl/>
              <w:jc w:val="left"/>
              <w:rPr>
                <w:rFonts w:ascii="仿宋" w:hAnsi="仿宋" w:cs="宋体"/>
                <w:bCs/>
                <w:kern w:val="0"/>
                <w:sz w:val="21"/>
                <w:szCs w:val="21"/>
                <w:lang w:val="zh-CN"/>
              </w:rPr>
            </w:pPr>
            <w:r>
              <w:rPr>
                <w:rFonts w:ascii="仿宋" w:hAnsi="仿宋" w:cs="宋体" w:hint="eastAsia"/>
                <w:bCs/>
                <w:kern w:val="0"/>
                <w:sz w:val="21"/>
                <w:szCs w:val="21"/>
                <w:lang w:val="zh-CN"/>
              </w:rPr>
              <w:t>特殊赔案案件状态，包括未处理、正在处理、已处理、核赔退回</w:t>
            </w:r>
          </w:p>
        </w:tc>
        <w:tc>
          <w:tcPr>
            <w:tcW w:w="1138" w:type="dxa"/>
          </w:tcPr>
          <w:p w:rsidR="002C59EA" w:rsidRPr="00872EF1" w:rsidRDefault="002C59EA" w:rsidP="004966E9">
            <w:pPr>
              <w:widowControl/>
              <w:jc w:val="center"/>
              <w:rPr>
                <w:rFonts w:ascii="仿宋" w:hAnsi="仿宋" w:cs="宋体"/>
                <w:kern w:val="0"/>
                <w:sz w:val="21"/>
                <w:szCs w:val="21"/>
              </w:rPr>
            </w:pPr>
          </w:p>
        </w:tc>
      </w:tr>
    </w:tbl>
    <w:p w:rsidR="00956D07" w:rsidRPr="00585A07" w:rsidRDefault="00956D07" w:rsidP="00956D07">
      <w:pPr>
        <w:ind w:left="420"/>
        <w:rPr>
          <w:lang w:val="zh-CN"/>
        </w:rPr>
      </w:pPr>
      <w:r w:rsidRPr="00585A07">
        <w:rPr>
          <w:rFonts w:hint="eastAsia"/>
          <w:lang w:val="zh-CN"/>
        </w:rPr>
        <w:t>选项说明：</w:t>
      </w:r>
    </w:p>
    <w:p w:rsidR="00956D07" w:rsidRPr="00872EF1" w:rsidRDefault="00956D07" w:rsidP="00956D07">
      <w:r>
        <w:rPr>
          <w:rFonts w:hint="eastAsia"/>
        </w:rPr>
        <w:t>1</w:t>
      </w:r>
      <w:r w:rsidRPr="00872EF1">
        <w:rPr>
          <w:rFonts w:hint="eastAsia"/>
        </w:rPr>
        <w:t>.</w:t>
      </w:r>
      <w:r>
        <w:rPr>
          <w:rFonts w:hint="eastAsia"/>
        </w:rPr>
        <w:t>【提交</w:t>
      </w:r>
      <w:r w:rsidRPr="00872EF1">
        <w:rPr>
          <w:rFonts w:hint="eastAsia"/>
        </w:rPr>
        <w:t>】按钮</w:t>
      </w:r>
    </w:p>
    <w:p w:rsidR="00956D07" w:rsidRPr="00585A07" w:rsidRDefault="00956D07" w:rsidP="00956D07">
      <w:pPr>
        <w:ind w:left="420"/>
        <w:rPr>
          <w:lang w:val="zh-CN"/>
        </w:rPr>
      </w:pPr>
      <w:r>
        <w:rPr>
          <w:rFonts w:hint="eastAsia"/>
          <w:lang w:val="zh-CN"/>
        </w:rPr>
        <w:t>用户点击【提交</w:t>
      </w:r>
      <w:r w:rsidRPr="00585A07">
        <w:rPr>
          <w:rFonts w:hint="eastAsia"/>
          <w:lang w:val="zh-CN"/>
        </w:rPr>
        <w:t>】按钮，系统</w:t>
      </w:r>
      <w:r w:rsidR="00232FAF">
        <w:rPr>
          <w:rFonts w:hint="eastAsia"/>
          <w:lang w:val="zh-CN"/>
        </w:rPr>
        <w:t>进行</w:t>
      </w:r>
      <w:proofErr w:type="gramStart"/>
      <w:r w:rsidR="00232FAF">
        <w:rPr>
          <w:rFonts w:hint="eastAsia"/>
          <w:lang w:val="zh-CN"/>
        </w:rPr>
        <w:t>必录项校验</w:t>
      </w:r>
      <w:proofErr w:type="gramEnd"/>
      <w:r w:rsidR="00232FAF">
        <w:rPr>
          <w:rFonts w:hint="eastAsia"/>
          <w:lang w:val="zh-CN"/>
        </w:rPr>
        <w:t>，若校验通过则系统</w:t>
      </w:r>
      <w:r w:rsidRPr="00585A07">
        <w:rPr>
          <w:rFonts w:hint="eastAsia"/>
          <w:lang w:val="zh-CN"/>
        </w:rPr>
        <w:t>提示</w:t>
      </w:r>
      <w:r w:rsidR="00232FAF">
        <w:rPr>
          <w:rFonts w:hint="eastAsia"/>
          <w:lang w:val="zh-CN"/>
        </w:rPr>
        <w:t>提交</w:t>
      </w:r>
      <w:r>
        <w:rPr>
          <w:rFonts w:hint="eastAsia"/>
          <w:lang w:val="zh-CN"/>
        </w:rPr>
        <w:t>成功，</w:t>
      </w:r>
      <w:r w:rsidR="00FB64C8">
        <w:rPr>
          <w:rFonts w:hint="eastAsia"/>
          <w:lang w:val="zh-CN"/>
        </w:rPr>
        <w:t>生成特殊赔案号，生成规则与原系统保持一致即可。</w:t>
      </w:r>
    </w:p>
    <w:p w:rsidR="00956D07" w:rsidRPr="00872EF1" w:rsidRDefault="00956D07" w:rsidP="00956D07">
      <w:r>
        <w:rPr>
          <w:rFonts w:hint="eastAsia"/>
        </w:rPr>
        <w:t>2</w:t>
      </w:r>
      <w:r w:rsidRPr="00872EF1">
        <w:rPr>
          <w:rFonts w:hint="eastAsia"/>
        </w:rPr>
        <w:t>.</w:t>
      </w:r>
      <w:r>
        <w:rPr>
          <w:rFonts w:hint="eastAsia"/>
        </w:rPr>
        <w:t>【取消</w:t>
      </w:r>
      <w:r w:rsidRPr="00872EF1">
        <w:rPr>
          <w:rFonts w:hint="eastAsia"/>
        </w:rPr>
        <w:t>】按钮</w:t>
      </w:r>
    </w:p>
    <w:p w:rsidR="00956D07" w:rsidRPr="004B5F72" w:rsidRDefault="00956D07" w:rsidP="00956D07">
      <w:pPr>
        <w:ind w:left="420"/>
        <w:rPr>
          <w:lang w:val="zh-CN"/>
        </w:rPr>
      </w:pPr>
      <w:r>
        <w:rPr>
          <w:rFonts w:hint="eastAsia"/>
          <w:lang w:val="zh-CN"/>
        </w:rPr>
        <w:t>用户单击【取消</w:t>
      </w:r>
      <w:r w:rsidRPr="00585A07">
        <w:rPr>
          <w:rFonts w:hint="eastAsia"/>
          <w:lang w:val="zh-CN"/>
        </w:rPr>
        <w:t>】按钮，系统退出当前页面</w:t>
      </w:r>
      <w:r w:rsidR="00232FAF">
        <w:rPr>
          <w:rFonts w:hint="eastAsia"/>
          <w:lang w:val="zh-CN"/>
        </w:rPr>
        <w:t>，返回特殊赔案申请查询页面</w:t>
      </w:r>
      <w:r w:rsidRPr="00585A07">
        <w:rPr>
          <w:rFonts w:hint="eastAsia"/>
          <w:lang w:val="zh-CN"/>
        </w:rPr>
        <w:t>。</w:t>
      </w:r>
    </w:p>
    <w:p w:rsidR="00956D07" w:rsidRDefault="00956D07" w:rsidP="00956D07">
      <w:r>
        <w:rPr>
          <w:rFonts w:hint="eastAsia"/>
        </w:rPr>
        <w:t>3.</w:t>
      </w:r>
      <w:r>
        <w:rPr>
          <w:rFonts w:hint="eastAsia"/>
        </w:rPr>
        <w:t>【理赔沟通】按钮</w:t>
      </w:r>
    </w:p>
    <w:p w:rsidR="00956D07" w:rsidRPr="00585A07" w:rsidRDefault="00956D07" w:rsidP="00956D07">
      <w:pPr>
        <w:ind w:left="420"/>
        <w:rPr>
          <w:lang w:val="zh-CN"/>
        </w:rPr>
      </w:pPr>
      <w:r w:rsidRPr="00585A07">
        <w:rPr>
          <w:rFonts w:hint="eastAsia"/>
          <w:lang w:val="zh-CN"/>
        </w:rPr>
        <w:t>用户单击【理赔沟通】按钮</w:t>
      </w:r>
      <w:r>
        <w:rPr>
          <w:rFonts w:hint="eastAsia"/>
          <w:lang w:val="zh-CN"/>
        </w:rPr>
        <w:t>，系统弹出理赔沟通页面</w:t>
      </w:r>
      <w:r w:rsidR="00232FAF">
        <w:rPr>
          <w:rFonts w:hint="eastAsia"/>
          <w:lang w:val="zh-CN"/>
        </w:rPr>
        <w:t>，页面与</w:t>
      </w:r>
      <w:r w:rsidR="00232FAF" w:rsidRPr="00232FAF">
        <w:rPr>
          <w:rFonts w:hint="eastAsia"/>
          <w:i/>
          <w:lang w:val="zh-CN"/>
        </w:rPr>
        <w:t>《国元农业保险新农险理赔需求规格说明书》</w:t>
      </w:r>
      <w:r w:rsidR="00232FAF">
        <w:rPr>
          <w:rFonts w:hint="eastAsia"/>
          <w:lang w:val="zh-CN"/>
        </w:rPr>
        <w:t>图</w:t>
      </w:r>
      <w:r w:rsidR="00232FAF">
        <w:rPr>
          <w:rFonts w:hint="eastAsia"/>
          <w:lang w:val="zh-CN"/>
        </w:rPr>
        <w:t>34</w:t>
      </w:r>
      <w:r w:rsidR="00232FAF">
        <w:rPr>
          <w:rFonts w:hint="eastAsia"/>
          <w:lang w:val="zh-CN"/>
        </w:rPr>
        <w:t>保持一致。</w:t>
      </w:r>
    </w:p>
    <w:p w:rsidR="00956D07" w:rsidRPr="00872EF1" w:rsidRDefault="00956D07" w:rsidP="00956D07">
      <w:r>
        <w:rPr>
          <w:rFonts w:hint="eastAsia"/>
        </w:rPr>
        <w:lastRenderedPageBreak/>
        <w:t>4.</w:t>
      </w:r>
      <w:r>
        <w:rPr>
          <w:rFonts w:hint="eastAsia"/>
        </w:rPr>
        <w:t>【电子单证】按钮</w:t>
      </w:r>
    </w:p>
    <w:p w:rsidR="00956D07" w:rsidRDefault="00956D07" w:rsidP="00956D07">
      <w:pPr>
        <w:ind w:left="420"/>
        <w:rPr>
          <w:lang w:val="zh-CN"/>
        </w:rPr>
      </w:pPr>
      <w:r w:rsidRPr="00585A07">
        <w:rPr>
          <w:lang w:val="zh-CN"/>
        </w:rPr>
        <w:t>用户单击</w:t>
      </w:r>
      <w:r>
        <w:rPr>
          <w:rFonts w:hint="eastAsia"/>
          <w:lang w:val="zh-CN"/>
        </w:rPr>
        <w:t>【电子单证】按钮，系统弹出电子单证页面</w:t>
      </w:r>
      <w:r w:rsidR="00C93033">
        <w:rPr>
          <w:rFonts w:hint="eastAsia"/>
          <w:lang w:val="zh-CN"/>
        </w:rPr>
        <w:t>，如下图：</w:t>
      </w:r>
    </w:p>
    <w:p w:rsidR="00E60D72" w:rsidRDefault="00C93033" w:rsidP="00E60D72">
      <w:pPr>
        <w:keepNext/>
        <w:ind w:left="420"/>
      </w:pPr>
      <w:r>
        <w:rPr>
          <w:noProof/>
        </w:rPr>
        <w:drawing>
          <wp:inline distT="0" distB="0" distL="0" distR="0" wp14:anchorId="4290FD77" wp14:editId="4F5898BE">
            <wp:extent cx="5226050" cy="2038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26050" cy="2038350"/>
                    </a:xfrm>
                    <a:prstGeom prst="rect">
                      <a:avLst/>
                    </a:prstGeom>
                  </pic:spPr>
                </pic:pic>
              </a:graphicData>
            </a:graphic>
          </wp:inline>
        </w:drawing>
      </w:r>
    </w:p>
    <w:p w:rsidR="00C93033" w:rsidRDefault="00E60D72" w:rsidP="00E60D72">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ins w:id="36" w:author="ThinkPad" w:date="2017-12-28T09:27:00Z">
        <w:r w:rsidR="00465891">
          <w:rPr>
            <w:noProof/>
          </w:rPr>
          <w:t>5</w:t>
        </w:r>
      </w:ins>
      <w:del w:id="37" w:author="ThinkPad" w:date="2017-12-28T09:27:00Z">
        <w:r w:rsidR="00EF6EBA" w:rsidDel="00465891">
          <w:rPr>
            <w:noProof/>
          </w:rPr>
          <w:delText>3</w:delText>
        </w:r>
      </w:del>
      <w:r>
        <w:fldChar w:fldCharType="end"/>
      </w:r>
      <w:r>
        <w:t>电子单证</w:t>
      </w:r>
    </w:p>
    <w:p w:rsidR="005F4F3F" w:rsidRPr="005F4F3F" w:rsidRDefault="005F4F3F" w:rsidP="005F4F3F">
      <w:r>
        <w:rPr>
          <w:rFonts w:hint="eastAsia"/>
        </w:rPr>
        <w:t>选项和元素说明</w:t>
      </w:r>
      <w:r w:rsidR="009338CE">
        <w:rPr>
          <w:rFonts w:hint="eastAsia"/>
        </w:rPr>
        <w:t>（其他节点电子单证页面与此处保持一致）</w:t>
      </w:r>
      <w:r>
        <w:rPr>
          <w:rFonts w:hint="eastAsia"/>
        </w:rPr>
        <w:t>：</w:t>
      </w:r>
    </w:p>
    <w:tbl>
      <w:tblPr>
        <w:tblStyle w:val="a6"/>
        <w:tblW w:w="8042" w:type="dxa"/>
        <w:tblInd w:w="480" w:type="dxa"/>
        <w:tblLook w:val="04A0" w:firstRow="1" w:lastRow="0" w:firstColumn="1" w:lastColumn="0" w:noHBand="0" w:noVBand="1"/>
      </w:tblPr>
      <w:tblGrid>
        <w:gridCol w:w="1683"/>
        <w:gridCol w:w="1250"/>
        <w:gridCol w:w="1261"/>
        <w:gridCol w:w="1162"/>
        <w:gridCol w:w="1548"/>
        <w:gridCol w:w="1138"/>
      </w:tblGrid>
      <w:tr w:rsidR="00E60D72" w:rsidRPr="00872EF1" w:rsidTr="001221C5">
        <w:trPr>
          <w:trHeight w:val="376"/>
        </w:trPr>
        <w:tc>
          <w:tcPr>
            <w:tcW w:w="8042" w:type="dxa"/>
            <w:gridSpan w:val="6"/>
            <w:shd w:val="clear" w:color="auto" w:fill="F79646" w:themeFill="accent6"/>
          </w:tcPr>
          <w:p w:rsidR="00E60D72" w:rsidRPr="00872EF1" w:rsidRDefault="00E60D72" w:rsidP="001221C5">
            <w:pPr>
              <w:widowControl/>
              <w:tabs>
                <w:tab w:val="left" w:pos="3043"/>
                <w:tab w:val="center" w:pos="3913"/>
              </w:tabs>
              <w:jc w:val="left"/>
              <w:rPr>
                <w:rFonts w:ascii="仿宋" w:hAnsi="仿宋" w:cs="宋体"/>
                <w:b/>
                <w:kern w:val="0"/>
                <w:sz w:val="24"/>
                <w:szCs w:val="24"/>
              </w:rPr>
            </w:pPr>
            <w:r w:rsidRPr="00872EF1">
              <w:rPr>
                <w:rFonts w:ascii="仿宋" w:hAnsi="仿宋" w:cs="宋体"/>
                <w:b/>
                <w:kern w:val="0"/>
                <w:sz w:val="24"/>
                <w:szCs w:val="24"/>
              </w:rPr>
              <w:tab/>
            </w:r>
            <w:r w:rsidRPr="00872EF1">
              <w:rPr>
                <w:rFonts w:ascii="仿宋" w:hAnsi="仿宋" w:cs="宋体"/>
                <w:b/>
                <w:kern w:val="0"/>
                <w:sz w:val="24"/>
                <w:szCs w:val="24"/>
              </w:rPr>
              <w:tab/>
            </w:r>
            <w:r>
              <w:rPr>
                <w:rFonts w:ascii="仿宋" w:hAnsi="仿宋" w:cs="宋体" w:hint="eastAsia"/>
                <w:b/>
                <w:kern w:val="0"/>
                <w:sz w:val="24"/>
                <w:szCs w:val="24"/>
              </w:rPr>
              <w:t>电子单证</w:t>
            </w:r>
          </w:p>
        </w:tc>
      </w:tr>
      <w:tr w:rsidR="00E60D72" w:rsidRPr="00872EF1" w:rsidTr="001221C5">
        <w:trPr>
          <w:trHeight w:val="543"/>
        </w:trPr>
        <w:tc>
          <w:tcPr>
            <w:tcW w:w="1683" w:type="dxa"/>
            <w:shd w:val="clear" w:color="auto" w:fill="9BBB59" w:themeFill="accent3"/>
          </w:tcPr>
          <w:p w:rsidR="00E60D72" w:rsidRPr="00872EF1" w:rsidRDefault="00E60D72" w:rsidP="001221C5">
            <w:pPr>
              <w:widowControl/>
              <w:jc w:val="center"/>
              <w:rPr>
                <w:rFonts w:ascii="仿宋" w:hAnsi="仿宋" w:cs="宋体"/>
                <w:b/>
                <w:kern w:val="0"/>
                <w:sz w:val="24"/>
                <w:szCs w:val="24"/>
              </w:rPr>
            </w:pPr>
            <w:r w:rsidRPr="00872EF1">
              <w:rPr>
                <w:rFonts w:ascii="仿宋" w:hAnsi="仿宋" w:cs="宋体" w:hint="eastAsia"/>
                <w:b/>
                <w:kern w:val="0"/>
                <w:sz w:val="24"/>
                <w:szCs w:val="24"/>
              </w:rPr>
              <w:t>页面元素</w:t>
            </w:r>
          </w:p>
        </w:tc>
        <w:tc>
          <w:tcPr>
            <w:tcW w:w="1250" w:type="dxa"/>
            <w:shd w:val="clear" w:color="auto" w:fill="9BBB59" w:themeFill="accent3"/>
          </w:tcPr>
          <w:p w:rsidR="00E60D72" w:rsidRPr="00872EF1" w:rsidRDefault="00E60D72" w:rsidP="001221C5">
            <w:pPr>
              <w:widowControl/>
              <w:jc w:val="center"/>
              <w:rPr>
                <w:rFonts w:ascii="仿宋" w:hAnsi="仿宋" w:cs="宋体"/>
                <w:b/>
                <w:kern w:val="0"/>
                <w:sz w:val="24"/>
                <w:szCs w:val="24"/>
              </w:rPr>
            </w:pPr>
            <w:r w:rsidRPr="00872EF1">
              <w:rPr>
                <w:rFonts w:ascii="仿宋" w:hAnsi="仿宋" w:cs="宋体" w:hint="eastAsia"/>
                <w:b/>
                <w:kern w:val="0"/>
                <w:sz w:val="24"/>
                <w:szCs w:val="24"/>
              </w:rPr>
              <w:t>交互类型</w:t>
            </w:r>
          </w:p>
        </w:tc>
        <w:tc>
          <w:tcPr>
            <w:tcW w:w="1261" w:type="dxa"/>
            <w:shd w:val="clear" w:color="auto" w:fill="9BBB59" w:themeFill="accent3"/>
          </w:tcPr>
          <w:p w:rsidR="00E60D72" w:rsidRPr="00872EF1" w:rsidRDefault="00E60D72" w:rsidP="001221C5">
            <w:pPr>
              <w:widowControl/>
              <w:jc w:val="center"/>
              <w:rPr>
                <w:rFonts w:ascii="仿宋" w:hAnsi="仿宋" w:cs="宋体"/>
                <w:b/>
                <w:kern w:val="0"/>
                <w:sz w:val="24"/>
                <w:szCs w:val="24"/>
              </w:rPr>
            </w:pPr>
            <w:r w:rsidRPr="00872EF1">
              <w:rPr>
                <w:rFonts w:ascii="仿宋" w:hAnsi="仿宋" w:cs="宋体" w:hint="eastAsia"/>
                <w:b/>
                <w:kern w:val="0"/>
                <w:sz w:val="24"/>
                <w:szCs w:val="24"/>
              </w:rPr>
              <w:t>交互模式</w:t>
            </w:r>
          </w:p>
        </w:tc>
        <w:tc>
          <w:tcPr>
            <w:tcW w:w="1162" w:type="dxa"/>
            <w:shd w:val="clear" w:color="auto" w:fill="9BBB59" w:themeFill="accent3"/>
          </w:tcPr>
          <w:p w:rsidR="00E60D72" w:rsidRPr="00872EF1" w:rsidRDefault="00E60D72" w:rsidP="001221C5">
            <w:pPr>
              <w:widowControl/>
              <w:jc w:val="center"/>
              <w:rPr>
                <w:rFonts w:ascii="仿宋" w:hAnsi="仿宋" w:cs="宋体"/>
                <w:b/>
                <w:kern w:val="0"/>
                <w:sz w:val="24"/>
                <w:szCs w:val="24"/>
              </w:rPr>
            </w:pPr>
            <w:r w:rsidRPr="00872EF1">
              <w:rPr>
                <w:rFonts w:ascii="仿宋" w:hAnsi="仿宋" w:cs="宋体" w:hint="eastAsia"/>
                <w:b/>
                <w:kern w:val="0"/>
                <w:sz w:val="24"/>
                <w:szCs w:val="24"/>
              </w:rPr>
              <w:t>是否必填</w:t>
            </w:r>
          </w:p>
        </w:tc>
        <w:tc>
          <w:tcPr>
            <w:tcW w:w="1548" w:type="dxa"/>
            <w:shd w:val="clear" w:color="auto" w:fill="9BBB59" w:themeFill="accent3"/>
          </w:tcPr>
          <w:p w:rsidR="00E60D72" w:rsidRPr="00872EF1" w:rsidRDefault="00E60D72" w:rsidP="001221C5">
            <w:pPr>
              <w:widowControl/>
              <w:jc w:val="center"/>
              <w:rPr>
                <w:rFonts w:ascii="仿宋" w:hAnsi="仿宋" w:cs="宋体"/>
                <w:b/>
                <w:kern w:val="0"/>
                <w:sz w:val="24"/>
                <w:szCs w:val="24"/>
              </w:rPr>
            </w:pPr>
            <w:r w:rsidRPr="00872EF1">
              <w:rPr>
                <w:rFonts w:ascii="仿宋" w:hAnsi="仿宋" w:cs="宋体" w:hint="eastAsia"/>
                <w:b/>
                <w:kern w:val="0"/>
                <w:sz w:val="24"/>
                <w:szCs w:val="24"/>
              </w:rPr>
              <w:t>内容说明</w:t>
            </w:r>
          </w:p>
        </w:tc>
        <w:tc>
          <w:tcPr>
            <w:tcW w:w="1138" w:type="dxa"/>
            <w:shd w:val="clear" w:color="auto" w:fill="9BBB59" w:themeFill="accent3"/>
          </w:tcPr>
          <w:p w:rsidR="00E60D72" w:rsidRPr="00872EF1" w:rsidRDefault="00E60D72" w:rsidP="001221C5">
            <w:pPr>
              <w:widowControl/>
              <w:jc w:val="center"/>
              <w:rPr>
                <w:rFonts w:ascii="仿宋" w:hAnsi="仿宋" w:cs="宋体"/>
                <w:b/>
                <w:kern w:val="0"/>
                <w:sz w:val="24"/>
                <w:szCs w:val="24"/>
              </w:rPr>
            </w:pPr>
            <w:r w:rsidRPr="00872EF1">
              <w:rPr>
                <w:rFonts w:ascii="仿宋" w:hAnsi="仿宋" w:cs="宋体" w:hint="eastAsia"/>
                <w:b/>
                <w:kern w:val="0"/>
                <w:sz w:val="24"/>
                <w:szCs w:val="24"/>
              </w:rPr>
              <w:t>默认值</w:t>
            </w:r>
          </w:p>
        </w:tc>
      </w:tr>
      <w:tr w:rsidR="005F4F3F" w:rsidRPr="00872EF1" w:rsidTr="001221C5">
        <w:trPr>
          <w:trHeight w:val="413"/>
        </w:trPr>
        <w:tc>
          <w:tcPr>
            <w:tcW w:w="1683"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单证查看</w:t>
            </w:r>
          </w:p>
        </w:tc>
        <w:tc>
          <w:tcPr>
            <w:tcW w:w="1250"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按钮</w:t>
            </w:r>
          </w:p>
        </w:tc>
        <w:tc>
          <w:tcPr>
            <w:tcW w:w="1261"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单击</w:t>
            </w:r>
          </w:p>
        </w:tc>
        <w:tc>
          <w:tcPr>
            <w:tcW w:w="1162"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kern w:val="0"/>
                <w:sz w:val="21"/>
                <w:szCs w:val="21"/>
              </w:rPr>
              <w:t>-</w:t>
            </w:r>
          </w:p>
        </w:tc>
        <w:tc>
          <w:tcPr>
            <w:tcW w:w="1548" w:type="dxa"/>
          </w:tcPr>
          <w:p w:rsidR="005F4F3F" w:rsidRPr="00872EF1" w:rsidRDefault="005F4F3F" w:rsidP="001221C5">
            <w:pPr>
              <w:widowControl/>
              <w:jc w:val="left"/>
              <w:rPr>
                <w:rFonts w:ascii="仿宋" w:hAnsi="仿宋" w:cs="宋体"/>
                <w:bCs/>
                <w:kern w:val="0"/>
                <w:sz w:val="21"/>
                <w:szCs w:val="21"/>
                <w:lang w:val="zh-CN"/>
              </w:rPr>
            </w:pPr>
            <w:r w:rsidRPr="00872EF1">
              <w:rPr>
                <w:rFonts w:ascii="仿宋" w:hAnsi="仿宋" w:cs="宋体" w:hint="eastAsia"/>
                <w:bCs/>
                <w:kern w:val="0"/>
                <w:sz w:val="21"/>
                <w:szCs w:val="21"/>
                <w:lang w:val="zh-CN"/>
              </w:rPr>
              <w:t>单击按钮</w:t>
            </w:r>
            <w:r>
              <w:rPr>
                <w:rFonts w:ascii="仿宋" w:hAnsi="仿宋" w:cs="宋体" w:hint="eastAsia"/>
                <w:bCs/>
                <w:kern w:val="0"/>
                <w:sz w:val="21"/>
                <w:szCs w:val="21"/>
                <w:lang w:val="zh-CN"/>
              </w:rPr>
              <w:t>调用影像系统接口</w:t>
            </w:r>
            <w:r w:rsidRPr="00872EF1">
              <w:rPr>
                <w:rFonts w:ascii="仿宋" w:hAnsi="仿宋" w:cs="宋体" w:hint="eastAsia"/>
                <w:bCs/>
                <w:kern w:val="0"/>
                <w:sz w:val="21"/>
                <w:szCs w:val="21"/>
                <w:lang w:val="zh-CN"/>
              </w:rPr>
              <w:t>查看已上传单证</w:t>
            </w:r>
          </w:p>
        </w:tc>
        <w:tc>
          <w:tcPr>
            <w:tcW w:w="1138"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kern w:val="0"/>
                <w:sz w:val="21"/>
                <w:szCs w:val="21"/>
              </w:rPr>
              <w:t>-</w:t>
            </w:r>
          </w:p>
        </w:tc>
      </w:tr>
      <w:tr w:rsidR="005F4F3F" w:rsidRPr="00872EF1" w:rsidTr="001221C5">
        <w:trPr>
          <w:trHeight w:val="413"/>
        </w:trPr>
        <w:tc>
          <w:tcPr>
            <w:tcW w:w="1683"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单证上传</w:t>
            </w:r>
          </w:p>
        </w:tc>
        <w:tc>
          <w:tcPr>
            <w:tcW w:w="1250"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按钮</w:t>
            </w:r>
          </w:p>
        </w:tc>
        <w:tc>
          <w:tcPr>
            <w:tcW w:w="1261"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单击</w:t>
            </w:r>
          </w:p>
        </w:tc>
        <w:tc>
          <w:tcPr>
            <w:tcW w:w="1162"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48" w:type="dxa"/>
          </w:tcPr>
          <w:p w:rsidR="005F4F3F" w:rsidRPr="00872EF1" w:rsidRDefault="005F4F3F" w:rsidP="001221C5">
            <w:pPr>
              <w:widowControl/>
              <w:jc w:val="left"/>
              <w:rPr>
                <w:rFonts w:ascii="仿宋" w:hAnsi="仿宋" w:cs="宋体"/>
                <w:bCs/>
                <w:kern w:val="0"/>
                <w:sz w:val="21"/>
                <w:szCs w:val="21"/>
                <w:lang w:val="zh-CN"/>
              </w:rPr>
            </w:pPr>
            <w:r w:rsidRPr="00872EF1">
              <w:rPr>
                <w:rFonts w:ascii="仿宋" w:hAnsi="仿宋" w:cs="宋体" w:hint="eastAsia"/>
                <w:bCs/>
                <w:kern w:val="0"/>
                <w:sz w:val="21"/>
                <w:szCs w:val="21"/>
                <w:lang w:val="zh-CN"/>
              </w:rPr>
              <w:t>单击按钮进入单证上传页面</w:t>
            </w:r>
            <w:r>
              <w:rPr>
                <w:rFonts w:ascii="仿宋" w:hAnsi="仿宋" w:cs="宋体" w:hint="eastAsia"/>
                <w:bCs/>
                <w:kern w:val="0"/>
                <w:sz w:val="21"/>
                <w:szCs w:val="21"/>
                <w:lang w:val="zh-CN"/>
              </w:rPr>
              <w:t>，如图</w:t>
            </w:r>
            <w:ins w:id="38" w:author="ThinkPad" w:date="2017-12-28T09:29:00Z">
              <w:r w:rsidR="00B9732E">
                <w:rPr>
                  <w:rFonts w:ascii="仿宋" w:hAnsi="仿宋" w:cs="宋体" w:hint="eastAsia"/>
                  <w:bCs/>
                  <w:kern w:val="0"/>
                  <w:sz w:val="21"/>
                  <w:szCs w:val="21"/>
                  <w:lang w:val="zh-CN"/>
                </w:rPr>
                <w:t>6</w:t>
              </w:r>
            </w:ins>
            <w:del w:id="39" w:author="ThinkPad" w:date="2017-12-28T09:29:00Z">
              <w:r w:rsidDel="00B9732E">
                <w:rPr>
                  <w:rFonts w:ascii="仿宋" w:hAnsi="仿宋" w:cs="宋体" w:hint="eastAsia"/>
                  <w:bCs/>
                  <w:kern w:val="0"/>
                  <w:sz w:val="21"/>
                  <w:szCs w:val="21"/>
                  <w:lang w:val="zh-CN"/>
                </w:rPr>
                <w:delText>4</w:delText>
              </w:r>
            </w:del>
          </w:p>
        </w:tc>
        <w:tc>
          <w:tcPr>
            <w:tcW w:w="1138" w:type="dxa"/>
          </w:tcPr>
          <w:p w:rsidR="005F4F3F" w:rsidRPr="00872EF1" w:rsidRDefault="005F4F3F" w:rsidP="001221C5">
            <w:pPr>
              <w:widowControl/>
              <w:jc w:val="center"/>
              <w:rPr>
                <w:rFonts w:ascii="仿宋" w:hAnsi="仿宋" w:cs="宋体"/>
                <w:kern w:val="0"/>
                <w:sz w:val="21"/>
                <w:szCs w:val="21"/>
              </w:rPr>
            </w:pPr>
          </w:p>
        </w:tc>
      </w:tr>
      <w:tr w:rsidR="005F4F3F" w:rsidRPr="00872EF1" w:rsidTr="001221C5">
        <w:trPr>
          <w:trHeight w:val="413"/>
        </w:trPr>
        <w:tc>
          <w:tcPr>
            <w:tcW w:w="1683" w:type="dxa"/>
          </w:tcPr>
          <w:p w:rsidR="005F4F3F" w:rsidRPr="00872EF1" w:rsidRDefault="005F4F3F" w:rsidP="001221C5">
            <w:pPr>
              <w:widowControl/>
              <w:jc w:val="center"/>
              <w:rPr>
                <w:rFonts w:ascii="仿宋" w:hAnsi="仿宋" w:cs="宋体"/>
                <w:kern w:val="0"/>
                <w:sz w:val="21"/>
                <w:szCs w:val="21"/>
              </w:rPr>
            </w:pPr>
            <w:r>
              <w:rPr>
                <w:rFonts w:ascii="仿宋" w:hAnsi="仿宋" w:cs="宋体" w:hint="eastAsia"/>
                <w:kern w:val="0"/>
                <w:sz w:val="21"/>
                <w:szCs w:val="21"/>
              </w:rPr>
              <w:t>索赔须知</w:t>
            </w:r>
          </w:p>
        </w:tc>
        <w:tc>
          <w:tcPr>
            <w:tcW w:w="1250" w:type="dxa"/>
          </w:tcPr>
          <w:p w:rsidR="005F4F3F" w:rsidRPr="00872EF1" w:rsidRDefault="005F4F3F" w:rsidP="001221C5">
            <w:pPr>
              <w:widowControl/>
              <w:jc w:val="center"/>
              <w:rPr>
                <w:rFonts w:ascii="仿宋" w:hAnsi="仿宋" w:cs="宋体"/>
                <w:kern w:val="0"/>
                <w:sz w:val="21"/>
                <w:szCs w:val="21"/>
              </w:rPr>
            </w:pPr>
            <w:r>
              <w:rPr>
                <w:rFonts w:ascii="仿宋" w:hAnsi="仿宋" w:cs="宋体" w:hint="eastAsia"/>
                <w:kern w:val="0"/>
                <w:sz w:val="21"/>
                <w:szCs w:val="21"/>
              </w:rPr>
              <w:t>按钮</w:t>
            </w:r>
          </w:p>
        </w:tc>
        <w:tc>
          <w:tcPr>
            <w:tcW w:w="1261" w:type="dxa"/>
          </w:tcPr>
          <w:p w:rsidR="005F4F3F" w:rsidRPr="00872EF1" w:rsidRDefault="005F4F3F" w:rsidP="001221C5">
            <w:pPr>
              <w:widowControl/>
              <w:jc w:val="center"/>
              <w:rPr>
                <w:rFonts w:ascii="仿宋" w:hAnsi="仿宋" w:cs="宋体"/>
                <w:kern w:val="0"/>
                <w:sz w:val="21"/>
                <w:szCs w:val="21"/>
              </w:rPr>
            </w:pPr>
            <w:r>
              <w:rPr>
                <w:rFonts w:ascii="仿宋" w:hAnsi="仿宋" w:cs="宋体" w:hint="eastAsia"/>
                <w:kern w:val="0"/>
                <w:sz w:val="21"/>
                <w:szCs w:val="21"/>
              </w:rPr>
              <w:t>单击</w:t>
            </w:r>
          </w:p>
        </w:tc>
        <w:tc>
          <w:tcPr>
            <w:tcW w:w="1162" w:type="dxa"/>
          </w:tcPr>
          <w:p w:rsidR="005F4F3F" w:rsidRPr="00872EF1" w:rsidRDefault="005F4F3F" w:rsidP="001221C5">
            <w:pPr>
              <w:widowControl/>
              <w:jc w:val="center"/>
              <w:rPr>
                <w:rFonts w:ascii="仿宋" w:hAnsi="仿宋" w:cs="宋体"/>
                <w:kern w:val="0"/>
                <w:sz w:val="21"/>
                <w:szCs w:val="21"/>
              </w:rPr>
            </w:pPr>
          </w:p>
        </w:tc>
        <w:tc>
          <w:tcPr>
            <w:tcW w:w="1548" w:type="dxa"/>
          </w:tcPr>
          <w:p w:rsidR="005F4F3F" w:rsidRPr="00872EF1" w:rsidRDefault="005F4F3F" w:rsidP="001221C5">
            <w:pPr>
              <w:widowControl/>
              <w:jc w:val="left"/>
              <w:rPr>
                <w:rFonts w:ascii="仿宋" w:hAnsi="仿宋" w:cs="宋体"/>
                <w:bCs/>
                <w:kern w:val="0"/>
                <w:sz w:val="21"/>
                <w:szCs w:val="21"/>
                <w:lang w:val="zh-CN"/>
              </w:rPr>
            </w:pPr>
            <w:r>
              <w:rPr>
                <w:rFonts w:ascii="仿宋" w:hAnsi="仿宋" w:cs="宋体" w:hint="eastAsia"/>
                <w:bCs/>
                <w:kern w:val="0"/>
                <w:sz w:val="21"/>
                <w:szCs w:val="21"/>
                <w:lang w:val="zh-CN"/>
              </w:rPr>
              <w:t>单击按钮查看索赔须知，如图</w:t>
            </w:r>
            <w:ins w:id="40" w:author="ThinkPad" w:date="2017-12-28T09:29:00Z">
              <w:r w:rsidR="00B9732E">
                <w:rPr>
                  <w:rFonts w:ascii="仿宋" w:hAnsi="仿宋" w:cs="宋体" w:hint="eastAsia"/>
                  <w:bCs/>
                  <w:kern w:val="0"/>
                  <w:sz w:val="21"/>
                  <w:szCs w:val="21"/>
                  <w:lang w:val="zh-CN"/>
                </w:rPr>
                <w:t>7</w:t>
              </w:r>
            </w:ins>
            <w:del w:id="41" w:author="ThinkPad" w:date="2017-12-28T09:29:00Z">
              <w:r w:rsidDel="00B9732E">
                <w:rPr>
                  <w:rFonts w:ascii="仿宋" w:hAnsi="仿宋" w:cs="宋体" w:hint="eastAsia"/>
                  <w:bCs/>
                  <w:kern w:val="0"/>
                  <w:sz w:val="21"/>
                  <w:szCs w:val="21"/>
                  <w:lang w:val="zh-CN"/>
                </w:rPr>
                <w:delText>5</w:delText>
              </w:r>
            </w:del>
          </w:p>
        </w:tc>
        <w:tc>
          <w:tcPr>
            <w:tcW w:w="1138" w:type="dxa"/>
          </w:tcPr>
          <w:p w:rsidR="005F4F3F" w:rsidRPr="00872EF1" w:rsidRDefault="005F4F3F" w:rsidP="001221C5">
            <w:pPr>
              <w:widowControl/>
              <w:jc w:val="center"/>
              <w:rPr>
                <w:rFonts w:ascii="仿宋" w:hAnsi="仿宋" w:cs="宋体"/>
                <w:kern w:val="0"/>
                <w:sz w:val="21"/>
                <w:szCs w:val="21"/>
              </w:rPr>
            </w:pPr>
          </w:p>
        </w:tc>
      </w:tr>
      <w:tr w:rsidR="005F4F3F" w:rsidRPr="00872EF1" w:rsidTr="001221C5">
        <w:trPr>
          <w:trHeight w:val="413"/>
        </w:trPr>
        <w:tc>
          <w:tcPr>
            <w:tcW w:w="8042" w:type="dxa"/>
            <w:gridSpan w:val="6"/>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理赔联系记录</w:t>
            </w:r>
          </w:p>
        </w:tc>
      </w:tr>
      <w:tr w:rsidR="005F4F3F" w:rsidRPr="00872EF1" w:rsidTr="001221C5">
        <w:trPr>
          <w:trHeight w:val="413"/>
        </w:trPr>
        <w:tc>
          <w:tcPr>
            <w:tcW w:w="1683"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序号</w:t>
            </w:r>
          </w:p>
        </w:tc>
        <w:tc>
          <w:tcPr>
            <w:tcW w:w="1250"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62"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48" w:type="dxa"/>
          </w:tcPr>
          <w:p w:rsidR="005F4F3F" w:rsidRPr="00872EF1" w:rsidRDefault="005F4F3F" w:rsidP="001221C5">
            <w:pPr>
              <w:widowControl/>
              <w:jc w:val="left"/>
              <w:rPr>
                <w:rFonts w:ascii="仿宋" w:hAnsi="仿宋" w:cs="宋体"/>
                <w:bCs/>
                <w:kern w:val="0"/>
                <w:sz w:val="21"/>
                <w:szCs w:val="21"/>
                <w:lang w:val="zh-CN"/>
              </w:rPr>
            </w:pPr>
          </w:p>
        </w:tc>
        <w:tc>
          <w:tcPr>
            <w:tcW w:w="1138" w:type="dxa"/>
          </w:tcPr>
          <w:p w:rsidR="005F4F3F" w:rsidRPr="00872EF1" w:rsidRDefault="005F4F3F" w:rsidP="001221C5">
            <w:pPr>
              <w:widowControl/>
              <w:jc w:val="center"/>
              <w:rPr>
                <w:rFonts w:ascii="仿宋" w:hAnsi="仿宋" w:cs="宋体"/>
                <w:kern w:val="0"/>
                <w:sz w:val="21"/>
                <w:szCs w:val="21"/>
              </w:rPr>
            </w:pPr>
          </w:p>
        </w:tc>
      </w:tr>
      <w:tr w:rsidR="005F4F3F" w:rsidRPr="00872EF1" w:rsidTr="001221C5">
        <w:trPr>
          <w:trHeight w:val="413"/>
        </w:trPr>
        <w:tc>
          <w:tcPr>
            <w:tcW w:w="1683"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时间</w:t>
            </w:r>
          </w:p>
        </w:tc>
        <w:tc>
          <w:tcPr>
            <w:tcW w:w="1250"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62"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48" w:type="dxa"/>
          </w:tcPr>
          <w:p w:rsidR="005F4F3F" w:rsidRPr="00872EF1" w:rsidRDefault="005F4F3F" w:rsidP="001221C5">
            <w:pPr>
              <w:widowControl/>
              <w:jc w:val="left"/>
              <w:rPr>
                <w:rFonts w:ascii="仿宋" w:hAnsi="仿宋" w:cs="宋体"/>
                <w:bCs/>
                <w:kern w:val="0"/>
                <w:sz w:val="21"/>
                <w:szCs w:val="21"/>
                <w:lang w:val="zh-CN"/>
              </w:rPr>
            </w:pPr>
          </w:p>
        </w:tc>
        <w:tc>
          <w:tcPr>
            <w:tcW w:w="1138" w:type="dxa"/>
          </w:tcPr>
          <w:p w:rsidR="005F4F3F" w:rsidRPr="00872EF1" w:rsidRDefault="005F4F3F" w:rsidP="001221C5">
            <w:pPr>
              <w:widowControl/>
              <w:jc w:val="center"/>
              <w:rPr>
                <w:rFonts w:ascii="仿宋" w:hAnsi="仿宋" w:cs="宋体"/>
                <w:kern w:val="0"/>
                <w:sz w:val="21"/>
                <w:szCs w:val="21"/>
              </w:rPr>
            </w:pPr>
          </w:p>
        </w:tc>
      </w:tr>
      <w:tr w:rsidR="005F4F3F" w:rsidRPr="00872EF1" w:rsidTr="001221C5">
        <w:trPr>
          <w:trHeight w:val="413"/>
        </w:trPr>
        <w:tc>
          <w:tcPr>
            <w:tcW w:w="1683"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操作员</w:t>
            </w:r>
          </w:p>
        </w:tc>
        <w:tc>
          <w:tcPr>
            <w:tcW w:w="1250"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62"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48" w:type="dxa"/>
          </w:tcPr>
          <w:p w:rsidR="005F4F3F" w:rsidRPr="00872EF1" w:rsidRDefault="005F4F3F" w:rsidP="001221C5">
            <w:pPr>
              <w:widowControl/>
              <w:jc w:val="left"/>
              <w:rPr>
                <w:rFonts w:ascii="仿宋" w:hAnsi="仿宋" w:cs="宋体"/>
                <w:bCs/>
                <w:kern w:val="0"/>
                <w:sz w:val="21"/>
                <w:szCs w:val="21"/>
                <w:lang w:val="zh-CN"/>
              </w:rPr>
            </w:pPr>
          </w:p>
        </w:tc>
        <w:tc>
          <w:tcPr>
            <w:tcW w:w="1138" w:type="dxa"/>
          </w:tcPr>
          <w:p w:rsidR="005F4F3F" w:rsidRPr="00872EF1" w:rsidRDefault="005F4F3F" w:rsidP="001221C5">
            <w:pPr>
              <w:widowControl/>
              <w:jc w:val="center"/>
              <w:rPr>
                <w:rFonts w:ascii="仿宋" w:hAnsi="仿宋" w:cs="宋体"/>
                <w:kern w:val="0"/>
                <w:sz w:val="21"/>
                <w:szCs w:val="21"/>
              </w:rPr>
            </w:pPr>
          </w:p>
        </w:tc>
      </w:tr>
      <w:tr w:rsidR="005F4F3F" w:rsidRPr="00872EF1" w:rsidTr="001221C5">
        <w:trPr>
          <w:trHeight w:val="413"/>
        </w:trPr>
        <w:tc>
          <w:tcPr>
            <w:tcW w:w="1683"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内容</w:t>
            </w:r>
          </w:p>
        </w:tc>
        <w:tc>
          <w:tcPr>
            <w:tcW w:w="1250"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可编辑</w:t>
            </w:r>
          </w:p>
        </w:tc>
        <w:tc>
          <w:tcPr>
            <w:tcW w:w="1162" w:type="dxa"/>
          </w:tcPr>
          <w:p w:rsidR="005F4F3F" w:rsidRPr="00872EF1" w:rsidRDefault="005F4F3F" w:rsidP="001221C5">
            <w:pPr>
              <w:widowControl/>
              <w:rPr>
                <w:rFonts w:ascii="仿宋" w:hAnsi="仿宋" w:cs="宋体"/>
                <w:kern w:val="0"/>
                <w:sz w:val="21"/>
                <w:szCs w:val="21"/>
              </w:rPr>
            </w:pPr>
            <w:r w:rsidRPr="00872EF1">
              <w:rPr>
                <w:rFonts w:ascii="仿宋" w:hAnsi="仿宋" w:cs="宋体" w:hint="eastAsia"/>
                <w:kern w:val="0"/>
                <w:sz w:val="21"/>
                <w:szCs w:val="21"/>
              </w:rPr>
              <w:t>-</w:t>
            </w:r>
          </w:p>
        </w:tc>
        <w:tc>
          <w:tcPr>
            <w:tcW w:w="1548" w:type="dxa"/>
          </w:tcPr>
          <w:p w:rsidR="005F4F3F" w:rsidRPr="00872EF1" w:rsidRDefault="005F4F3F" w:rsidP="001221C5">
            <w:pPr>
              <w:widowControl/>
              <w:jc w:val="left"/>
              <w:rPr>
                <w:rFonts w:ascii="仿宋" w:hAnsi="仿宋" w:cs="宋体"/>
                <w:bCs/>
                <w:kern w:val="0"/>
                <w:sz w:val="21"/>
                <w:szCs w:val="21"/>
                <w:lang w:val="zh-CN"/>
              </w:rPr>
            </w:pPr>
          </w:p>
        </w:tc>
        <w:tc>
          <w:tcPr>
            <w:tcW w:w="1138" w:type="dxa"/>
          </w:tcPr>
          <w:p w:rsidR="005F4F3F" w:rsidRPr="00872EF1" w:rsidRDefault="005F4F3F" w:rsidP="001221C5">
            <w:pPr>
              <w:widowControl/>
              <w:jc w:val="center"/>
              <w:rPr>
                <w:rFonts w:ascii="仿宋" w:hAnsi="仿宋" w:cs="宋体"/>
                <w:kern w:val="0"/>
                <w:sz w:val="21"/>
                <w:szCs w:val="21"/>
              </w:rPr>
            </w:pPr>
          </w:p>
        </w:tc>
      </w:tr>
      <w:tr w:rsidR="005F4F3F" w:rsidRPr="00872EF1" w:rsidTr="001221C5">
        <w:trPr>
          <w:trHeight w:val="413"/>
        </w:trPr>
        <w:tc>
          <w:tcPr>
            <w:tcW w:w="1683"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w:t>
            </w:r>
            <w:r>
              <w:rPr>
                <w:rFonts w:ascii="仿宋" w:hAnsi="仿宋" w:cs="宋体" w:hint="eastAsia"/>
                <w:kern w:val="0"/>
                <w:sz w:val="21"/>
                <w:szCs w:val="21"/>
              </w:rPr>
              <w:t>删除</w:t>
            </w:r>
            <w:r w:rsidRPr="00872EF1">
              <w:rPr>
                <w:rFonts w:ascii="仿宋" w:hAnsi="仿宋" w:cs="宋体" w:hint="eastAsia"/>
                <w:kern w:val="0"/>
                <w:sz w:val="21"/>
                <w:szCs w:val="21"/>
              </w:rPr>
              <w:t>”</w:t>
            </w:r>
          </w:p>
        </w:tc>
        <w:tc>
          <w:tcPr>
            <w:tcW w:w="1250"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按钮</w:t>
            </w:r>
          </w:p>
        </w:tc>
        <w:tc>
          <w:tcPr>
            <w:tcW w:w="1261"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单击</w:t>
            </w:r>
          </w:p>
        </w:tc>
        <w:tc>
          <w:tcPr>
            <w:tcW w:w="1162" w:type="dxa"/>
          </w:tcPr>
          <w:p w:rsidR="005F4F3F" w:rsidRPr="00872EF1" w:rsidRDefault="005F4F3F" w:rsidP="001221C5">
            <w:pPr>
              <w:widowControl/>
              <w:jc w:val="center"/>
              <w:rPr>
                <w:rFonts w:ascii="仿宋" w:hAnsi="仿宋" w:cs="宋体"/>
                <w:kern w:val="0"/>
                <w:sz w:val="21"/>
                <w:szCs w:val="21"/>
              </w:rPr>
            </w:pPr>
          </w:p>
        </w:tc>
        <w:tc>
          <w:tcPr>
            <w:tcW w:w="1548" w:type="dxa"/>
          </w:tcPr>
          <w:p w:rsidR="005F4F3F" w:rsidRPr="00872EF1" w:rsidRDefault="005F4F3F" w:rsidP="001221C5">
            <w:pPr>
              <w:widowControl/>
              <w:jc w:val="left"/>
              <w:rPr>
                <w:rFonts w:ascii="仿宋" w:hAnsi="仿宋" w:cs="宋体"/>
                <w:bCs/>
                <w:kern w:val="0"/>
                <w:sz w:val="21"/>
                <w:szCs w:val="21"/>
              </w:rPr>
            </w:pPr>
            <w:r w:rsidRPr="00872EF1">
              <w:rPr>
                <w:rFonts w:ascii="仿宋" w:hAnsi="仿宋" w:cs="宋体" w:hint="eastAsia"/>
                <w:bCs/>
                <w:kern w:val="0"/>
                <w:sz w:val="21"/>
                <w:szCs w:val="21"/>
              </w:rPr>
              <w:t>单击按钮，删除信息</w:t>
            </w:r>
          </w:p>
        </w:tc>
        <w:tc>
          <w:tcPr>
            <w:tcW w:w="1138" w:type="dxa"/>
          </w:tcPr>
          <w:p w:rsidR="005F4F3F" w:rsidRPr="00872EF1" w:rsidRDefault="005F4F3F" w:rsidP="001221C5">
            <w:pPr>
              <w:widowControl/>
              <w:jc w:val="center"/>
              <w:rPr>
                <w:rFonts w:ascii="仿宋" w:hAnsi="仿宋" w:cs="宋体"/>
                <w:kern w:val="0"/>
                <w:sz w:val="21"/>
                <w:szCs w:val="21"/>
              </w:rPr>
            </w:pPr>
          </w:p>
        </w:tc>
      </w:tr>
      <w:tr w:rsidR="005F4F3F" w:rsidRPr="00872EF1" w:rsidTr="001221C5">
        <w:trPr>
          <w:trHeight w:val="413"/>
        </w:trPr>
        <w:tc>
          <w:tcPr>
            <w:tcW w:w="1683"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w:t>
            </w:r>
            <w:r>
              <w:rPr>
                <w:rFonts w:ascii="仿宋" w:hAnsi="仿宋" w:cs="宋体" w:hint="eastAsia"/>
                <w:kern w:val="0"/>
                <w:sz w:val="21"/>
                <w:szCs w:val="21"/>
              </w:rPr>
              <w:t>添加</w:t>
            </w:r>
            <w:r w:rsidRPr="00872EF1">
              <w:rPr>
                <w:rFonts w:ascii="仿宋" w:hAnsi="仿宋" w:cs="宋体" w:hint="eastAsia"/>
                <w:kern w:val="0"/>
                <w:sz w:val="21"/>
                <w:szCs w:val="21"/>
              </w:rPr>
              <w:t>”</w:t>
            </w:r>
          </w:p>
        </w:tc>
        <w:tc>
          <w:tcPr>
            <w:tcW w:w="1250"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按钮</w:t>
            </w:r>
          </w:p>
        </w:tc>
        <w:tc>
          <w:tcPr>
            <w:tcW w:w="1261"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单击</w:t>
            </w:r>
          </w:p>
        </w:tc>
        <w:tc>
          <w:tcPr>
            <w:tcW w:w="1162" w:type="dxa"/>
          </w:tcPr>
          <w:p w:rsidR="005F4F3F" w:rsidRPr="00872EF1" w:rsidRDefault="005F4F3F" w:rsidP="001221C5">
            <w:pPr>
              <w:widowControl/>
              <w:jc w:val="center"/>
              <w:rPr>
                <w:rFonts w:ascii="仿宋" w:hAnsi="仿宋" w:cs="宋体"/>
                <w:kern w:val="0"/>
                <w:sz w:val="21"/>
                <w:szCs w:val="21"/>
              </w:rPr>
            </w:pPr>
          </w:p>
        </w:tc>
        <w:tc>
          <w:tcPr>
            <w:tcW w:w="1548" w:type="dxa"/>
          </w:tcPr>
          <w:p w:rsidR="005F4F3F" w:rsidRPr="00872EF1" w:rsidRDefault="005F4F3F" w:rsidP="001221C5">
            <w:pPr>
              <w:widowControl/>
              <w:jc w:val="left"/>
              <w:rPr>
                <w:rFonts w:ascii="仿宋" w:hAnsi="仿宋" w:cs="宋体"/>
                <w:bCs/>
                <w:kern w:val="0"/>
                <w:sz w:val="21"/>
                <w:szCs w:val="21"/>
              </w:rPr>
            </w:pPr>
            <w:r w:rsidRPr="00872EF1">
              <w:rPr>
                <w:rFonts w:ascii="仿宋" w:hAnsi="仿宋" w:cs="宋体" w:hint="eastAsia"/>
                <w:bCs/>
                <w:kern w:val="0"/>
                <w:sz w:val="21"/>
                <w:szCs w:val="21"/>
              </w:rPr>
              <w:t>单击按钮，新增信息</w:t>
            </w:r>
          </w:p>
        </w:tc>
        <w:tc>
          <w:tcPr>
            <w:tcW w:w="1138" w:type="dxa"/>
          </w:tcPr>
          <w:p w:rsidR="005F4F3F" w:rsidRPr="00872EF1" w:rsidRDefault="005F4F3F" w:rsidP="001221C5">
            <w:pPr>
              <w:widowControl/>
              <w:jc w:val="center"/>
              <w:rPr>
                <w:rFonts w:ascii="仿宋" w:hAnsi="仿宋" w:cs="宋体"/>
                <w:kern w:val="0"/>
                <w:sz w:val="21"/>
                <w:szCs w:val="21"/>
              </w:rPr>
            </w:pPr>
          </w:p>
        </w:tc>
      </w:tr>
      <w:tr w:rsidR="005F4F3F" w:rsidRPr="00872EF1" w:rsidTr="001221C5">
        <w:trPr>
          <w:trHeight w:val="413"/>
        </w:trPr>
        <w:tc>
          <w:tcPr>
            <w:tcW w:w="1683"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lastRenderedPageBreak/>
              <w:t>关闭</w:t>
            </w:r>
          </w:p>
        </w:tc>
        <w:tc>
          <w:tcPr>
            <w:tcW w:w="1250"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按钮</w:t>
            </w:r>
          </w:p>
        </w:tc>
        <w:tc>
          <w:tcPr>
            <w:tcW w:w="1261" w:type="dxa"/>
          </w:tcPr>
          <w:p w:rsidR="005F4F3F" w:rsidRPr="00872EF1" w:rsidRDefault="005F4F3F" w:rsidP="001221C5">
            <w:pPr>
              <w:widowControl/>
              <w:jc w:val="center"/>
              <w:rPr>
                <w:rFonts w:ascii="仿宋" w:hAnsi="仿宋" w:cs="宋体"/>
                <w:kern w:val="0"/>
                <w:sz w:val="21"/>
                <w:szCs w:val="21"/>
              </w:rPr>
            </w:pPr>
            <w:r w:rsidRPr="00872EF1">
              <w:rPr>
                <w:rFonts w:ascii="仿宋" w:hAnsi="仿宋" w:cs="宋体" w:hint="eastAsia"/>
                <w:kern w:val="0"/>
                <w:sz w:val="21"/>
                <w:szCs w:val="21"/>
              </w:rPr>
              <w:t>单击</w:t>
            </w:r>
          </w:p>
        </w:tc>
        <w:tc>
          <w:tcPr>
            <w:tcW w:w="1162" w:type="dxa"/>
          </w:tcPr>
          <w:p w:rsidR="005F4F3F" w:rsidRPr="00872EF1" w:rsidRDefault="005F4F3F" w:rsidP="001221C5">
            <w:pPr>
              <w:widowControl/>
              <w:jc w:val="center"/>
              <w:rPr>
                <w:rFonts w:ascii="仿宋" w:hAnsi="仿宋" w:cs="宋体"/>
                <w:kern w:val="0"/>
                <w:sz w:val="21"/>
                <w:szCs w:val="21"/>
              </w:rPr>
            </w:pPr>
          </w:p>
        </w:tc>
        <w:tc>
          <w:tcPr>
            <w:tcW w:w="1548" w:type="dxa"/>
          </w:tcPr>
          <w:p w:rsidR="005F4F3F" w:rsidRPr="00872EF1" w:rsidRDefault="005F4F3F" w:rsidP="001221C5">
            <w:pPr>
              <w:widowControl/>
              <w:jc w:val="left"/>
              <w:rPr>
                <w:rFonts w:ascii="仿宋" w:hAnsi="仿宋" w:cs="宋体"/>
                <w:bCs/>
                <w:kern w:val="0"/>
                <w:sz w:val="21"/>
                <w:szCs w:val="21"/>
              </w:rPr>
            </w:pPr>
            <w:r w:rsidRPr="00872EF1">
              <w:rPr>
                <w:rFonts w:ascii="仿宋" w:hAnsi="仿宋" w:cs="宋体" w:hint="eastAsia"/>
                <w:bCs/>
                <w:kern w:val="0"/>
                <w:sz w:val="21"/>
                <w:szCs w:val="21"/>
              </w:rPr>
              <w:t>单击关闭按钮，关闭当前弹窗。</w:t>
            </w:r>
          </w:p>
        </w:tc>
        <w:tc>
          <w:tcPr>
            <w:tcW w:w="1138" w:type="dxa"/>
          </w:tcPr>
          <w:p w:rsidR="005F4F3F" w:rsidRPr="00872EF1" w:rsidRDefault="005F4F3F" w:rsidP="001221C5">
            <w:pPr>
              <w:widowControl/>
              <w:jc w:val="center"/>
              <w:rPr>
                <w:rFonts w:ascii="仿宋" w:hAnsi="仿宋" w:cs="宋体"/>
                <w:kern w:val="0"/>
                <w:sz w:val="21"/>
                <w:szCs w:val="21"/>
              </w:rPr>
            </w:pPr>
          </w:p>
        </w:tc>
      </w:tr>
    </w:tbl>
    <w:p w:rsidR="00E60D72" w:rsidRPr="00E60D72" w:rsidRDefault="00385143" w:rsidP="00E60D72">
      <w:r>
        <w:rPr>
          <w:rFonts w:hint="eastAsia"/>
        </w:rPr>
        <w:t>用户单击电子单证按钮，</w:t>
      </w:r>
      <w:r w:rsidR="002C59EA">
        <w:rPr>
          <w:rFonts w:hint="eastAsia"/>
        </w:rPr>
        <w:t>系统弹出如下弹窗</w:t>
      </w:r>
      <w:r>
        <w:rPr>
          <w:rFonts w:hint="eastAsia"/>
        </w:rPr>
        <w:t>：</w:t>
      </w:r>
    </w:p>
    <w:p w:rsidR="00385143" w:rsidRDefault="002C59EA" w:rsidP="00385143">
      <w:pPr>
        <w:keepNext/>
        <w:ind w:left="420"/>
      </w:pPr>
      <w:r>
        <w:rPr>
          <w:noProof/>
        </w:rPr>
        <w:drawing>
          <wp:inline distT="0" distB="0" distL="0" distR="0" wp14:anchorId="14E89B0D" wp14:editId="3A90F606">
            <wp:extent cx="5274310" cy="3500335"/>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500335"/>
                    </a:xfrm>
                    <a:prstGeom prst="rect">
                      <a:avLst/>
                    </a:prstGeom>
                  </pic:spPr>
                </pic:pic>
              </a:graphicData>
            </a:graphic>
          </wp:inline>
        </w:drawing>
      </w:r>
    </w:p>
    <w:p w:rsidR="00C93033" w:rsidRDefault="00385143" w:rsidP="0038514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ins w:id="42" w:author="ThinkPad" w:date="2017-12-28T09:27:00Z">
        <w:r w:rsidR="00465891">
          <w:rPr>
            <w:noProof/>
          </w:rPr>
          <w:t>6</w:t>
        </w:r>
      </w:ins>
      <w:del w:id="43" w:author="ThinkPad" w:date="2017-12-28T09:27:00Z">
        <w:r w:rsidR="00EF6EBA" w:rsidDel="00465891">
          <w:rPr>
            <w:noProof/>
          </w:rPr>
          <w:delText>4</w:delText>
        </w:r>
      </w:del>
      <w:r>
        <w:fldChar w:fldCharType="end"/>
      </w:r>
      <w:r>
        <w:t>单证上传</w:t>
      </w:r>
    </w:p>
    <w:p w:rsidR="00385143" w:rsidRPr="005F4F3F" w:rsidRDefault="00385143" w:rsidP="00385143">
      <w:r>
        <w:rPr>
          <w:rFonts w:hint="eastAsia"/>
        </w:rPr>
        <w:t>选项和元素说明：</w:t>
      </w:r>
    </w:p>
    <w:tbl>
      <w:tblPr>
        <w:tblStyle w:val="a6"/>
        <w:tblW w:w="8042" w:type="dxa"/>
        <w:tblInd w:w="480" w:type="dxa"/>
        <w:tblLook w:val="04A0" w:firstRow="1" w:lastRow="0" w:firstColumn="1" w:lastColumn="0" w:noHBand="0" w:noVBand="1"/>
      </w:tblPr>
      <w:tblGrid>
        <w:gridCol w:w="1683"/>
        <w:gridCol w:w="1250"/>
        <w:gridCol w:w="1261"/>
        <w:gridCol w:w="1162"/>
        <w:gridCol w:w="1548"/>
        <w:gridCol w:w="1138"/>
      </w:tblGrid>
      <w:tr w:rsidR="00385143" w:rsidRPr="00872EF1" w:rsidTr="001221C5">
        <w:trPr>
          <w:trHeight w:val="376"/>
        </w:trPr>
        <w:tc>
          <w:tcPr>
            <w:tcW w:w="8042" w:type="dxa"/>
            <w:gridSpan w:val="6"/>
            <w:shd w:val="clear" w:color="auto" w:fill="F79646" w:themeFill="accent6"/>
          </w:tcPr>
          <w:p w:rsidR="00385143" w:rsidRPr="00872EF1" w:rsidRDefault="00385143" w:rsidP="001221C5">
            <w:pPr>
              <w:widowControl/>
              <w:tabs>
                <w:tab w:val="left" w:pos="3043"/>
                <w:tab w:val="center" w:pos="3913"/>
              </w:tabs>
              <w:jc w:val="left"/>
              <w:rPr>
                <w:rFonts w:ascii="仿宋" w:hAnsi="仿宋" w:cs="宋体"/>
                <w:b/>
                <w:kern w:val="0"/>
                <w:sz w:val="24"/>
                <w:szCs w:val="24"/>
              </w:rPr>
            </w:pPr>
            <w:r w:rsidRPr="00872EF1">
              <w:rPr>
                <w:rFonts w:ascii="仿宋" w:hAnsi="仿宋" w:cs="宋体"/>
                <w:b/>
                <w:kern w:val="0"/>
                <w:sz w:val="24"/>
                <w:szCs w:val="24"/>
              </w:rPr>
              <w:tab/>
            </w:r>
            <w:r w:rsidRPr="00872EF1">
              <w:rPr>
                <w:rFonts w:ascii="仿宋" w:hAnsi="仿宋" w:cs="宋体"/>
                <w:b/>
                <w:kern w:val="0"/>
                <w:sz w:val="24"/>
                <w:szCs w:val="24"/>
              </w:rPr>
              <w:tab/>
            </w:r>
            <w:r w:rsidR="007A67B7">
              <w:rPr>
                <w:rFonts w:ascii="仿宋" w:hAnsi="仿宋" w:cs="宋体" w:hint="eastAsia"/>
                <w:b/>
                <w:kern w:val="0"/>
                <w:sz w:val="24"/>
                <w:szCs w:val="24"/>
              </w:rPr>
              <w:t>单证上传</w:t>
            </w:r>
          </w:p>
        </w:tc>
      </w:tr>
      <w:tr w:rsidR="00385143" w:rsidRPr="00872EF1" w:rsidTr="001221C5">
        <w:trPr>
          <w:trHeight w:val="543"/>
        </w:trPr>
        <w:tc>
          <w:tcPr>
            <w:tcW w:w="1683" w:type="dxa"/>
            <w:shd w:val="clear" w:color="auto" w:fill="9BBB59" w:themeFill="accent3"/>
          </w:tcPr>
          <w:p w:rsidR="00385143" w:rsidRPr="00872EF1" w:rsidRDefault="00385143" w:rsidP="001221C5">
            <w:pPr>
              <w:widowControl/>
              <w:jc w:val="center"/>
              <w:rPr>
                <w:rFonts w:ascii="仿宋" w:hAnsi="仿宋" w:cs="宋体"/>
                <w:b/>
                <w:kern w:val="0"/>
                <w:sz w:val="24"/>
                <w:szCs w:val="24"/>
              </w:rPr>
            </w:pPr>
            <w:r w:rsidRPr="00872EF1">
              <w:rPr>
                <w:rFonts w:ascii="仿宋" w:hAnsi="仿宋" w:cs="宋体" w:hint="eastAsia"/>
                <w:b/>
                <w:kern w:val="0"/>
                <w:sz w:val="24"/>
                <w:szCs w:val="24"/>
              </w:rPr>
              <w:t>页面元素</w:t>
            </w:r>
          </w:p>
        </w:tc>
        <w:tc>
          <w:tcPr>
            <w:tcW w:w="1250" w:type="dxa"/>
            <w:shd w:val="clear" w:color="auto" w:fill="9BBB59" w:themeFill="accent3"/>
          </w:tcPr>
          <w:p w:rsidR="00385143" w:rsidRPr="00872EF1" w:rsidRDefault="00385143" w:rsidP="001221C5">
            <w:pPr>
              <w:widowControl/>
              <w:jc w:val="center"/>
              <w:rPr>
                <w:rFonts w:ascii="仿宋" w:hAnsi="仿宋" w:cs="宋体"/>
                <w:b/>
                <w:kern w:val="0"/>
                <w:sz w:val="24"/>
                <w:szCs w:val="24"/>
              </w:rPr>
            </w:pPr>
            <w:r w:rsidRPr="00872EF1">
              <w:rPr>
                <w:rFonts w:ascii="仿宋" w:hAnsi="仿宋" w:cs="宋体" w:hint="eastAsia"/>
                <w:b/>
                <w:kern w:val="0"/>
                <w:sz w:val="24"/>
                <w:szCs w:val="24"/>
              </w:rPr>
              <w:t>交互类型</w:t>
            </w:r>
          </w:p>
        </w:tc>
        <w:tc>
          <w:tcPr>
            <w:tcW w:w="1261" w:type="dxa"/>
            <w:shd w:val="clear" w:color="auto" w:fill="9BBB59" w:themeFill="accent3"/>
          </w:tcPr>
          <w:p w:rsidR="00385143" w:rsidRPr="00872EF1" w:rsidRDefault="00385143" w:rsidP="001221C5">
            <w:pPr>
              <w:widowControl/>
              <w:jc w:val="center"/>
              <w:rPr>
                <w:rFonts w:ascii="仿宋" w:hAnsi="仿宋" w:cs="宋体"/>
                <w:b/>
                <w:kern w:val="0"/>
                <w:sz w:val="24"/>
                <w:szCs w:val="24"/>
              </w:rPr>
            </w:pPr>
            <w:r w:rsidRPr="00872EF1">
              <w:rPr>
                <w:rFonts w:ascii="仿宋" w:hAnsi="仿宋" w:cs="宋体" w:hint="eastAsia"/>
                <w:b/>
                <w:kern w:val="0"/>
                <w:sz w:val="24"/>
                <w:szCs w:val="24"/>
              </w:rPr>
              <w:t>交互模式</w:t>
            </w:r>
          </w:p>
        </w:tc>
        <w:tc>
          <w:tcPr>
            <w:tcW w:w="1162" w:type="dxa"/>
            <w:shd w:val="clear" w:color="auto" w:fill="9BBB59" w:themeFill="accent3"/>
          </w:tcPr>
          <w:p w:rsidR="00385143" w:rsidRPr="00872EF1" w:rsidRDefault="00385143" w:rsidP="001221C5">
            <w:pPr>
              <w:widowControl/>
              <w:jc w:val="center"/>
              <w:rPr>
                <w:rFonts w:ascii="仿宋" w:hAnsi="仿宋" w:cs="宋体"/>
                <w:b/>
                <w:kern w:val="0"/>
                <w:sz w:val="24"/>
                <w:szCs w:val="24"/>
              </w:rPr>
            </w:pPr>
            <w:r w:rsidRPr="00872EF1">
              <w:rPr>
                <w:rFonts w:ascii="仿宋" w:hAnsi="仿宋" w:cs="宋体" w:hint="eastAsia"/>
                <w:b/>
                <w:kern w:val="0"/>
                <w:sz w:val="24"/>
                <w:szCs w:val="24"/>
              </w:rPr>
              <w:t>是否必填</w:t>
            </w:r>
          </w:p>
        </w:tc>
        <w:tc>
          <w:tcPr>
            <w:tcW w:w="1548" w:type="dxa"/>
            <w:shd w:val="clear" w:color="auto" w:fill="9BBB59" w:themeFill="accent3"/>
          </w:tcPr>
          <w:p w:rsidR="00385143" w:rsidRPr="00872EF1" w:rsidRDefault="00385143" w:rsidP="001221C5">
            <w:pPr>
              <w:widowControl/>
              <w:jc w:val="center"/>
              <w:rPr>
                <w:rFonts w:ascii="仿宋" w:hAnsi="仿宋" w:cs="宋体"/>
                <w:b/>
                <w:kern w:val="0"/>
                <w:sz w:val="24"/>
                <w:szCs w:val="24"/>
              </w:rPr>
            </w:pPr>
            <w:r w:rsidRPr="00872EF1">
              <w:rPr>
                <w:rFonts w:ascii="仿宋" w:hAnsi="仿宋" w:cs="宋体" w:hint="eastAsia"/>
                <w:b/>
                <w:kern w:val="0"/>
                <w:sz w:val="24"/>
                <w:szCs w:val="24"/>
              </w:rPr>
              <w:t>内容说明</w:t>
            </w:r>
          </w:p>
        </w:tc>
        <w:tc>
          <w:tcPr>
            <w:tcW w:w="1138" w:type="dxa"/>
            <w:shd w:val="clear" w:color="auto" w:fill="9BBB59" w:themeFill="accent3"/>
          </w:tcPr>
          <w:p w:rsidR="00385143" w:rsidRPr="00872EF1" w:rsidRDefault="00385143" w:rsidP="001221C5">
            <w:pPr>
              <w:widowControl/>
              <w:jc w:val="center"/>
              <w:rPr>
                <w:rFonts w:ascii="仿宋" w:hAnsi="仿宋" w:cs="宋体"/>
                <w:b/>
                <w:kern w:val="0"/>
                <w:sz w:val="24"/>
                <w:szCs w:val="24"/>
              </w:rPr>
            </w:pPr>
            <w:r w:rsidRPr="00872EF1">
              <w:rPr>
                <w:rFonts w:ascii="仿宋" w:hAnsi="仿宋" w:cs="宋体" w:hint="eastAsia"/>
                <w:b/>
                <w:kern w:val="0"/>
                <w:sz w:val="24"/>
                <w:szCs w:val="24"/>
              </w:rPr>
              <w:t>默认值</w:t>
            </w:r>
          </w:p>
        </w:tc>
      </w:tr>
      <w:tr w:rsidR="00385143" w:rsidRPr="00872EF1" w:rsidTr="001221C5">
        <w:trPr>
          <w:trHeight w:val="413"/>
        </w:trPr>
        <w:tc>
          <w:tcPr>
            <w:tcW w:w="1683" w:type="dxa"/>
          </w:tcPr>
          <w:p w:rsidR="00385143" w:rsidRPr="00872EF1" w:rsidRDefault="007A67B7" w:rsidP="001221C5">
            <w:pPr>
              <w:widowControl/>
              <w:jc w:val="center"/>
              <w:rPr>
                <w:rFonts w:ascii="仿宋" w:hAnsi="仿宋" w:cs="宋体"/>
                <w:kern w:val="0"/>
                <w:sz w:val="21"/>
                <w:szCs w:val="21"/>
              </w:rPr>
            </w:pPr>
            <w:r>
              <w:rPr>
                <w:rFonts w:ascii="仿宋" w:hAnsi="仿宋" w:cs="宋体" w:hint="eastAsia"/>
                <w:kern w:val="0"/>
                <w:sz w:val="21"/>
                <w:szCs w:val="21"/>
              </w:rPr>
              <w:t>单证上传</w:t>
            </w:r>
          </w:p>
        </w:tc>
        <w:tc>
          <w:tcPr>
            <w:tcW w:w="1250" w:type="dxa"/>
          </w:tcPr>
          <w:p w:rsidR="00385143" w:rsidRPr="00872EF1" w:rsidRDefault="007A67B7" w:rsidP="001221C5">
            <w:pPr>
              <w:widowControl/>
              <w:jc w:val="center"/>
              <w:rPr>
                <w:rFonts w:ascii="仿宋" w:hAnsi="仿宋" w:cs="宋体"/>
                <w:kern w:val="0"/>
                <w:sz w:val="21"/>
                <w:szCs w:val="21"/>
              </w:rPr>
            </w:pPr>
            <w:r>
              <w:rPr>
                <w:rFonts w:ascii="仿宋" w:hAnsi="仿宋" w:cs="宋体" w:hint="eastAsia"/>
                <w:kern w:val="0"/>
                <w:sz w:val="21"/>
                <w:szCs w:val="21"/>
              </w:rPr>
              <w:t>文本</w:t>
            </w:r>
          </w:p>
        </w:tc>
        <w:tc>
          <w:tcPr>
            <w:tcW w:w="1261" w:type="dxa"/>
          </w:tcPr>
          <w:p w:rsidR="00385143" w:rsidRPr="00872EF1" w:rsidRDefault="007A67B7" w:rsidP="001221C5">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1162" w:type="dxa"/>
          </w:tcPr>
          <w:p w:rsidR="00385143" w:rsidRPr="00872EF1" w:rsidRDefault="00385143" w:rsidP="001221C5">
            <w:pPr>
              <w:widowControl/>
              <w:jc w:val="center"/>
              <w:rPr>
                <w:rFonts w:ascii="仿宋" w:hAnsi="仿宋" w:cs="宋体"/>
                <w:kern w:val="0"/>
                <w:sz w:val="21"/>
                <w:szCs w:val="21"/>
              </w:rPr>
            </w:pPr>
            <w:r w:rsidRPr="00872EF1">
              <w:rPr>
                <w:rFonts w:ascii="仿宋" w:hAnsi="仿宋" w:cs="宋体"/>
                <w:kern w:val="0"/>
                <w:sz w:val="21"/>
                <w:szCs w:val="21"/>
              </w:rPr>
              <w:t>-</w:t>
            </w:r>
          </w:p>
        </w:tc>
        <w:tc>
          <w:tcPr>
            <w:tcW w:w="1548" w:type="dxa"/>
          </w:tcPr>
          <w:p w:rsidR="00385143" w:rsidRPr="00872EF1" w:rsidRDefault="00385143" w:rsidP="001221C5">
            <w:pPr>
              <w:widowControl/>
              <w:jc w:val="left"/>
              <w:rPr>
                <w:rFonts w:ascii="仿宋" w:hAnsi="仿宋" w:cs="宋体"/>
                <w:bCs/>
                <w:kern w:val="0"/>
                <w:sz w:val="21"/>
                <w:szCs w:val="21"/>
                <w:lang w:val="zh-CN"/>
              </w:rPr>
            </w:pPr>
          </w:p>
        </w:tc>
        <w:tc>
          <w:tcPr>
            <w:tcW w:w="1138" w:type="dxa"/>
          </w:tcPr>
          <w:p w:rsidR="00385143" w:rsidRPr="00872EF1" w:rsidRDefault="00385143" w:rsidP="001221C5">
            <w:pPr>
              <w:widowControl/>
              <w:jc w:val="center"/>
              <w:rPr>
                <w:rFonts w:ascii="仿宋" w:hAnsi="仿宋" w:cs="宋体"/>
                <w:kern w:val="0"/>
                <w:sz w:val="21"/>
                <w:szCs w:val="21"/>
              </w:rPr>
            </w:pPr>
            <w:r w:rsidRPr="00872EF1">
              <w:rPr>
                <w:rFonts w:ascii="仿宋" w:hAnsi="仿宋" w:cs="宋体"/>
                <w:kern w:val="0"/>
                <w:sz w:val="21"/>
                <w:szCs w:val="21"/>
              </w:rPr>
              <w:t>-</w:t>
            </w:r>
          </w:p>
        </w:tc>
      </w:tr>
      <w:tr w:rsidR="007A67B7" w:rsidRPr="00872EF1" w:rsidTr="001221C5">
        <w:trPr>
          <w:trHeight w:val="413"/>
        </w:trPr>
        <w:tc>
          <w:tcPr>
            <w:tcW w:w="1683" w:type="dxa"/>
          </w:tcPr>
          <w:p w:rsidR="007A67B7" w:rsidRDefault="007A67B7" w:rsidP="001221C5">
            <w:pPr>
              <w:widowControl/>
              <w:jc w:val="center"/>
              <w:rPr>
                <w:rFonts w:ascii="仿宋" w:hAnsi="仿宋" w:cs="宋体"/>
                <w:kern w:val="0"/>
                <w:sz w:val="21"/>
                <w:szCs w:val="21"/>
              </w:rPr>
            </w:pPr>
            <w:r>
              <w:rPr>
                <w:rFonts w:ascii="仿宋" w:hAnsi="仿宋" w:cs="宋体" w:hint="eastAsia"/>
                <w:kern w:val="0"/>
                <w:sz w:val="21"/>
                <w:szCs w:val="21"/>
              </w:rPr>
              <w:t>报案号码</w:t>
            </w:r>
          </w:p>
        </w:tc>
        <w:tc>
          <w:tcPr>
            <w:tcW w:w="1250" w:type="dxa"/>
          </w:tcPr>
          <w:p w:rsidR="007A67B7" w:rsidRDefault="007A67B7" w:rsidP="001221C5">
            <w:pPr>
              <w:widowControl/>
              <w:jc w:val="center"/>
              <w:rPr>
                <w:rFonts w:ascii="仿宋" w:hAnsi="仿宋" w:cs="宋体"/>
                <w:kern w:val="0"/>
                <w:sz w:val="21"/>
                <w:szCs w:val="21"/>
              </w:rPr>
            </w:pPr>
            <w:r>
              <w:rPr>
                <w:rFonts w:ascii="仿宋" w:hAnsi="仿宋" w:cs="宋体" w:hint="eastAsia"/>
                <w:kern w:val="0"/>
                <w:sz w:val="21"/>
                <w:szCs w:val="21"/>
              </w:rPr>
              <w:t>文本</w:t>
            </w:r>
          </w:p>
        </w:tc>
        <w:tc>
          <w:tcPr>
            <w:tcW w:w="1261" w:type="dxa"/>
          </w:tcPr>
          <w:p w:rsidR="007A67B7" w:rsidRDefault="007A67B7" w:rsidP="001221C5">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1162" w:type="dxa"/>
          </w:tcPr>
          <w:p w:rsidR="007A67B7" w:rsidRPr="00872EF1" w:rsidRDefault="007A67B7" w:rsidP="001221C5">
            <w:pPr>
              <w:widowControl/>
              <w:jc w:val="center"/>
              <w:rPr>
                <w:rFonts w:ascii="仿宋" w:hAnsi="仿宋" w:cs="宋体"/>
                <w:kern w:val="0"/>
                <w:sz w:val="21"/>
                <w:szCs w:val="21"/>
              </w:rPr>
            </w:pPr>
            <w:r>
              <w:rPr>
                <w:rFonts w:ascii="仿宋" w:hAnsi="仿宋" w:cs="宋体" w:hint="eastAsia"/>
                <w:kern w:val="0"/>
                <w:sz w:val="21"/>
                <w:szCs w:val="21"/>
              </w:rPr>
              <w:t>-</w:t>
            </w:r>
          </w:p>
        </w:tc>
        <w:tc>
          <w:tcPr>
            <w:tcW w:w="1548" w:type="dxa"/>
          </w:tcPr>
          <w:p w:rsidR="007A67B7" w:rsidRPr="00872EF1" w:rsidRDefault="007A67B7" w:rsidP="001221C5">
            <w:pPr>
              <w:widowControl/>
              <w:jc w:val="left"/>
              <w:rPr>
                <w:rFonts w:ascii="仿宋" w:hAnsi="仿宋" w:cs="宋体"/>
                <w:bCs/>
                <w:kern w:val="0"/>
                <w:sz w:val="21"/>
                <w:szCs w:val="21"/>
                <w:lang w:val="zh-CN"/>
              </w:rPr>
            </w:pPr>
          </w:p>
        </w:tc>
        <w:tc>
          <w:tcPr>
            <w:tcW w:w="1138" w:type="dxa"/>
          </w:tcPr>
          <w:p w:rsidR="007A67B7" w:rsidRPr="00872EF1" w:rsidRDefault="007A67B7" w:rsidP="001221C5">
            <w:pPr>
              <w:widowControl/>
              <w:jc w:val="center"/>
              <w:rPr>
                <w:rFonts w:ascii="仿宋" w:hAnsi="仿宋" w:cs="宋体"/>
                <w:kern w:val="0"/>
                <w:sz w:val="21"/>
                <w:szCs w:val="21"/>
              </w:rPr>
            </w:pPr>
          </w:p>
        </w:tc>
      </w:tr>
      <w:tr w:rsidR="007A67B7" w:rsidRPr="00872EF1" w:rsidTr="001221C5">
        <w:trPr>
          <w:trHeight w:val="413"/>
        </w:trPr>
        <w:tc>
          <w:tcPr>
            <w:tcW w:w="1683" w:type="dxa"/>
          </w:tcPr>
          <w:p w:rsidR="007A67B7" w:rsidRDefault="007A67B7" w:rsidP="001221C5">
            <w:pPr>
              <w:widowControl/>
              <w:jc w:val="center"/>
              <w:rPr>
                <w:rFonts w:ascii="仿宋" w:hAnsi="仿宋" w:cs="宋体"/>
                <w:kern w:val="0"/>
                <w:sz w:val="21"/>
                <w:szCs w:val="21"/>
              </w:rPr>
            </w:pPr>
            <w:r>
              <w:rPr>
                <w:rFonts w:ascii="仿宋" w:hAnsi="仿宋" w:cs="宋体" w:hint="eastAsia"/>
                <w:kern w:val="0"/>
                <w:sz w:val="21"/>
                <w:szCs w:val="21"/>
              </w:rPr>
              <w:t>保单号码</w:t>
            </w:r>
          </w:p>
        </w:tc>
        <w:tc>
          <w:tcPr>
            <w:tcW w:w="1250" w:type="dxa"/>
          </w:tcPr>
          <w:p w:rsidR="007A67B7" w:rsidRDefault="007A67B7" w:rsidP="001221C5">
            <w:pPr>
              <w:widowControl/>
              <w:jc w:val="center"/>
              <w:rPr>
                <w:rFonts w:ascii="仿宋" w:hAnsi="仿宋" w:cs="宋体"/>
                <w:kern w:val="0"/>
                <w:sz w:val="21"/>
                <w:szCs w:val="21"/>
              </w:rPr>
            </w:pPr>
            <w:r>
              <w:rPr>
                <w:rFonts w:ascii="仿宋" w:hAnsi="仿宋" w:cs="宋体" w:hint="eastAsia"/>
                <w:kern w:val="0"/>
                <w:sz w:val="21"/>
                <w:szCs w:val="21"/>
              </w:rPr>
              <w:t>文本</w:t>
            </w:r>
          </w:p>
        </w:tc>
        <w:tc>
          <w:tcPr>
            <w:tcW w:w="1261" w:type="dxa"/>
          </w:tcPr>
          <w:p w:rsidR="007A67B7" w:rsidRDefault="007A67B7" w:rsidP="001221C5">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1162" w:type="dxa"/>
          </w:tcPr>
          <w:p w:rsidR="007A67B7" w:rsidRDefault="007A67B7" w:rsidP="001221C5">
            <w:pPr>
              <w:widowControl/>
              <w:jc w:val="center"/>
              <w:rPr>
                <w:rFonts w:ascii="仿宋" w:hAnsi="仿宋" w:cs="宋体"/>
                <w:kern w:val="0"/>
                <w:sz w:val="21"/>
                <w:szCs w:val="21"/>
              </w:rPr>
            </w:pPr>
            <w:r>
              <w:rPr>
                <w:rFonts w:ascii="仿宋" w:hAnsi="仿宋" w:cs="宋体" w:hint="eastAsia"/>
                <w:kern w:val="0"/>
                <w:sz w:val="21"/>
                <w:szCs w:val="21"/>
              </w:rPr>
              <w:t>-</w:t>
            </w:r>
          </w:p>
        </w:tc>
        <w:tc>
          <w:tcPr>
            <w:tcW w:w="1548" w:type="dxa"/>
          </w:tcPr>
          <w:p w:rsidR="007A67B7" w:rsidRPr="00872EF1" w:rsidRDefault="007A67B7" w:rsidP="001221C5">
            <w:pPr>
              <w:widowControl/>
              <w:jc w:val="left"/>
              <w:rPr>
                <w:rFonts w:ascii="仿宋" w:hAnsi="仿宋" w:cs="宋体"/>
                <w:bCs/>
                <w:kern w:val="0"/>
                <w:sz w:val="21"/>
                <w:szCs w:val="21"/>
                <w:lang w:val="zh-CN"/>
              </w:rPr>
            </w:pPr>
          </w:p>
        </w:tc>
        <w:tc>
          <w:tcPr>
            <w:tcW w:w="1138" w:type="dxa"/>
          </w:tcPr>
          <w:p w:rsidR="007A67B7" w:rsidRPr="00872EF1" w:rsidRDefault="007A67B7" w:rsidP="001221C5">
            <w:pPr>
              <w:widowControl/>
              <w:jc w:val="center"/>
              <w:rPr>
                <w:rFonts w:ascii="仿宋" w:hAnsi="仿宋" w:cs="宋体"/>
                <w:kern w:val="0"/>
                <w:sz w:val="21"/>
                <w:szCs w:val="21"/>
              </w:rPr>
            </w:pPr>
          </w:p>
        </w:tc>
      </w:tr>
      <w:tr w:rsidR="007A67B7" w:rsidRPr="00872EF1" w:rsidTr="001221C5">
        <w:trPr>
          <w:trHeight w:val="413"/>
        </w:trPr>
        <w:tc>
          <w:tcPr>
            <w:tcW w:w="1683" w:type="dxa"/>
          </w:tcPr>
          <w:p w:rsidR="007A67B7" w:rsidRDefault="007A67B7" w:rsidP="001221C5">
            <w:pPr>
              <w:widowControl/>
              <w:jc w:val="center"/>
              <w:rPr>
                <w:rFonts w:ascii="仿宋" w:hAnsi="仿宋" w:cs="宋体"/>
                <w:kern w:val="0"/>
                <w:sz w:val="21"/>
                <w:szCs w:val="21"/>
              </w:rPr>
            </w:pPr>
            <w:r>
              <w:rPr>
                <w:rFonts w:ascii="仿宋" w:hAnsi="仿宋" w:cs="宋体" w:hint="eastAsia"/>
                <w:kern w:val="0"/>
                <w:sz w:val="21"/>
                <w:szCs w:val="21"/>
              </w:rPr>
              <w:t>索赔申请</w:t>
            </w:r>
          </w:p>
        </w:tc>
        <w:tc>
          <w:tcPr>
            <w:tcW w:w="1250" w:type="dxa"/>
          </w:tcPr>
          <w:p w:rsidR="007A67B7" w:rsidRDefault="007A67B7" w:rsidP="001221C5">
            <w:pPr>
              <w:widowControl/>
              <w:jc w:val="center"/>
              <w:rPr>
                <w:rFonts w:ascii="仿宋" w:hAnsi="仿宋" w:cs="宋体"/>
                <w:kern w:val="0"/>
                <w:sz w:val="21"/>
                <w:szCs w:val="21"/>
              </w:rPr>
            </w:pPr>
            <w:r>
              <w:rPr>
                <w:rFonts w:ascii="仿宋" w:hAnsi="仿宋" w:cs="宋体" w:hint="eastAsia"/>
                <w:kern w:val="0"/>
                <w:sz w:val="21"/>
                <w:szCs w:val="21"/>
              </w:rPr>
              <w:t>文本</w:t>
            </w:r>
          </w:p>
        </w:tc>
        <w:tc>
          <w:tcPr>
            <w:tcW w:w="1261" w:type="dxa"/>
          </w:tcPr>
          <w:p w:rsidR="007A67B7" w:rsidRDefault="007A67B7" w:rsidP="001221C5">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1162" w:type="dxa"/>
          </w:tcPr>
          <w:p w:rsidR="007A67B7" w:rsidRDefault="007A67B7" w:rsidP="001221C5">
            <w:pPr>
              <w:widowControl/>
              <w:jc w:val="center"/>
              <w:rPr>
                <w:rFonts w:ascii="仿宋" w:hAnsi="仿宋" w:cs="宋体"/>
                <w:kern w:val="0"/>
                <w:sz w:val="21"/>
                <w:szCs w:val="21"/>
              </w:rPr>
            </w:pPr>
            <w:r>
              <w:rPr>
                <w:rFonts w:ascii="仿宋" w:hAnsi="仿宋" w:cs="宋体" w:hint="eastAsia"/>
                <w:kern w:val="0"/>
                <w:sz w:val="21"/>
                <w:szCs w:val="21"/>
              </w:rPr>
              <w:t>-</w:t>
            </w:r>
          </w:p>
        </w:tc>
        <w:tc>
          <w:tcPr>
            <w:tcW w:w="1548" w:type="dxa"/>
          </w:tcPr>
          <w:p w:rsidR="007A67B7" w:rsidRPr="00872EF1" w:rsidRDefault="007A67B7" w:rsidP="001221C5">
            <w:pPr>
              <w:widowControl/>
              <w:jc w:val="left"/>
              <w:rPr>
                <w:rFonts w:ascii="仿宋" w:hAnsi="仿宋" w:cs="宋体"/>
                <w:bCs/>
                <w:kern w:val="0"/>
                <w:sz w:val="21"/>
                <w:szCs w:val="21"/>
                <w:lang w:val="zh-CN"/>
              </w:rPr>
            </w:pPr>
          </w:p>
        </w:tc>
        <w:tc>
          <w:tcPr>
            <w:tcW w:w="1138" w:type="dxa"/>
          </w:tcPr>
          <w:p w:rsidR="007A67B7" w:rsidRPr="00872EF1" w:rsidRDefault="007A67B7" w:rsidP="001221C5">
            <w:pPr>
              <w:widowControl/>
              <w:jc w:val="center"/>
              <w:rPr>
                <w:rFonts w:ascii="仿宋" w:hAnsi="仿宋" w:cs="宋体"/>
                <w:kern w:val="0"/>
                <w:sz w:val="21"/>
                <w:szCs w:val="21"/>
              </w:rPr>
            </w:pPr>
          </w:p>
        </w:tc>
      </w:tr>
      <w:tr w:rsidR="007A67B7" w:rsidRPr="00872EF1" w:rsidTr="001221C5">
        <w:trPr>
          <w:trHeight w:val="413"/>
        </w:trPr>
        <w:tc>
          <w:tcPr>
            <w:tcW w:w="1683" w:type="dxa"/>
          </w:tcPr>
          <w:p w:rsidR="007A67B7" w:rsidRDefault="007A67B7" w:rsidP="001221C5">
            <w:pPr>
              <w:widowControl/>
              <w:jc w:val="center"/>
              <w:rPr>
                <w:rFonts w:ascii="仿宋" w:hAnsi="仿宋" w:cs="宋体"/>
                <w:kern w:val="0"/>
                <w:sz w:val="21"/>
                <w:szCs w:val="21"/>
              </w:rPr>
            </w:pPr>
            <w:r>
              <w:rPr>
                <w:rFonts w:ascii="仿宋" w:hAnsi="仿宋" w:cs="宋体" w:hint="eastAsia"/>
                <w:kern w:val="0"/>
                <w:sz w:val="21"/>
                <w:szCs w:val="21"/>
              </w:rPr>
              <w:t>注销照片</w:t>
            </w:r>
          </w:p>
        </w:tc>
        <w:tc>
          <w:tcPr>
            <w:tcW w:w="1250" w:type="dxa"/>
          </w:tcPr>
          <w:p w:rsidR="007A67B7" w:rsidRDefault="007A67B7" w:rsidP="001221C5">
            <w:pPr>
              <w:widowControl/>
              <w:jc w:val="center"/>
              <w:rPr>
                <w:rFonts w:ascii="仿宋" w:hAnsi="仿宋" w:cs="宋体"/>
                <w:kern w:val="0"/>
                <w:sz w:val="21"/>
                <w:szCs w:val="21"/>
              </w:rPr>
            </w:pPr>
            <w:r>
              <w:rPr>
                <w:rFonts w:ascii="仿宋" w:hAnsi="仿宋" w:cs="宋体" w:hint="eastAsia"/>
                <w:kern w:val="0"/>
                <w:sz w:val="21"/>
                <w:szCs w:val="21"/>
              </w:rPr>
              <w:t>复选框</w:t>
            </w:r>
          </w:p>
        </w:tc>
        <w:tc>
          <w:tcPr>
            <w:tcW w:w="1261" w:type="dxa"/>
          </w:tcPr>
          <w:p w:rsidR="007A67B7" w:rsidRDefault="007A67B7" w:rsidP="001221C5">
            <w:pPr>
              <w:widowControl/>
              <w:jc w:val="center"/>
              <w:rPr>
                <w:rFonts w:ascii="仿宋" w:hAnsi="仿宋" w:cs="宋体"/>
                <w:kern w:val="0"/>
                <w:sz w:val="21"/>
                <w:szCs w:val="21"/>
              </w:rPr>
            </w:pPr>
            <w:r>
              <w:rPr>
                <w:rFonts w:ascii="仿宋" w:hAnsi="仿宋" w:cs="宋体" w:hint="eastAsia"/>
                <w:kern w:val="0"/>
                <w:sz w:val="21"/>
                <w:szCs w:val="21"/>
              </w:rPr>
              <w:t>可多选</w:t>
            </w:r>
          </w:p>
        </w:tc>
        <w:tc>
          <w:tcPr>
            <w:tcW w:w="1162" w:type="dxa"/>
          </w:tcPr>
          <w:p w:rsidR="007A67B7" w:rsidRDefault="007A67B7" w:rsidP="001221C5">
            <w:pPr>
              <w:widowControl/>
              <w:jc w:val="center"/>
              <w:rPr>
                <w:rFonts w:ascii="仿宋" w:hAnsi="仿宋" w:cs="宋体"/>
                <w:kern w:val="0"/>
                <w:sz w:val="21"/>
                <w:szCs w:val="21"/>
              </w:rPr>
            </w:pPr>
            <w:r>
              <w:rPr>
                <w:rFonts w:ascii="仿宋" w:hAnsi="仿宋" w:cs="宋体" w:hint="eastAsia"/>
                <w:kern w:val="0"/>
                <w:sz w:val="21"/>
                <w:szCs w:val="21"/>
              </w:rPr>
              <w:t>-</w:t>
            </w:r>
          </w:p>
        </w:tc>
        <w:tc>
          <w:tcPr>
            <w:tcW w:w="1548" w:type="dxa"/>
          </w:tcPr>
          <w:p w:rsidR="007A67B7" w:rsidRPr="00872EF1" w:rsidRDefault="007A67B7" w:rsidP="001221C5">
            <w:pPr>
              <w:widowControl/>
              <w:jc w:val="left"/>
              <w:rPr>
                <w:rFonts w:ascii="仿宋" w:hAnsi="仿宋" w:cs="宋体"/>
                <w:bCs/>
                <w:kern w:val="0"/>
                <w:sz w:val="21"/>
                <w:szCs w:val="21"/>
                <w:lang w:val="zh-CN"/>
              </w:rPr>
            </w:pPr>
          </w:p>
        </w:tc>
        <w:tc>
          <w:tcPr>
            <w:tcW w:w="1138" w:type="dxa"/>
          </w:tcPr>
          <w:p w:rsidR="007A67B7" w:rsidRPr="00872EF1" w:rsidRDefault="007A67B7" w:rsidP="001221C5">
            <w:pPr>
              <w:widowControl/>
              <w:jc w:val="center"/>
              <w:rPr>
                <w:rFonts w:ascii="仿宋" w:hAnsi="仿宋" w:cs="宋体"/>
                <w:kern w:val="0"/>
                <w:sz w:val="21"/>
                <w:szCs w:val="21"/>
              </w:rPr>
            </w:pPr>
            <w:r>
              <w:rPr>
                <w:rFonts w:ascii="仿宋" w:hAnsi="仿宋" w:cs="宋体" w:hint="eastAsia"/>
                <w:kern w:val="0"/>
                <w:sz w:val="21"/>
                <w:szCs w:val="21"/>
              </w:rPr>
              <w:t>-</w:t>
            </w:r>
          </w:p>
        </w:tc>
      </w:tr>
      <w:tr w:rsidR="007A67B7" w:rsidRPr="00872EF1" w:rsidTr="001221C5">
        <w:trPr>
          <w:trHeight w:val="413"/>
        </w:trPr>
        <w:tc>
          <w:tcPr>
            <w:tcW w:w="1683" w:type="dxa"/>
          </w:tcPr>
          <w:p w:rsidR="007A67B7" w:rsidRDefault="007A67B7" w:rsidP="001221C5">
            <w:pPr>
              <w:widowControl/>
              <w:jc w:val="center"/>
              <w:rPr>
                <w:rFonts w:ascii="仿宋" w:hAnsi="仿宋" w:cs="宋体"/>
                <w:kern w:val="0"/>
                <w:sz w:val="21"/>
                <w:szCs w:val="21"/>
              </w:rPr>
            </w:pPr>
            <w:r>
              <w:rPr>
                <w:rFonts w:ascii="仿宋" w:hAnsi="仿宋" w:cs="宋体" w:hint="eastAsia"/>
                <w:kern w:val="0"/>
                <w:sz w:val="21"/>
                <w:szCs w:val="21"/>
              </w:rPr>
              <w:t>上传</w:t>
            </w:r>
          </w:p>
        </w:tc>
        <w:tc>
          <w:tcPr>
            <w:tcW w:w="1250" w:type="dxa"/>
          </w:tcPr>
          <w:p w:rsidR="007A67B7" w:rsidRDefault="007A67B7" w:rsidP="001221C5">
            <w:pPr>
              <w:widowControl/>
              <w:jc w:val="center"/>
              <w:rPr>
                <w:rFonts w:ascii="仿宋" w:hAnsi="仿宋" w:cs="宋体"/>
                <w:kern w:val="0"/>
                <w:sz w:val="21"/>
                <w:szCs w:val="21"/>
              </w:rPr>
            </w:pPr>
            <w:r>
              <w:rPr>
                <w:rFonts w:ascii="仿宋" w:hAnsi="仿宋" w:cs="宋体" w:hint="eastAsia"/>
                <w:kern w:val="0"/>
                <w:sz w:val="21"/>
                <w:szCs w:val="21"/>
              </w:rPr>
              <w:t>按钮</w:t>
            </w:r>
          </w:p>
        </w:tc>
        <w:tc>
          <w:tcPr>
            <w:tcW w:w="1261" w:type="dxa"/>
          </w:tcPr>
          <w:p w:rsidR="007A67B7" w:rsidRDefault="007A67B7" w:rsidP="007A67B7">
            <w:pPr>
              <w:widowControl/>
              <w:rPr>
                <w:rFonts w:ascii="仿宋" w:hAnsi="仿宋" w:cs="宋体"/>
                <w:kern w:val="0"/>
                <w:sz w:val="21"/>
                <w:szCs w:val="21"/>
              </w:rPr>
            </w:pPr>
            <w:r>
              <w:rPr>
                <w:rFonts w:ascii="仿宋" w:hAnsi="仿宋" w:cs="宋体" w:hint="eastAsia"/>
                <w:kern w:val="0"/>
                <w:sz w:val="21"/>
                <w:szCs w:val="21"/>
              </w:rPr>
              <w:t>单击</w:t>
            </w:r>
          </w:p>
        </w:tc>
        <w:tc>
          <w:tcPr>
            <w:tcW w:w="1162" w:type="dxa"/>
          </w:tcPr>
          <w:p w:rsidR="007A67B7" w:rsidRDefault="007A67B7" w:rsidP="001221C5">
            <w:pPr>
              <w:widowControl/>
              <w:jc w:val="center"/>
              <w:rPr>
                <w:rFonts w:ascii="仿宋" w:hAnsi="仿宋" w:cs="宋体"/>
                <w:kern w:val="0"/>
                <w:sz w:val="21"/>
                <w:szCs w:val="21"/>
              </w:rPr>
            </w:pPr>
            <w:r>
              <w:rPr>
                <w:rFonts w:ascii="仿宋" w:hAnsi="仿宋" w:cs="宋体" w:hint="eastAsia"/>
                <w:kern w:val="0"/>
                <w:sz w:val="21"/>
                <w:szCs w:val="21"/>
              </w:rPr>
              <w:t>-</w:t>
            </w:r>
          </w:p>
        </w:tc>
        <w:tc>
          <w:tcPr>
            <w:tcW w:w="1548" w:type="dxa"/>
          </w:tcPr>
          <w:p w:rsidR="007A67B7" w:rsidRPr="00872EF1" w:rsidRDefault="002C59EA" w:rsidP="001221C5">
            <w:pPr>
              <w:widowControl/>
              <w:jc w:val="left"/>
              <w:rPr>
                <w:rFonts w:ascii="仿宋" w:hAnsi="仿宋" w:cs="宋体"/>
                <w:bCs/>
                <w:kern w:val="0"/>
                <w:sz w:val="21"/>
                <w:szCs w:val="21"/>
                <w:lang w:val="zh-CN"/>
              </w:rPr>
            </w:pPr>
            <w:proofErr w:type="gramStart"/>
            <w:r>
              <w:rPr>
                <w:rFonts w:ascii="仿宋" w:hAnsi="仿宋" w:cs="宋体" w:hint="eastAsia"/>
                <w:bCs/>
                <w:kern w:val="0"/>
                <w:sz w:val="21"/>
                <w:szCs w:val="21"/>
                <w:lang w:val="zh-CN"/>
              </w:rPr>
              <w:t>勾选</w:t>
            </w:r>
            <w:r>
              <w:rPr>
                <w:rFonts w:ascii="仿宋" w:hAnsi="仿宋" w:cs="宋体"/>
                <w:bCs/>
                <w:kern w:val="0"/>
                <w:sz w:val="21"/>
                <w:szCs w:val="21"/>
                <w:lang w:val="zh-CN"/>
              </w:rPr>
              <w:t>单证类型</w:t>
            </w:r>
            <w:proofErr w:type="gramEnd"/>
            <w:r>
              <w:rPr>
                <w:rFonts w:ascii="仿宋" w:hAnsi="仿宋" w:cs="宋体"/>
                <w:bCs/>
                <w:kern w:val="0"/>
                <w:sz w:val="21"/>
                <w:szCs w:val="21"/>
                <w:lang w:val="zh-CN"/>
              </w:rPr>
              <w:t>后</w:t>
            </w:r>
            <w:r>
              <w:rPr>
                <w:rFonts w:ascii="仿宋" w:hAnsi="仿宋" w:cs="宋体" w:hint="eastAsia"/>
                <w:bCs/>
                <w:kern w:val="0"/>
                <w:sz w:val="21"/>
                <w:szCs w:val="21"/>
                <w:lang w:val="zh-CN"/>
              </w:rPr>
              <w:t>，</w:t>
            </w:r>
            <w:r>
              <w:rPr>
                <w:rFonts w:ascii="仿宋" w:hAnsi="仿宋" w:cs="宋体"/>
                <w:bCs/>
                <w:kern w:val="0"/>
                <w:sz w:val="21"/>
                <w:szCs w:val="21"/>
                <w:lang w:val="zh-CN"/>
              </w:rPr>
              <w:t>点击</w:t>
            </w:r>
            <w:r>
              <w:rPr>
                <w:rFonts w:ascii="仿宋" w:hAnsi="仿宋" w:cs="宋体" w:hint="eastAsia"/>
                <w:bCs/>
                <w:kern w:val="0"/>
                <w:sz w:val="21"/>
                <w:szCs w:val="21"/>
                <w:lang w:val="zh-CN"/>
              </w:rPr>
              <w:t>【上传】按钮，系统将各单证上传至影像资料系统</w:t>
            </w:r>
          </w:p>
        </w:tc>
        <w:tc>
          <w:tcPr>
            <w:tcW w:w="1138" w:type="dxa"/>
          </w:tcPr>
          <w:p w:rsidR="007A67B7" w:rsidRDefault="007A67B7" w:rsidP="001221C5">
            <w:pPr>
              <w:widowControl/>
              <w:jc w:val="center"/>
              <w:rPr>
                <w:rFonts w:ascii="仿宋" w:hAnsi="仿宋" w:cs="宋体"/>
                <w:kern w:val="0"/>
                <w:sz w:val="21"/>
                <w:szCs w:val="21"/>
              </w:rPr>
            </w:pPr>
          </w:p>
        </w:tc>
      </w:tr>
    </w:tbl>
    <w:p w:rsidR="001D2348" w:rsidRPr="00585A07" w:rsidRDefault="001D2348" w:rsidP="001D2348">
      <w:pPr>
        <w:ind w:left="420"/>
        <w:rPr>
          <w:lang w:val="zh-CN"/>
        </w:rPr>
      </w:pPr>
      <w:r w:rsidRPr="00585A07">
        <w:rPr>
          <w:rFonts w:hint="eastAsia"/>
          <w:lang w:val="zh-CN"/>
        </w:rPr>
        <w:t>选项说明：</w:t>
      </w:r>
    </w:p>
    <w:p w:rsidR="001D2348" w:rsidRDefault="001D2348" w:rsidP="001D2348">
      <w:r>
        <w:rPr>
          <w:rFonts w:hint="eastAsia"/>
        </w:rPr>
        <w:lastRenderedPageBreak/>
        <w:t>1.</w:t>
      </w:r>
      <w:r w:rsidR="002C59EA">
        <w:rPr>
          <w:rFonts w:hint="eastAsia"/>
        </w:rPr>
        <w:t>【上传</w:t>
      </w:r>
      <w:r>
        <w:rPr>
          <w:rFonts w:hint="eastAsia"/>
        </w:rPr>
        <w:t>】按钮</w:t>
      </w:r>
    </w:p>
    <w:p w:rsidR="001D2348" w:rsidRPr="00585A07" w:rsidRDefault="002C59EA" w:rsidP="001D2348">
      <w:pPr>
        <w:ind w:left="420"/>
        <w:rPr>
          <w:lang w:val="zh-CN"/>
        </w:rPr>
      </w:pPr>
      <w:r>
        <w:rPr>
          <w:rFonts w:hint="eastAsia"/>
          <w:lang w:val="zh-CN"/>
        </w:rPr>
        <w:t>用户单击【上传</w:t>
      </w:r>
      <w:r w:rsidR="001D2348" w:rsidRPr="00585A07">
        <w:rPr>
          <w:rFonts w:hint="eastAsia"/>
          <w:lang w:val="zh-CN"/>
        </w:rPr>
        <w:t>】按钮，系统</w:t>
      </w:r>
      <w:r>
        <w:rPr>
          <w:rFonts w:hint="eastAsia"/>
          <w:lang w:val="zh-CN"/>
        </w:rPr>
        <w:t>校验是否已勾</w:t>
      </w:r>
      <w:proofErr w:type="gramStart"/>
      <w:r>
        <w:rPr>
          <w:rFonts w:hint="eastAsia"/>
          <w:lang w:val="zh-CN"/>
        </w:rPr>
        <w:t>选单证</w:t>
      </w:r>
      <w:proofErr w:type="gramEnd"/>
      <w:r>
        <w:rPr>
          <w:rFonts w:hint="eastAsia"/>
          <w:lang w:val="zh-CN"/>
        </w:rPr>
        <w:t>类型，若未勾选，则系统提示“请至少选择一个单证类型进行上传！”若校验通过，则系统调用影像资料系统接口将已选单证上传至影像资料系统中。</w:t>
      </w:r>
    </w:p>
    <w:p w:rsidR="001D2348" w:rsidRDefault="001D2348" w:rsidP="001D2348">
      <w:r>
        <w:rPr>
          <w:rFonts w:hint="eastAsia"/>
        </w:rPr>
        <w:t>2.</w:t>
      </w:r>
      <w:r w:rsidR="002C59EA">
        <w:rPr>
          <w:rFonts w:hint="eastAsia"/>
        </w:rPr>
        <w:t>【取消</w:t>
      </w:r>
      <w:r>
        <w:rPr>
          <w:rFonts w:hint="eastAsia"/>
        </w:rPr>
        <w:t>】按钮</w:t>
      </w:r>
    </w:p>
    <w:p w:rsidR="001D2348" w:rsidRPr="00585A07" w:rsidRDefault="002C59EA" w:rsidP="001D2348">
      <w:pPr>
        <w:ind w:left="420"/>
        <w:rPr>
          <w:lang w:val="zh-CN"/>
        </w:rPr>
      </w:pPr>
      <w:r>
        <w:rPr>
          <w:rFonts w:hint="eastAsia"/>
          <w:lang w:val="zh-CN"/>
        </w:rPr>
        <w:t>用户单击【取消】按钮，系统关闭弹窗，返回特殊赔案申请页面</w:t>
      </w:r>
      <w:r w:rsidR="001D2348" w:rsidRPr="00585A07">
        <w:rPr>
          <w:rFonts w:hint="eastAsia"/>
          <w:lang w:val="zh-CN"/>
        </w:rPr>
        <w:t>。</w:t>
      </w:r>
    </w:p>
    <w:p w:rsidR="00385143" w:rsidRPr="00385143" w:rsidRDefault="00385143" w:rsidP="00385143"/>
    <w:p w:rsidR="000660EA" w:rsidRDefault="002C59EA" w:rsidP="00956D07">
      <w:pPr>
        <w:ind w:left="420"/>
        <w:rPr>
          <w:lang w:val="zh-CN"/>
        </w:rPr>
      </w:pPr>
      <w:r>
        <w:rPr>
          <w:noProof/>
        </w:rPr>
        <mc:AlternateContent>
          <mc:Choice Requires="wps">
            <w:drawing>
              <wp:anchor distT="0" distB="0" distL="114300" distR="114300" simplePos="0" relativeHeight="251659264" behindDoc="0" locked="0" layoutInCell="1" allowOverlap="1" wp14:anchorId="663B15C6" wp14:editId="03BF45B8">
                <wp:simplePos x="0" y="0"/>
                <wp:positionH relativeFrom="column">
                  <wp:posOffset>266700</wp:posOffset>
                </wp:positionH>
                <wp:positionV relativeFrom="paragraph">
                  <wp:posOffset>421640</wp:posOffset>
                </wp:positionV>
                <wp:extent cx="844550" cy="222250"/>
                <wp:effectExtent l="0" t="0" r="12700" b="25400"/>
                <wp:wrapNone/>
                <wp:docPr id="12" name="矩形 12"/>
                <wp:cNvGraphicFramePr/>
                <a:graphic xmlns:a="http://schemas.openxmlformats.org/drawingml/2006/main">
                  <a:graphicData uri="http://schemas.microsoft.com/office/word/2010/wordprocessingShape">
                    <wps:wsp>
                      <wps:cNvSpPr/>
                      <wps:spPr>
                        <a:xfrm>
                          <a:off x="0" y="0"/>
                          <a:ext cx="844550"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2" o:spid="_x0000_s1026" style="position:absolute;left:0;text-align:left;margin-left:21pt;margin-top:33.2pt;width:66.5pt;height: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" filled="f" strokecolor="red" strokeweight="2pt"/>
            </w:pict>
          </mc:Fallback>
        </mc:AlternateContent>
      </w:r>
      <w:r w:rsidR="000660EA">
        <w:rPr>
          <w:noProof/>
        </w:rPr>
        <w:drawing>
          <wp:inline distT="0" distB="0" distL="0" distR="0" wp14:anchorId="5BE24FD3" wp14:editId="141D4366">
            <wp:extent cx="5274310" cy="18881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888130"/>
                    </a:xfrm>
                    <a:prstGeom prst="rect">
                      <a:avLst/>
                    </a:prstGeom>
                  </pic:spPr>
                </pic:pic>
              </a:graphicData>
            </a:graphic>
          </wp:inline>
        </w:drawing>
      </w:r>
    </w:p>
    <w:p w:rsidR="001D2348" w:rsidRDefault="000660EA" w:rsidP="001D2348">
      <w:pPr>
        <w:keepNext/>
        <w:ind w:left="420"/>
      </w:pPr>
      <w:r>
        <w:rPr>
          <w:noProof/>
        </w:rPr>
        <w:drawing>
          <wp:inline distT="0" distB="0" distL="0" distR="0" wp14:anchorId="41AF4931" wp14:editId="7C97ABEC">
            <wp:extent cx="5274310" cy="1458982"/>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458982"/>
                    </a:xfrm>
                    <a:prstGeom prst="rect">
                      <a:avLst/>
                    </a:prstGeom>
                  </pic:spPr>
                </pic:pic>
              </a:graphicData>
            </a:graphic>
          </wp:inline>
        </w:drawing>
      </w:r>
    </w:p>
    <w:p w:rsidR="000660EA" w:rsidRDefault="001D2348" w:rsidP="001D2348">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ins w:id="44" w:author="ThinkPad" w:date="2017-12-28T09:27:00Z">
        <w:r w:rsidR="00465891">
          <w:rPr>
            <w:noProof/>
          </w:rPr>
          <w:t>7</w:t>
        </w:r>
      </w:ins>
      <w:del w:id="45" w:author="ThinkPad" w:date="2017-12-28T09:27:00Z">
        <w:r w:rsidR="00EF6EBA" w:rsidDel="00465891">
          <w:rPr>
            <w:noProof/>
          </w:rPr>
          <w:delText>5</w:delText>
        </w:r>
      </w:del>
      <w:r>
        <w:fldChar w:fldCharType="end"/>
      </w:r>
      <w:r>
        <w:t>索赔须知</w:t>
      </w:r>
    </w:p>
    <w:p w:rsidR="002C59EA" w:rsidRDefault="009338CE" w:rsidP="009338CE">
      <w:r>
        <w:rPr>
          <w:rFonts w:hint="eastAsia"/>
        </w:rPr>
        <w:t>选项说明：</w:t>
      </w:r>
      <w:r w:rsidR="002C59EA">
        <w:rPr>
          <w:rFonts w:hint="eastAsia"/>
        </w:rPr>
        <w:t>红框内的信息根据被保险人名称带出，可修改。</w:t>
      </w:r>
    </w:p>
    <w:p w:rsidR="009338CE" w:rsidRPr="009338CE" w:rsidRDefault="009338CE" w:rsidP="009338CE">
      <w:r>
        <w:rPr>
          <w:rFonts w:hint="eastAsia"/>
        </w:rPr>
        <w:t>此页面与原系统保持一致即可</w:t>
      </w:r>
      <w:r w:rsidR="002C59EA">
        <w:rPr>
          <w:rFonts w:hint="eastAsia"/>
        </w:rPr>
        <w:t>。</w:t>
      </w:r>
    </w:p>
    <w:p w:rsidR="00956D07" w:rsidRPr="00872EF1" w:rsidRDefault="00956D07" w:rsidP="00956D07">
      <w:pPr>
        <w:pStyle w:val="4"/>
      </w:pPr>
      <w:bookmarkStart w:id="46" w:name="_Toc498953710"/>
      <w:r>
        <w:rPr>
          <w:rFonts w:hint="eastAsia"/>
        </w:rPr>
        <w:lastRenderedPageBreak/>
        <w:t>特殊赔案</w:t>
      </w:r>
      <w:r w:rsidRPr="00872EF1">
        <w:rPr>
          <w:rFonts w:hint="eastAsia"/>
        </w:rPr>
        <w:t>处理</w:t>
      </w:r>
      <w:bookmarkEnd w:id="46"/>
    </w:p>
    <w:p w:rsidR="00956D07" w:rsidRPr="00872EF1" w:rsidRDefault="00956D07" w:rsidP="00956D07">
      <w:pPr>
        <w:pStyle w:val="5"/>
      </w:pPr>
      <w:r w:rsidRPr="00872EF1">
        <w:rPr>
          <w:rFonts w:hint="eastAsia"/>
        </w:rPr>
        <w:t>业务场景</w:t>
      </w:r>
    </w:p>
    <w:p w:rsidR="00956D07" w:rsidRPr="00872EF1" w:rsidRDefault="00956D07" w:rsidP="00956D07">
      <w:pPr>
        <w:ind w:left="420"/>
        <w:rPr>
          <w:lang w:val="zh-CN"/>
        </w:rPr>
      </w:pPr>
      <w:r>
        <w:rPr>
          <w:rFonts w:hint="eastAsia"/>
          <w:lang w:val="zh-CN"/>
        </w:rPr>
        <w:t>用于用户在此对特殊赔案进行操作，包括对案件的查看和维护功能。</w:t>
      </w:r>
    </w:p>
    <w:p w:rsidR="00956D07" w:rsidRPr="00872EF1" w:rsidRDefault="00956D07" w:rsidP="00956D07">
      <w:pPr>
        <w:pStyle w:val="5"/>
      </w:pPr>
      <w:r w:rsidRPr="00872EF1">
        <w:rPr>
          <w:rFonts w:hint="eastAsia"/>
        </w:rPr>
        <w:t>菜单设置及权限</w:t>
      </w:r>
    </w:p>
    <w:p w:rsidR="00956D07" w:rsidRPr="00872EF1" w:rsidRDefault="001D2348" w:rsidP="00956D07">
      <w:pPr>
        <w:ind w:left="420"/>
        <w:rPr>
          <w:lang w:val="zh-CN"/>
        </w:rPr>
      </w:pPr>
      <w:r>
        <w:rPr>
          <w:rFonts w:hint="eastAsia"/>
          <w:lang w:val="zh-CN"/>
        </w:rPr>
        <w:t>菜单：在菜单栏设置三</w:t>
      </w:r>
      <w:r w:rsidR="00956D07" w:rsidRPr="00872EF1">
        <w:rPr>
          <w:rFonts w:hint="eastAsia"/>
          <w:lang w:val="zh-CN"/>
        </w:rPr>
        <w:t>级菜单</w:t>
      </w:r>
      <w:r w:rsidR="00956D07" w:rsidRPr="00872EF1">
        <w:rPr>
          <w:lang w:val="zh-CN"/>
        </w:rPr>
        <w:t>—</w:t>
      </w:r>
      <w:r w:rsidR="00956D07" w:rsidRPr="00872EF1">
        <w:rPr>
          <w:rFonts w:hint="eastAsia"/>
          <w:lang w:val="zh-CN"/>
        </w:rPr>
        <w:t>理赔管理</w:t>
      </w:r>
      <w:proofErr w:type="gramStart"/>
      <w:r w:rsidR="00956D07" w:rsidRPr="00872EF1">
        <w:rPr>
          <w:lang w:val="zh-CN"/>
        </w:rPr>
        <w:t>—</w:t>
      </w:r>
      <w:r w:rsidR="00956D07" w:rsidRPr="00872EF1">
        <w:rPr>
          <w:rFonts w:hint="eastAsia"/>
          <w:lang w:val="zh-CN"/>
        </w:rPr>
        <w:t>特殊</w:t>
      </w:r>
      <w:proofErr w:type="gramEnd"/>
      <w:r w:rsidR="00956D07" w:rsidRPr="00872EF1">
        <w:rPr>
          <w:rFonts w:hint="eastAsia"/>
          <w:lang w:val="zh-CN"/>
        </w:rPr>
        <w:t>赔案任务处理</w:t>
      </w:r>
      <w:proofErr w:type="gramStart"/>
      <w:r>
        <w:rPr>
          <w:rFonts w:hint="eastAsia"/>
          <w:lang w:val="zh-CN"/>
        </w:rPr>
        <w:t>—</w:t>
      </w:r>
      <w:r w:rsidR="002855A8">
        <w:rPr>
          <w:rFonts w:hint="eastAsia"/>
          <w:lang w:val="zh-CN"/>
        </w:rPr>
        <w:t>特殊</w:t>
      </w:r>
      <w:proofErr w:type="gramEnd"/>
      <w:r w:rsidR="002855A8">
        <w:rPr>
          <w:rFonts w:hint="eastAsia"/>
          <w:lang w:val="zh-CN"/>
        </w:rPr>
        <w:t>赔案处理</w:t>
      </w:r>
      <w:r w:rsidR="00956D07" w:rsidRPr="00872EF1">
        <w:rPr>
          <w:rFonts w:hint="eastAsia"/>
          <w:lang w:val="zh-CN"/>
        </w:rPr>
        <w:t>；</w:t>
      </w:r>
    </w:p>
    <w:p w:rsidR="00956D07" w:rsidRPr="00872EF1" w:rsidRDefault="00956D07" w:rsidP="00956D07">
      <w:pPr>
        <w:ind w:left="420"/>
        <w:rPr>
          <w:lang w:val="zh-CN"/>
        </w:rPr>
      </w:pPr>
      <w:r w:rsidRPr="00872EF1">
        <w:rPr>
          <w:rFonts w:hint="eastAsia"/>
          <w:lang w:val="zh-CN"/>
        </w:rPr>
        <w:t>访问权限：</w:t>
      </w:r>
      <w:r>
        <w:rPr>
          <w:rFonts w:hint="eastAsia"/>
          <w:lang w:val="zh-CN"/>
        </w:rPr>
        <w:t>各机构农险经理、理赔管理员、查询系统管理员、系统运维员、中支理赔内勤</w:t>
      </w:r>
      <w:r w:rsidRPr="00872EF1">
        <w:rPr>
          <w:lang w:val="zh-CN"/>
        </w:rPr>
        <w:t xml:space="preserve"> </w:t>
      </w:r>
    </w:p>
    <w:p w:rsidR="00956D07" w:rsidRPr="00872EF1" w:rsidRDefault="00956D07" w:rsidP="00956D07">
      <w:pPr>
        <w:pStyle w:val="5"/>
      </w:pPr>
      <w:bookmarkStart w:id="47" w:name="_Toc498953713"/>
      <w:r w:rsidRPr="00872EF1">
        <w:rPr>
          <w:rFonts w:hint="eastAsia"/>
        </w:rPr>
        <w:t>功能概述</w:t>
      </w:r>
      <w:bookmarkEnd w:id="47"/>
    </w:p>
    <w:p w:rsidR="00956D07" w:rsidRPr="00872EF1" w:rsidRDefault="00956D07" w:rsidP="00956D07">
      <w:pPr>
        <w:ind w:left="420"/>
        <w:rPr>
          <w:lang w:val="zh-CN"/>
        </w:rPr>
      </w:pPr>
      <w:r w:rsidRPr="00872EF1">
        <w:rPr>
          <w:rFonts w:hint="eastAsia"/>
          <w:lang w:val="zh-CN"/>
        </w:rPr>
        <w:t>查询页面录入查询条件</w:t>
      </w:r>
      <w:r w:rsidR="00553F78">
        <w:rPr>
          <w:rFonts w:hint="eastAsia"/>
          <w:lang w:val="zh-CN"/>
        </w:rPr>
        <w:t>，点击【查询】按钮，页面显示符合条件的查询结果列表。点击【转交】</w:t>
      </w:r>
      <w:r w:rsidRPr="00872EF1">
        <w:rPr>
          <w:rFonts w:hint="eastAsia"/>
          <w:lang w:val="zh-CN"/>
        </w:rPr>
        <w:t>，可将未处理或正在处理的特殊赔案任务进行转交操作；</w:t>
      </w:r>
      <w:r w:rsidRPr="00872EF1">
        <w:rPr>
          <w:rFonts w:hint="eastAsia"/>
          <w:lang w:val="zh-CN"/>
        </w:rPr>
        <w:t xml:space="preserve"> </w:t>
      </w:r>
    </w:p>
    <w:p w:rsidR="00956D07" w:rsidRPr="00872EF1" w:rsidRDefault="00553F78" w:rsidP="00956D07">
      <w:pPr>
        <w:ind w:left="420"/>
        <w:rPr>
          <w:lang w:val="zh-CN"/>
        </w:rPr>
      </w:pPr>
      <w:r>
        <w:rPr>
          <w:rFonts w:hint="eastAsia"/>
          <w:lang w:val="zh-CN"/>
        </w:rPr>
        <w:t>点击【查看】</w:t>
      </w:r>
      <w:r w:rsidR="00956D07" w:rsidRPr="00872EF1">
        <w:rPr>
          <w:rFonts w:hint="eastAsia"/>
          <w:lang w:val="zh-CN"/>
        </w:rPr>
        <w:t>，可查看详细特殊赔案信息，</w:t>
      </w:r>
      <w:r>
        <w:rPr>
          <w:rFonts w:hint="eastAsia"/>
          <w:lang w:val="zh-CN"/>
        </w:rPr>
        <w:t>点击【处理】</w:t>
      </w:r>
      <w:r w:rsidR="002855A8">
        <w:rPr>
          <w:rFonts w:hint="eastAsia"/>
          <w:lang w:val="zh-CN"/>
        </w:rPr>
        <w:t>对已申请、正在处理及核赔退回的特殊赔案</w:t>
      </w:r>
      <w:r w:rsidR="00956D07" w:rsidRPr="00872EF1">
        <w:rPr>
          <w:rFonts w:hint="eastAsia"/>
          <w:lang w:val="zh-CN"/>
        </w:rPr>
        <w:t>进行维护</w:t>
      </w:r>
      <w:r>
        <w:rPr>
          <w:rFonts w:hint="eastAsia"/>
          <w:lang w:val="zh-CN"/>
        </w:rPr>
        <w:t>，点击【删除】按钮，对核赔退回与核赔不通过的案件进行删除，此删除为逻辑删除</w:t>
      </w:r>
      <w:r w:rsidR="00956D07" w:rsidRPr="00872EF1">
        <w:rPr>
          <w:rFonts w:hint="eastAsia"/>
          <w:lang w:val="zh-CN"/>
        </w:rPr>
        <w:t>。</w:t>
      </w:r>
    </w:p>
    <w:p w:rsidR="00956D07" w:rsidRDefault="006E49A1" w:rsidP="00956D07">
      <w:pPr>
        <w:ind w:left="420"/>
        <w:rPr>
          <w:lang w:val="zh-CN"/>
        </w:rPr>
      </w:pPr>
      <w:r>
        <w:rPr>
          <w:rFonts w:hint="eastAsia"/>
          <w:lang w:val="zh-CN"/>
        </w:rPr>
        <w:t>预赔环节支持清单功能，预赔到农户，</w:t>
      </w:r>
      <w:r w:rsidR="00956D07" w:rsidRPr="00872EF1">
        <w:rPr>
          <w:rFonts w:hint="eastAsia"/>
          <w:lang w:val="zh-CN"/>
        </w:rPr>
        <w:t>清单支持</w:t>
      </w:r>
      <w:r w:rsidR="00956D07" w:rsidRPr="00872EF1">
        <w:rPr>
          <w:lang w:val="zh-CN"/>
        </w:rPr>
        <w:t>EXCEL</w:t>
      </w:r>
      <w:r w:rsidR="00956D07" w:rsidRPr="00872EF1">
        <w:rPr>
          <w:lang w:val="zh-CN"/>
        </w:rPr>
        <w:t>导入</w:t>
      </w:r>
      <w:r w:rsidR="00956D07" w:rsidRPr="00872EF1">
        <w:rPr>
          <w:rFonts w:hint="eastAsia"/>
          <w:lang w:val="zh-CN"/>
        </w:rPr>
        <w:t>。</w:t>
      </w:r>
    </w:p>
    <w:p w:rsidR="008000CF" w:rsidRPr="006E49A1" w:rsidRDefault="008000CF" w:rsidP="006E49A1">
      <w:pPr>
        <w:ind w:left="420"/>
        <w:rPr>
          <w:lang w:val="zh-CN"/>
        </w:rPr>
      </w:pPr>
      <w:r w:rsidRPr="006E49A1">
        <w:rPr>
          <w:rFonts w:hint="eastAsia"/>
          <w:lang w:val="zh-CN"/>
        </w:rPr>
        <w:lastRenderedPageBreak/>
        <w:t>特殊赔案核赔通过后，回写保单、</w:t>
      </w:r>
      <w:r w:rsidR="006E49A1">
        <w:rPr>
          <w:rFonts w:hint="eastAsia"/>
          <w:lang w:val="zh-CN"/>
        </w:rPr>
        <w:t>每个</w:t>
      </w:r>
      <w:r w:rsidRPr="006E49A1">
        <w:rPr>
          <w:rFonts w:hint="eastAsia"/>
          <w:lang w:val="zh-CN"/>
        </w:rPr>
        <w:t>农户的有效保额</w:t>
      </w:r>
      <w:r w:rsidR="006E49A1">
        <w:rPr>
          <w:rFonts w:hint="eastAsia"/>
          <w:lang w:val="zh-CN"/>
        </w:rPr>
        <w:t>，作为实赔的限额。</w:t>
      </w:r>
    </w:p>
    <w:p w:rsidR="00956D07" w:rsidRPr="00872EF1" w:rsidRDefault="00956D07" w:rsidP="00956D07">
      <w:pPr>
        <w:pStyle w:val="5"/>
      </w:pPr>
      <w:r w:rsidRPr="00872EF1">
        <w:rPr>
          <w:rFonts w:hint="eastAsia"/>
        </w:rPr>
        <w:t>页面原型</w:t>
      </w:r>
    </w:p>
    <w:p w:rsidR="00AE404D" w:rsidRDefault="00553F78" w:rsidP="00AE404D">
      <w:pPr>
        <w:keepNext/>
        <w:jc w:val="center"/>
      </w:pPr>
      <w:r>
        <w:rPr>
          <w:noProof/>
        </w:rPr>
        <w:drawing>
          <wp:inline distT="0" distB="0" distL="0" distR="0" wp14:anchorId="61AB75BE" wp14:editId="09D0E15A">
            <wp:extent cx="5274310" cy="3346501"/>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346501"/>
                    </a:xfrm>
                    <a:prstGeom prst="rect">
                      <a:avLst/>
                    </a:prstGeom>
                  </pic:spPr>
                </pic:pic>
              </a:graphicData>
            </a:graphic>
          </wp:inline>
        </w:drawing>
      </w:r>
    </w:p>
    <w:p w:rsidR="00956D07" w:rsidRPr="00872EF1" w:rsidRDefault="00AE404D" w:rsidP="00AE404D">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ins w:id="48" w:author="ThinkPad" w:date="2017-12-28T09:27:00Z">
        <w:r w:rsidR="00465891">
          <w:rPr>
            <w:noProof/>
          </w:rPr>
          <w:t>8</w:t>
        </w:r>
      </w:ins>
      <w:del w:id="49" w:author="ThinkPad" w:date="2017-12-28T09:27:00Z">
        <w:r w:rsidR="00EF6EBA" w:rsidDel="00465891">
          <w:rPr>
            <w:noProof/>
          </w:rPr>
          <w:delText>6</w:delText>
        </w:r>
      </w:del>
      <w:r>
        <w:fldChar w:fldCharType="end"/>
      </w:r>
      <w:r>
        <w:t>特殊赔案处理</w:t>
      </w:r>
      <w:r>
        <w:rPr>
          <w:rFonts w:hint="eastAsia"/>
        </w:rPr>
        <w:t>-</w:t>
      </w:r>
      <w:r>
        <w:t>查询</w:t>
      </w:r>
    </w:p>
    <w:p w:rsidR="00956D07" w:rsidRPr="00585A07" w:rsidRDefault="00956D07" w:rsidP="00956D07">
      <w:pPr>
        <w:ind w:left="420"/>
        <w:rPr>
          <w:lang w:val="zh-CN"/>
        </w:rPr>
      </w:pPr>
      <w:r w:rsidRPr="00585A07">
        <w:rPr>
          <w:rFonts w:hint="eastAsia"/>
          <w:lang w:val="zh-CN"/>
        </w:rPr>
        <w:t>选项和元素说明：</w:t>
      </w:r>
    </w:p>
    <w:tbl>
      <w:tblPr>
        <w:tblStyle w:val="a6"/>
        <w:tblW w:w="8042" w:type="dxa"/>
        <w:tblInd w:w="480" w:type="dxa"/>
        <w:tblLook w:val="04A0" w:firstRow="1" w:lastRow="0" w:firstColumn="1" w:lastColumn="0" w:noHBand="0" w:noVBand="1"/>
      </w:tblPr>
      <w:tblGrid>
        <w:gridCol w:w="1374"/>
        <w:gridCol w:w="1438"/>
        <w:gridCol w:w="1501"/>
        <w:gridCol w:w="1121"/>
        <w:gridCol w:w="1564"/>
        <w:gridCol w:w="1044"/>
      </w:tblGrid>
      <w:tr w:rsidR="00956D07" w:rsidRPr="00872EF1" w:rsidTr="004966E9">
        <w:trPr>
          <w:trHeight w:val="376"/>
        </w:trPr>
        <w:tc>
          <w:tcPr>
            <w:tcW w:w="8042" w:type="dxa"/>
            <w:gridSpan w:val="6"/>
            <w:shd w:val="clear" w:color="auto" w:fill="F79646" w:themeFill="accent6"/>
          </w:tcPr>
          <w:p w:rsidR="00956D07" w:rsidRPr="00872EF1" w:rsidRDefault="00956D07" w:rsidP="004966E9">
            <w:pPr>
              <w:widowControl/>
              <w:tabs>
                <w:tab w:val="left" w:pos="3043"/>
                <w:tab w:val="center" w:pos="3913"/>
              </w:tabs>
              <w:jc w:val="center"/>
              <w:rPr>
                <w:rFonts w:ascii="仿宋" w:hAnsi="仿宋" w:cs="宋体"/>
                <w:b/>
                <w:kern w:val="0"/>
                <w:sz w:val="24"/>
                <w:szCs w:val="24"/>
              </w:rPr>
            </w:pPr>
            <w:r w:rsidRPr="00872EF1">
              <w:rPr>
                <w:rFonts w:ascii="仿宋" w:hAnsi="仿宋" w:cs="宋体" w:hint="eastAsia"/>
                <w:b/>
                <w:kern w:val="0"/>
                <w:sz w:val="24"/>
                <w:szCs w:val="24"/>
              </w:rPr>
              <w:t>特殊赔案</w:t>
            </w:r>
            <w:r>
              <w:rPr>
                <w:rFonts w:ascii="仿宋" w:hAnsi="仿宋" w:cs="宋体" w:hint="eastAsia"/>
                <w:b/>
                <w:kern w:val="0"/>
                <w:sz w:val="24"/>
                <w:szCs w:val="24"/>
              </w:rPr>
              <w:t>任务处理</w:t>
            </w:r>
            <w:r w:rsidRPr="00872EF1">
              <w:rPr>
                <w:rFonts w:ascii="仿宋" w:hAnsi="仿宋" w:cs="宋体" w:hint="eastAsia"/>
                <w:b/>
                <w:kern w:val="0"/>
                <w:sz w:val="24"/>
                <w:szCs w:val="24"/>
              </w:rPr>
              <w:t>-查询页面</w:t>
            </w:r>
          </w:p>
        </w:tc>
      </w:tr>
      <w:tr w:rsidR="00956D07" w:rsidRPr="00872EF1" w:rsidTr="004966E9">
        <w:trPr>
          <w:trHeight w:val="543"/>
        </w:trPr>
        <w:tc>
          <w:tcPr>
            <w:tcW w:w="1374"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页面元素</w:t>
            </w:r>
          </w:p>
        </w:tc>
        <w:tc>
          <w:tcPr>
            <w:tcW w:w="1438"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交互类型</w:t>
            </w:r>
          </w:p>
        </w:tc>
        <w:tc>
          <w:tcPr>
            <w:tcW w:w="1501"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交互模式</w:t>
            </w:r>
          </w:p>
        </w:tc>
        <w:tc>
          <w:tcPr>
            <w:tcW w:w="1121"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是否必填</w:t>
            </w:r>
          </w:p>
        </w:tc>
        <w:tc>
          <w:tcPr>
            <w:tcW w:w="1564"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内容说明</w:t>
            </w:r>
          </w:p>
        </w:tc>
        <w:tc>
          <w:tcPr>
            <w:tcW w:w="1044"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默认值</w:t>
            </w:r>
          </w:p>
        </w:tc>
      </w:tr>
      <w:tr w:rsidR="00956D07" w:rsidRPr="00872EF1" w:rsidTr="004966E9">
        <w:trPr>
          <w:trHeight w:val="413"/>
        </w:trPr>
        <w:tc>
          <w:tcPr>
            <w:tcW w:w="1374"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按条件查询</w:t>
            </w:r>
          </w:p>
        </w:tc>
        <w:tc>
          <w:tcPr>
            <w:tcW w:w="1438"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kern w:val="0"/>
                <w:sz w:val="21"/>
                <w:szCs w:val="21"/>
              </w:rPr>
              <w:t>-</w:t>
            </w:r>
          </w:p>
        </w:tc>
        <w:tc>
          <w:tcPr>
            <w:tcW w:w="1564" w:type="dxa"/>
          </w:tcPr>
          <w:p w:rsidR="00956D07" w:rsidRPr="00872EF1" w:rsidRDefault="00956D07" w:rsidP="004966E9">
            <w:pPr>
              <w:widowControl/>
              <w:jc w:val="left"/>
              <w:rPr>
                <w:rFonts w:ascii="仿宋" w:hAnsi="仿宋" w:cs="宋体"/>
                <w:bCs/>
                <w:kern w:val="0"/>
                <w:sz w:val="21"/>
                <w:szCs w:val="21"/>
                <w:lang w:val="zh-CN"/>
              </w:rPr>
            </w:pPr>
            <w:r w:rsidRPr="00872EF1">
              <w:rPr>
                <w:rFonts w:ascii="仿宋" w:hAnsi="仿宋" w:cs="宋体" w:hint="eastAsia"/>
                <w:bCs/>
                <w:kern w:val="0"/>
                <w:sz w:val="21"/>
                <w:szCs w:val="21"/>
                <w:lang w:val="zh-CN"/>
              </w:rPr>
              <w:t>查询条件表格的标题</w:t>
            </w:r>
          </w:p>
        </w:tc>
        <w:tc>
          <w:tcPr>
            <w:tcW w:w="1044"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kern w:val="0"/>
                <w:sz w:val="21"/>
                <w:szCs w:val="21"/>
              </w:rPr>
              <w:t>-</w:t>
            </w:r>
          </w:p>
        </w:tc>
      </w:tr>
      <w:tr w:rsidR="00956D07" w:rsidRPr="00872EF1" w:rsidTr="004966E9">
        <w:trPr>
          <w:trHeight w:val="413"/>
        </w:trPr>
        <w:tc>
          <w:tcPr>
            <w:tcW w:w="1374"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报案号</w:t>
            </w:r>
          </w:p>
        </w:tc>
        <w:tc>
          <w:tcPr>
            <w:tcW w:w="1438"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可编辑</w:t>
            </w:r>
          </w:p>
        </w:tc>
        <w:tc>
          <w:tcPr>
            <w:tcW w:w="112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64" w:type="dxa"/>
          </w:tcPr>
          <w:p w:rsidR="00956D07" w:rsidRPr="00872EF1" w:rsidRDefault="00956D07" w:rsidP="004966E9">
            <w:pPr>
              <w:widowControl/>
              <w:jc w:val="left"/>
              <w:rPr>
                <w:rFonts w:ascii="仿宋" w:hAnsi="仿宋" w:cs="宋体"/>
                <w:bCs/>
                <w:kern w:val="0"/>
                <w:sz w:val="21"/>
                <w:szCs w:val="21"/>
                <w:lang w:val="zh-CN"/>
              </w:rPr>
            </w:pPr>
            <w:r w:rsidRPr="00872EF1">
              <w:rPr>
                <w:rFonts w:ascii="仿宋" w:hAnsi="仿宋" w:cs="宋体" w:hint="eastAsia"/>
                <w:bCs/>
                <w:kern w:val="0"/>
                <w:sz w:val="21"/>
                <w:szCs w:val="21"/>
                <w:lang w:val="zh-CN"/>
              </w:rPr>
              <w:t>系统根据报案号查询出相应的特殊赔案任务列表（支持模糊查询）</w:t>
            </w:r>
          </w:p>
        </w:tc>
        <w:tc>
          <w:tcPr>
            <w:tcW w:w="1044"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374"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保单号</w:t>
            </w:r>
          </w:p>
        </w:tc>
        <w:tc>
          <w:tcPr>
            <w:tcW w:w="1438"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可编辑</w:t>
            </w:r>
          </w:p>
        </w:tc>
        <w:tc>
          <w:tcPr>
            <w:tcW w:w="112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64" w:type="dxa"/>
          </w:tcPr>
          <w:p w:rsidR="00956D07" w:rsidRPr="00872EF1" w:rsidRDefault="00956D07" w:rsidP="004966E9">
            <w:pPr>
              <w:widowControl/>
              <w:jc w:val="left"/>
              <w:rPr>
                <w:rFonts w:ascii="仿宋" w:hAnsi="仿宋" w:cs="宋体"/>
                <w:bCs/>
                <w:kern w:val="0"/>
                <w:sz w:val="21"/>
                <w:szCs w:val="21"/>
                <w:lang w:val="zh-CN"/>
              </w:rPr>
            </w:pPr>
            <w:r w:rsidRPr="00872EF1">
              <w:rPr>
                <w:rFonts w:ascii="仿宋" w:hAnsi="仿宋" w:cs="宋体" w:hint="eastAsia"/>
                <w:bCs/>
                <w:kern w:val="0"/>
                <w:sz w:val="21"/>
                <w:szCs w:val="21"/>
                <w:lang w:val="zh-CN"/>
              </w:rPr>
              <w:t>系统根据</w:t>
            </w:r>
            <w:r w:rsidRPr="00872EF1">
              <w:rPr>
                <w:rFonts w:ascii="仿宋" w:hAnsi="仿宋" w:cs="宋体" w:hint="eastAsia"/>
                <w:kern w:val="0"/>
                <w:sz w:val="21"/>
                <w:szCs w:val="21"/>
              </w:rPr>
              <w:t>保单号</w:t>
            </w:r>
            <w:r w:rsidRPr="00872EF1">
              <w:rPr>
                <w:rFonts w:ascii="仿宋" w:hAnsi="仿宋" w:cs="宋体" w:hint="eastAsia"/>
                <w:bCs/>
                <w:kern w:val="0"/>
                <w:sz w:val="21"/>
                <w:szCs w:val="21"/>
                <w:lang w:val="zh-CN"/>
              </w:rPr>
              <w:t>查询出相应的特殊赔案任务列表支持模糊查询）</w:t>
            </w:r>
          </w:p>
        </w:tc>
        <w:tc>
          <w:tcPr>
            <w:tcW w:w="1044"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374"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立案号</w:t>
            </w:r>
          </w:p>
        </w:tc>
        <w:tc>
          <w:tcPr>
            <w:tcW w:w="1438"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可编辑</w:t>
            </w:r>
          </w:p>
        </w:tc>
        <w:tc>
          <w:tcPr>
            <w:tcW w:w="112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64" w:type="dxa"/>
          </w:tcPr>
          <w:p w:rsidR="00956D07" w:rsidRPr="00872EF1" w:rsidRDefault="00956D07" w:rsidP="004966E9">
            <w:pPr>
              <w:widowControl/>
              <w:jc w:val="left"/>
              <w:rPr>
                <w:rFonts w:ascii="仿宋" w:hAnsi="仿宋" w:cs="宋体"/>
                <w:bCs/>
                <w:kern w:val="0"/>
                <w:sz w:val="21"/>
                <w:szCs w:val="21"/>
                <w:lang w:val="zh-CN"/>
              </w:rPr>
            </w:pPr>
            <w:r w:rsidRPr="00872EF1">
              <w:rPr>
                <w:rFonts w:ascii="仿宋" w:hAnsi="仿宋" w:cs="宋体" w:hint="eastAsia"/>
                <w:bCs/>
                <w:kern w:val="0"/>
                <w:sz w:val="21"/>
                <w:szCs w:val="21"/>
                <w:lang w:val="zh-CN"/>
              </w:rPr>
              <w:t>系统根据</w:t>
            </w:r>
            <w:r w:rsidRPr="00872EF1">
              <w:rPr>
                <w:rFonts w:ascii="仿宋" w:hAnsi="仿宋" w:cs="宋体" w:hint="eastAsia"/>
                <w:kern w:val="0"/>
                <w:sz w:val="21"/>
                <w:szCs w:val="21"/>
              </w:rPr>
              <w:t>立案</w:t>
            </w:r>
            <w:r w:rsidRPr="00872EF1">
              <w:rPr>
                <w:rFonts w:ascii="仿宋" w:hAnsi="仿宋" w:cs="宋体" w:hint="eastAsia"/>
                <w:kern w:val="0"/>
                <w:sz w:val="21"/>
                <w:szCs w:val="21"/>
              </w:rPr>
              <w:lastRenderedPageBreak/>
              <w:t>号</w:t>
            </w:r>
            <w:r w:rsidRPr="00872EF1">
              <w:rPr>
                <w:rFonts w:ascii="仿宋" w:hAnsi="仿宋" w:cs="宋体" w:hint="eastAsia"/>
                <w:bCs/>
                <w:kern w:val="0"/>
                <w:sz w:val="21"/>
                <w:szCs w:val="21"/>
                <w:lang w:val="zh-CN"/>
              </w:rPr>
              <w:t>查询出相应的特殊赔案任务列表支持模糊查询）</w:t>
            </w:r>
          </w:p>
        </w:tc>
        <w:tc>
          <w:tcPr>
            <w:tcW w:w="1044"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374" w:type="dxa"/>
          </w:tcPr>
          <w:p w:rsidR="00956D07" w:rsidRPr="00872EF1" w:rsidRDefault="00956D07" w:rsidP="004966E9">
            <w:pPr>
              <w:widowControl/>
              <w:jc w:val="center"/>
              <w:rPr>
                <w:rFonts w:ascii="仿宋" w:hAnsi="仿宋" w:cs="宋体"/>
                <w:kern w:val="0"/>
                <w:sz w:val="21"/>
                <w:szCs w:val="21"/>
              </w:rPr>
            </w:pPr>
            <w:r>
              <w:rPr>
                <w:rFonts w:ascii="仿宋" w:hAnsi="仿宋" w:cs="宋体" w:hint="eastAsia"/>
                <w:kern w:val="0"/>
                <w:sz w:val="21"/>
                <w:szCs w:val="21"/>
              </w:rPr>
              <w:lastRenderedPageBreak/>
              <w:t>特殊赔案号</w:t>
            </w:r>
          </w:p>
        </w:tc>
        <w:tc>
          <w:tcPr>
            <w:tcW w:w="1438" w:type="dxa"/>
          </w:tcPr>
          <w:p w:rsidR="00956D07" w:rsidRPr="00872EF1" w:rsidRDefault="00956D07" w:rsidP="004966E9">
            <w:pPr>
              <w:widowControl/>
              <w:jc w:val="center"/>
              <w:rPr>
                <w:rFonts w:ascii="仿宋" w:hAnsi="仿宋" w:cs="宋体"/>
                <w:kern w:val="0"/>
                <w:sz w:val="21"/>
                <w:szCs w:val="21"/>
              </w:rPr>
            </w:pPr>
            <w:r>
              <w:rPr>
                <w:rFonts w:ascii="仿宋" w:hAnsi="仿宋" w:cs="宋体" w:hint="eastAsia"/>
                <w:kern w:val="0"/>
                <w:sz w:val="21"/>
                <w:szCs w:val="21"/>
              </w:rPr>
              <w:t>文本</w:t>
            </w:r>
          </w:p>
        </w:tc>
        <w:tc>
          <w:tcPr>
            <w:tcW w:w="1501" w:type="dxa"/>
          </w:tcPr>
          <w:p w:rsidR="00956D07" w:rsidRPr="00872EF1" w:rsidRDefault="00956D07" w:rsidP="004966E9">
            <w:pPr>
              <w:widowControl/>
              <w:jc w:val="center"/>
              <w:rPr>
                <w:rFonts w:ascii="仿宋" w:hAnsi="仿宋" w:cs="宋体"/>
                <w:kern w:val="0"/>
                <w:sz w:val="21"/>
                <w:szCs w:val="21"/>
              </w:rPr>
            </w:pPr>
            <w:r>
              <w:rPr>
                <w:rFonts w:ascii="仿宋" w:hAnsi="仿宋" w:cs="宋体" w:hint="eastAsia"/>
                <w:kern w:val="0"/>
                <w:sz w:val="21"/>
                <w:szCs w:val="21"/>
              </w:rPr>
              <w:t>可编辑</w:t>
            </w:r>
          </w:p>
        </w:tc>
        <w:tc>
          <w:tcPr>
            <w:tcW w:w="1121" w:type="dxa"/>
          </w:tcPr>
          <w:p w:rsidR="00956D07" w:rsidRPr="00872EF1" w:rsidRDefault="00956D07" w:rsidP="004966E9">
            <w:pPr>
              <w:widowControl/>
              <w:jc w:val="center"/>
              <w:rPr>
                <w:rFonts w:ascii="仿宋" w:hAnsi="仿宋" w:cs="宋体"/>
                <w:kern w:val="0"/>
                <w:sz w:val="21"/>
                <w:szCs w:val="21"/>
              </w:rPr>
            </w:pPr>
          </w:p>
        </w:tc>
        <w:tc>
          <w:tcPr>
            <w:tcW w:w="1564" w:type="dxa"/>
          </w:tcPr>
          <w:p w:rsidR="00956D07" w:rsidRPr="00872EF1" w:rsidRDefault="00956D07" w:rsidP="004966E9">
            <w:pPr>
              <w:widowControl/>
              <w:jc w:val="left"/>
              <w:rPr>
                <w:rFonts w:ascii="仿宋" w:hAnsi="仿宋" w:cs="宋体"/>
                <w:bCs/>
                <w:kern w:val="0"/>
                <w:sz w:val="21"/>
                <w:szCs w:val="21"/>
                <w:lang w:val="zh-CN"/>
              </w:rPr>
            </w:pPr>
            <w:r>
              <w:rPr>
                <w:rFonts w:ascii="仿宋" w:hAnsi="仿宋" w:cs="宋体" w:hint="eastAsia"/>
                <w:bCs/>
                <w:kern w:val="0"/>
                <w:sz w:val="21"/>
                <w:szCs w:val="21"/>
                <w:lang w:val="zh-CN"/>
              </w:rPr>
              <w:t>根据特殊赔案号查询出相应的列表</w:t>
            </w:r>
          </w:p>
        </w:tc>
        <w:tc>
          <w:tcPr>
            <w:tcW w:w="1044"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374"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被保险人</w:t>
            </w:r>
          </w:p>
        </w:tc>
        <w:tc>
          <w:tcPr>
            <w:tcW w:w="1438"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可编辑</w:t>
            </w:r>
          </w:p>
        </w:tc>
        <w:tc>
          <w:tcPr>
            <w:tcW w:w="112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64" w:type="dxa"/>
          </w:tcPr>
          <w:p w:rsidR="00956D07" w:rsidRPr="00872EF1" w:rsidRDefault="00956D07" w:rsidP="004966E9">
            <w:pPr>
              <w:widowControl/>
              <w:jc w:val="left"/>
              <w:rPr>
                <w:rFonts w:ascii="仿宋" w:hAnsi="仿宋" w:cs="宋体"/>
                <w:bCs/>
                <w:kern w:val="0"/>
                <w:sz w:val="21"/>
                <w:szCs w:val="21"/>
                <w:lang w:val="zh-CN"/>
              </w:rPr>
            </w:pPr>
            <w:r w:rsidRPr="00872EF1">
              <w:rPr>
                <w:rFonts w:ascii="仿宋" w:hAnsi="仿宋" w:cs="宋体" w:hint="eastAsia"/>
                <w:bCs/>
                <w:kern w:val="0"/>
                <w:sz w:val="21"/>
                <w:szCs w:val="21"/>
                <w:lang w:val="zh-CN"/>
              </w:rPr>
              <w:t>系统根据</w:t>
            </w:r>
            <w:r w:rsidRPr="00872EF1">
              <w:rPr>
                <w:rFonts w:ascii="仿宋" w:hAnsi="仿宋" w:cs="宋体" w:hint="eastAsia"/>
                <w:kern w:val="0"/>
                <w:sz w:val="21"/>
                <w:szCs w:val="21"/>
              </w:rPr>
              <w:t>被保险人</w:t>
            </w:r>
            <w:r w:rsidRPr="00872EF1">
              <w:rPr>
                <w:rFonts w:ascii="仿宋" w:hAnsi="仿宋" w:cs="宋体" w:hint="eastAsia"/>
                <w:bCs/>
                <w:kern w:val="0"/>
                <w:sz w:val="21"/>
                <w:szCs w:val="21"/>
                <w:lang w:val="zh-CN"/>
              </w:rPr>
              <w:t>查询出相应的特殊赔案任务列表</w:t>
            </w:r>
          </w:p>
        </w:tc>
        <w:tc>
          <w:tcPr>
            <w:tcW w:w="1044"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374" w:type="dxa"/>
          </w:tcPr>
          <w:p w:rsidR="00956D07" w:rsidRPr="00872EF1" w:rsidRDefault="002855A8" w:rsidP="004966E9">
            <w:pPr>
              <w:widowControl/>
              <w:jc w:val="center"/>
              <w:rPr>
                <w:rFonts w:ascii="仿宋" w:hAnsi="仿宋" w:cs="宋体"/>
                <w:kern w:val="0"/>
                <w:sz w:val="21"/>
                <w:szCs w:val="21"/>
              </w:rPr>
            </w:pPr>
            <w:r>
              <w:rPr>
                <w:rFonts w:ascii="仿宋" w:hAnsi="仿宋" w:cs="宋体" w:hint="eastAsia"/>
                <w:kern w:val="0"/>
                <w:sz w:val="21"/>
                <w:szCs w:val="21"/>
              </w:rPr>
              <w:t>申请</w:t>
            </w:r>
            <w:r w:rsidR="00956D07" w:rsidRPr="00872EF1">
              <w:rPr>
                <w:rFonts w:ascii="仿宋" w:hAnsi="仿宋" w:cs="宋体" w:hint="eastAsia"/>
                <w:kern w:val="0"/>
                <w:sz w:val="21"/>
                <w:szCs w:val="21"/>
              </w:rPr>
              <w:t>时间</w:t>
            </w:r>
          </w:p>
        </w:tc>
        <w:tc>
          <w:tcPr>
            <w:tcW w:w="1438" w:type="dxa"/>
          </w:tcPr>
          <w:p w:rsidR="00956D07" w:rsidRPr="00872EF1" w:rsidRDefault="002855A8" w:rsidP="004966E9">
            <w:pPr>
              <w:widowControl/>
              <w:jc w:val="center"/>
              <w:rPr>
                <w:rFonts w:ascii="仿宋" w:hAnsi="仿宋" w:cs="宋体"/>
                <w:kern w:val="0"/>
                <w:sz w:val="21"/>
                <w:szCs w:val="21"/>
              </w:rPr>
            </w:pPr>
            <w:r>
              <w:rPr>
                <w:rFonts w:ascii="仿宋" w:hAnsi="仿宋" w:cs="宋体" w:hint="eastAsia"/>
                <w:kern w:val="0"/>
                <w:sz w:val="21"/>
                <w:szCs w:val="21"/>
              </w:rPr>
              <w:t>时间控件</w:t>
            </w:r>
          </w:p>
        </w:tc>
        <w:tc>
          <w:tcPr>
            <w:tcW w:w="150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可选择</w:t>
            </w:r>
          </w:p>
        </w:tc>
        <w:tc>
          <w:tcPr>
            <w:tcW w:w="112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64" w:type="dxa"/>
          </w:tcPr>
          <w:p w:rsidR="00956D07" w:rsidRPr="00872EF1" w:rsidRDefault="00956D07" w:rsidP="002855A8">
            <w:pPr>
              <w:widowControl/>
              <w:jc w:val="left"/>
              <w:rPr>
                <w:rFonts w:ascii="仿宋" w:hAnsi="仿宋" w:cs="宋体"/>
                <w:bCs/>
                <w:kern w:val="0"/>
                <w:sz w:val="21"/>
                <w:szCs w:val="21"/>
                <w:lang w:val="zh-CN"/>
              </w:rPr>
            </w:pPr>
            <w:r w:rsidRPr="00872EF1">
              <w:rPr>
                <w:rFonts w:ascii="仿宋" w:hAnsi="仿宋" w:cs="宋体" w:hint="eastAsia"/>
                <w:bCs/>
                <w:kern w:val="0"/>
                <w:sz w:val="21"/>
                <w:szCs w:val="21"/>
                <w:lang w:val="zh-CN"/>
              </w:rPr>
              <w:t>系统根据</w:t>
            </w:r>
            <w:r>
              <w:rPr>
                <w:rFonts w:ascii="仿宋" w:hAnsi="仿宋" w:cs="宋体" w:hint="eastAsia"/>
                <w:bCs/>
                <w:kern w:val="0"/>
                <w:sz w:val="21"/>
                <w:szCs w:val="21"/>
                <w:lang w:val="zh-CN"/>
              </w:rPr>
              <w:t>特殊赔案申请</w:t>
            </w:r>
            <w:r w:rsidR="002855A8">
              <w:rPr>
                <w:rFonts w:ascii="仿宋" w:hAnsi="仿宋" w:cs="宋体" w:hint="eastAsia"/>
                <w:bCs/>
                <w:kern w:val="0"/>
                <w:sz w:val="21"/>
                <w:szCs w:val="21"/>
                <w:lang w:val="zh-CN"/>
              </w:rPr>
              <w:t>时间查询出</w:t>
            </w:r>
            <w:r w:rsidRPr="00872EF1">
              <w:rPr>
                <w:rFonts w:ascii="仿宋" w:hAnsi="仿宋" w:cs="宋体" w:hint="eastAsia"/>
                <w:bCs/>
                <w:kern w:val="0"/>
                <w:sz w:val="21"/>
                <w:szCs w:val="21"/>
                <w:lang w:val="zh-CN"/>
              </w:rPr>
              <w:t>相应的特殊赔案任务列表</w:t>
            </w:r>
          </w:p>
        </w:tc>
        <w:tc>
          <w:tcPr>
            <w:tcW w:w="1044"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374" w:type="dxa"/>
          </w:tcPr>
          <w:p w:rsidR="00956D07" w:rsidRPr="00872EF1" w:rsidRDefault="00956D07" w:rsidP="004966E9">
            <w:pPr>
              <w:widowControl/>
              <w:jc w:val="center"/>
              <w:rPr>
                <w:rFonts w:ascii="仿宋" w:hAnsi="仿宋" w:cs="宋体"/>
                <w:kern w:val="0"/>
                <w:sz w:val="21"/>
                <w:szCs w:val="21"/>
              </w:rPr>
            </w:pPr>
            <w:r>
              <w:rPr>
                <w:rFonts w:ascii="仿宋" w:hAnsi="仿宋" w:cs="宋体" w:hint="eastAsia"/>
                <w:kern w:val="0"/>
                <w:sz w:val="21"/>
                <w:szCs w:val="21"/>
              </w:rPr>
              <w:t>险类</w:t>
            </w:r>
          </w:p>
        </w:tc>
        <w:tc>
          <w:tcPr>
            <w:tcW w:w="1438" w:type="dxa"/>
          </w:tcPr>
          <w:p w:rsidR="00956D07" w:rsidRPr="00872EF1" w:rsidRDefault="00956D07" w:rsidP="004966E9">
            <w:pPr>
              <w:widowControl/>
              <w:jc w:val="center"/>
              <w:rPr>
                <w:rFonts w:ascii="仿宋" w:hAnsi="仿宋" w:cs="宋体"/>
                <w:kern w:val="0"/>
                <w:sz w:val="21"/>
                <w:szCs w:val="21"/>
              </w:rPr>
            </w:pPr>
            <w:proofErr w:type="gramStart"/>
            <w:r w:rsidRPr="00872EF1">
              <w:rPr>
                <w:rFonts w:ascii="仿宋" w:hAnsi="仿宋" w:cs="宋体" w:hint="eastAsia"/>
                <w:kern w:val="0"/>
                <w:sz w:val="21"/>
                <w:szCs w:val="21"/>
              </w:rPr>
              <w:t>下拉选框</w:t>
            </w:r>
            <w:proofErr w:type="gramEnd"/>
          </w:p>
        </w:tc>
        <w:tc>
          <w:tcPr>
            <w:tcW w:w="150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可选择</w:t>
            </w:r>
          </w:p>
        </w:tc>
        <w:tc>
          <w:tcPr>
            <w:tcW w:w="112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64" w:type="dxa"/>
          </w:tcPr>
          <w:p w:rsidR="00956D07" w:rsidRPr="00872EF1" w:rsidRDefault="00956D07" w:rsidP="004966E9">
            <w:pPr>
              <w:widowControl/>
              <w:jc w:val="left"/>
              <w:rPr>
                <w:rFonts w:ascii="仿宋" w:hAnsi="仿宋" w:cs="宋体"/>
                <w:bCs/>
                <w:kern w:val="0"/>
                <w:sz w:val="21"/>
                <w:szCs w:val="21"/>
                <w:lang w:val="zh-CN"/>
              </w:rPr>
            </w:pPr>
            <w:r>
              <w:rPr>
                <w:rFonts w:ascii="仿宋" w:hAnsi="仿宋" w:cs="宋体" w:hint="eastAsia"/>
                <w:bCs/>
                <w:kern w:val="0"/>
                <w:sz w:val="21"/>
                <w:szCs w:val="21"/>
                <w:lang w:val="zh-CN"/>
              </w:rPr>
              <w:t>选项内容：</w:t>
            </w:r>
            <w:r w:rsidRPr="00872EF1">
              <w:rPr>
                <w:rFonts w:ascii="仿宋" w:hAnsi="仿宋" w:cs="宋体" w:hint="eastAsia"/>
                <w:bCs/>
                <w:kern w:val="0"/>
                <w:sz w:val="21"/>
                <w:szCs w:val="21"/>
                <w:lang w:val="zh-CN"/>
              </w:rPr>
              <w:t>种植险、养殖险</w:t>
            </w:r>
          </w:p>
        </w:tc>
        <w:tc>
          <w:tcPr>
            <w:tcW w:w="1044" w:type="dxa"/>
          </w:tcPr>
          <w:p w:rsidR="00956D07" w:rsidRPr="00872EF1" w:rsidRDefault="00956D07" w:rsidP="004966E9">
            <w:pPr>
              <w:widowControl/>
              <w:jc w:val="center"/>
              <w:rPr>
                <w:rFonts w:ascii="仿宋" w:hAnsi="仿宋" w:cs="宋体"/>
                <w:kern w:val="0"/>
                <w:sz w:val="21"/>
                <w:szCs w:val="21"/>
              </w:rPr>
            </w:pPr>
          </w:p>
        </w:tc>
      </w:tr>
      <w:tr w:rsidR="002855A8" w:rsidRPr="00872EF1" w:rsidTr="004966E9">
        <w:trPr>
          <w:trHeight w:val="413"/>
        </w:trPr>
        <w:tc>
          <w:tcPr>
            <w:tcW w:w="1374" w:type="dxa"/>
          </w:tcPr>
          <w:p w:rsidR="002855A8" w:rsidRPr="00872EF1" w:rsidRDefault="002855A8" w:rsidP="001221C5">
            <w:pPr>
              <w:widowControl/>
              <w:jc w:val="center"/>
              <w:rPr>
                <w:rFonts w:ascii="仿宋" w:hAnsi="仿宋" w:cs="宋体"/>
                <w:kern w:val="0"/>
                <w:sz w:val="21"/>
                <w:szCs w:val="21"/>
              </w:rPr>
            </w:pPr>
            <w:r>
              <w:rPr>
                <w:rFonts w:ascii="仿宋" w:hAnsi="仿宋" w:cs="宋体" w:hint="eastAsia"/>
                <w:kern w:val="0"/>
                <w:sz w:val="21"/>
                <w:szCs w:val="21"/>
              </w:rPr>
              <w:t>险种</w:t>
            </w:r>
          </w:p>
        </w:tc>
        <w:tc>
          <w:tcPr>
            <w:tcW w:w="1438" w:type="dxa"/>
          </w:tcPr>
          <w:p w:rsidR="002855A8" w:rsidRPr="00872EF1" w:rsidRDefault="002855A8" w:rsidP="001221C5">
            <w:pPr>
              <w:widowControl/>
              <w:jc w:val="center"/>
              <w:rPr>
                <w:rFonts w:ascii="仿宋" w:hAnsi="仿宋" w:cs="宋体"/>
                <w:kern w:val="0"/>
                <w:sz w:val="21"/>
                <w:szCs w:val="21"/>
              </w:rPr>
            </w:pPr>
            <w:proofErr w:type="gramStart"/>
            <w:r>
              <w:rPr>
                <w:rFonts w:ascii="仿宋" w:hAnsi="仿宋" w:cs="宋体" w:hint="eastAsia"/>
                <w:kern w:val="0"/>
                <w:sz w:val="21"/>
                <w:szCs w:val="21"/>
              </w:rPr>
              <w:t>下拉选框</w:t>
            </w:r>
            <w:proofErr w:type="gramEnd"/>
          </w:p>
        </w:tc>
        <w:tc>
          <w:tcPr>
            <w:tcW w:w="1501" w:type="dxa"/>
          </w:tcPr>
          <w:p w:rsidR="002855A8" w:rsidRPr="00872EF1" w:rsidRDefault="002855A8" w:rsidP="001221C5">
            <w:pPr>
              <w:widowControl/>
              <w:jc w:val="center"/>
              <w:rPr>
                <w:rFonts w:ascii="仿宋" w:hAnsi="仿宋" w:cs="宋体"/>
                <w:kern w:val="0"/>
                <w:sz w:val="21"/>
                <w:szCs w:val="21"/>
              </w:rPr>
            </w:pPr>
            <w:r>
              <w:rPr>
                <w:rFonts w:ascii="仿宋" w:hAnsi="仿宋" w:cs="宋体" w:hint="eastAsia"/>
                <w:kern w:val="0"/>
                <w:sz w:val="21"/>
                <w:szCs w:val="21"/>
              </w:rPr>
              <w:t>可选择</w:t>
            </w:r>
          </w:p>
        </w:tc>
        <w:tc>
          <w:tcPr>
            <w:tcW w:w="1121" w:type="dxa"/>
          </w:tcPr>
          <w:p w:rsidR="002855A8" w:rsidRPr="00872EF1" w:rsidRDefault="002855A8" w:rsidP="001221C5">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2855A8" w:rsidRPr="00872EF1" w:rsidRDefault="002855A8" w:rsidP="001221C5">
            <w:pPr>
              <w:widowControl/>
              <w:jc w:val="left"/>
              <w:rPr>
                <w:rFonts w:ascii="仿宋" w:hAnsi="仿宋" w:cs="宋体"/>
                <w:bCs/>
                <w:kern w:val="0"/>
                <w:sz w:val="21"/>
                <w:szCs w:val="21"/>
                <w:lang w:val="zh-CN"/>
              </w:rPr>
            </w:pPr>
            <w:r>
              <w:rPr>
                <w:rFonts w:ascii="仿宋" w:hAnsi="仿宋" w:cs="宋体" w:hint="eastAsia"/>
                <w:bCs/>
                <w:kern w:val="0"/>
                <w:sz w:val="21"/>
                <w:szCs w:val="21"/>
                <w:lang w:val="zh-CN"/>
              </w:rPr>
              <w:t>根据所选险类联动展示，若未选择险类，则展示全部</w:t>
            </w:r>
          </w:p>
        </w:tc>
        <w:tc>
          <w:tcPr>
            <w:tcW w:w="1044" w:type="dxa"/>
          </w:tcPr>
          <w:p w:rsidR="002855A8" w:rsidRPr="00872EF1" w:rsidRDefault="002855A8" w:rsidP="001221C5">
            <w:pPr>
              <w:widowControl/>
              <w:jc w:val="center"/>
              <w:rPr>
                <w:rFonts w:ascii="仿宋" w:hAnsi="仿宋" w:cs="宋体"/>
                <w:kern w:val="0"/>
                <w:sz w:val="21"/>
                <w:szCs w:val="21"/>
              </w:rPr>
            </w:pPr>
          </w:p>
        </w:tc>
      </w:tr>
      <w:tr w:rsidR="002855A8" w:rsidRPr="00872EF1" w:rsidTr="004966E9">
        <w:trPr>
          <w:trHeight w:val="413"/>
        </w:trPr>
        <w:tc>
          <w:tcPr>
            <w:tcW w:w="1374" w:type="dxa"/>
          </w:tcPr>
          <w:p w:rsidR="002855A8" w:rsidRPr="00872EF1" w:rsidRDefault="002855A8" w:rsidP="001221C5">
            <w:pPr>
              <w:widowControl/>
              <w:jc w:val="center"/>
              <w:rPr>
                <w:rFonts w:ascii="仿宋" w:hAnsi="仿宋" w:cs="宋体"/>
                <w:kern w:val="0"/>
                <w:sz w:val="21"/>
                <w:szCs w:val="21"/>
              </w:rPr>
            </w:pPr>
            <w:r w:rsidRPr="00872EF1">
              <w:rPr>
                <w:rFonts w:ascii="仿宋" w:hAnsi="仿宋" w:cs="宋体" w:hint="eastAsia"/>
                <w:kern w:val="0"/>
                <w:sz w:val="21"/>
                <w:szCs w:val="21"/>
              </w:rPr>
              <w:t>案件状态</w:t>
            </w:r>
          </w:p>
        </w:tc>
        <w:tc>
          <w:tcPr>
            <w:tcW w:w="1438" w:type="dxa"/>
          </w:tcPr>
          <w:p w:rsidR="002855A8" w:rsidRPr="00872EF1" w:rsidRDefault="002855A8" w:rsidP="001221C5">
            <w:pPr>
              <w:widowControl/>
              <w:jc w:val="center"/>
              <w:rPr>
                <w:rFonts w:ascii="仿宋" w:hAnsi="仿宋" w:cs="宋体"/>
                <w:kern w:val="0"/>
                <w:sz w:val="21"/>
                <w:szCs w:val="21"/>
              </w:rPr>
            </w:pPr>
            <w:proofErr w:type="gramStart"/>
            <w:r w:rsidRPr="00872EF1">
              <w:rPr>
                <w:rFonts w:ascii="仿宋" w:hAnsi="仿宋" w:cs="宋体" w:hint="eastAsia"/>
                <w:kern w:val="0"/>
                <w:sz w:val="21"/>
                <w:szCs w:val="21"/>
              </w:rPr>
              <w:t>下拉选框</w:t>
            </w:r>
            <w:proofErr w:type="gramEnd"/>
          </w:p>
        </w:tc>
        <w:tc>
          <w:tcPr>
            <w:tcW w:w="1501" w:type="dxa"/>
          </w:tcPr>
          <w:p w:rsidR="002855A8" w:rsidRPr="00872EF1" w:rsidRDefault="002855A8" w:rsidP="001221C5">
            <w:pPr>
              <w:widowControl/>
              <w:jc w:val="center"/>
              <w:rPr>
                <w:rFonts w:ascii="仿宋" w:hAnsi="仿宋" w:cs="宋体"/>
                <w:kern w:val="0"/>
                <w:sz w:val="21"/>
                <w:szCs w:val="21"/>
              </w:rPr>
            </w:pPr>
            <w:r w:rsidRPr="00872EF1">
              <w:rPr>
                <w:rFonts w:ascii="仿宋" w:hAnsi="仿宋" w:cs="宋体" w:hint="eastAsia"/>
                <w:kern w:val="0"/>
                <w:sz w:val="21"/>
                <w:szCs w:val="21"/>
              </w:rPr>
              <w:t>可选择</w:t>
            </w:r>
          </w:p>
        </w:tc>
        <w:tc>
          <w:tcPr>
            <w:tcW w:w="1121" w:type="dxa"/>
          </w:tcPr>
          <w:p w:rsidR="002855A8" w:rsidRPr="00872EF1" w:rsidRDefault="002855A8" w:rsidP="001221C5">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64" w:type="dxa"/>
          </w:tcPr>
          <w:p w:rsidR="002855A8" w:rsidRPr="00872EF1" w:rsidRDefault="002855A8" w:rsidP="001221C5">
            <w:pPr>
              <w:widowControl/>
              <w:jc w:val="left"/>
              <w:rPr>
                <w:rFonts w:ascii="仿宋" w:hAnsi="仿宋" w:cs="宋体"/>
                <w:bCs/>
                <w:kern w:val="0"/>
                <w:sz w:val="21"/>
                <w:szCs w:val="21"/>
                <w:lang w:val="zh-CN"/>
              </w:rPr>
            </w:pPr>
            <w:r w:rsidRPr="00872EF1">
              <w:rPr>
                <w:rFonts w:ascii="仿宋" w:hAnsi="仿宋" w:cs="宋体" w:hint="eastAsia"/>
                <w:bCs/>
                <w:kern w:val="0"/>
                <w:sz w:val="21"/>
                <w:szCs w:val="21"/>
                <w:lang w:val="zh-CN"/>
              </w:rPr>
              <w:t>选项内容：全部、未处理、正在处理、已处理、核赔退回</w:t>
            </w:r>
            <w:r w:rsidR="00553F78">
              <w:rPr>
                <w:rFonts w:ascii="仿宋" w:hAnsi="仿宋" w:cs="宋体" w:hint="eastAsia"/>
                <w:bCs/>
                <w:kern w:val="0"/>
                <w:sz w:val="21"/>
                <w:szCs w:val="21"/>
                <w:lang w:val="zh-CN"/>
              </w:rPr>
              <w:t>、核赔通过、核赔不通过</w:t>
            </w:r>
          </w:p>
        </w:tc>
        <w:tc>
          <w:tcPr>
            <w:tcW w:w="1044" w:type="dxa"/>
          </w:tcPr>
          <w:p w:rsidR="002855A8" w:rsidRPr="00872EF1" w:rsidRDefault="002855A8" w:rsidP="001221C5">
            <w:pPr>
              <w:widowControl/>
              <w:jc w:val="center"/>
              <w:rPr>
                <w:rFonts w:ascii="仿宋" w:hAnsi="仿宋" w:cs="宋体"/>
                <w:kern w:val="0"/>
                <w:sz w:val="21"/>
                <w:szCs w:val="21"/>
              </w:rPr>
            </w:pPr>
            <w:r w:rsidRPr="00872EF1">
              <w:rPr>
                <w:rFonts w:ascii="仿宋" w:hAnsi="仿宋" w:cs="宋体" w:hint="eastAsia"/>
                <w:kern w:val="0"/>
                <w:sz w:val="21"/>
                <w:szCs w:val="21"/>
              </w:rPr>
              <w:t>全部</w:t>
            </w:r>
          </w:p>
        </w:tc>
      </w:tr>
      <w:tr w:rsidR="002855A8" w:rsidRPr="00872EF1" w:rsidTr="004966E9">
        <w:trPr>
          <w:trHeight w:val="413"/>
        </w:trPr>
        <w:tc>
          <w:tcPr>
            <w:tcW w:w="8042" w:type="dxa"/>
            <w:gridSpan w:val="6"/>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查询结果列表</w:t>
            </w:r>
          </w:p>
        </w:tc>
      </w:tr>
      <w:tr w:rsidR="002855A8" w:rsidRPr="00872EF1" w:rsidTr="004966E9">
        <w:trPr>
          <w:trHeight w:val="413"/>
        </w:trPr>
        <w:tc>
          <w:tcPr>
            <w:tcW w:w="1374"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选择</w:t>
            </w:r>
          </w:p>
        </w:tc>
        <w:tc>
          <w:tcPr>
            <w:tcW w:w="1438" w:type="dxa"/>
          </w:tcPr>
          <w:p w:rsidR="002855A8" w:rsidRPr="00872EF1" w:rsidRDefault="00BC225A" w:rsidP="004966E9">
            <w:pPr>
              <w:widowControl/>
              <w:jc w:val="center"/>
              <w:rPr>
                <w:rFonts w:ascii="仿宋" w:hAnsi="仿宋" w:cs="宋体"/>
                <w:kern w:val="0"/>
                <w:sz w:val="21"/>
                <w:szCs w:val="21"/>
              </w:rPr>
            </w:pPr>
            <w:r>
              <w:rPr>
                <w:rFonts w:ascii="仿宋" w:hAnsi="仿宋" w:cs="宋体" w:hint="eastAsia"/>
                <w:kern w:val="0"/>
                <w:sz w:val="21"/>
                <w:szCs w:val="21"/>
              </w:rPr>
              <w:t>复</w:t>
            </w:r>
            <w:r w:rsidR="002855A8" w:rsidRPr="00872EF1">
              <w:rPr>
                <w:rFonts w:ascii="仿宋" w:hAnsi="仿宋" w:cs="宋体" w:hint="eastAsia"/>
                <w:kern w:val="0"/>
                <w:sz w:val="21"/>
                <w:szCs w:val="21"/>
              </w:rPr>
              <w:t>选框</w:t>
            </w:r>
          </w:p>
        </w:tc>
        <w:tc>
          <w:tcPr>
            <w:tcW w:w="1501"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单击</w:t>
            </w:r>
          </w:p>
        </w:tc>
        <w:tc>
          <w:tcPr>
            <w:tcW w:w="1121"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64" w:type="dxa"/>
          </w:tcPr>
          <w:p w:rsidR="002855A8" w:rsidRPr="00872EF1" w:rsidRDefault="002855A8" w:rsidP="004966E9">
            <w:pPr>
              <w:widowControl/>
              <w:jc w:val="left"/>
              <w:rPr>
                <w:rFonts w:ascii="仿宋" w:hAnsi="仿宋" w:cs="宋体"/>
                <w:bCs/>
                <w:kern w:val="0"/>
                <w:sz w:val="21"/>
                <w:szCs w:val="21"/>
                <w:lang w:val="zh-CN"/>
              </w:rPr>
            </w:pPr>
            <w:r w:rsidRPr="00872EF1">
              <w:rPr>
                <w:rFonts w:ascii="仿宋" w:hAnsi="仿宋" w:cs="宋体" w:hint="eastAsia"/>
                <w:bCs/>
                <w:kern w:val="0"/>
                <w:sz w:val="21"/>
                <w:szCs w:val="21"/>
                <w:lang w:val="zh-CN"/>
              </w:rPr>
              <w:t>用户点击单选按钮，勾选后则表明系统已选中本行信息</w:t>
            </w:r>
          </w:p>
        </w:tc>
        <w:tc>
          <w:tcPr>
            <w:tcW w:w="1044" w:type="dxa"/>
          </w:tcPr>
          <w:p w:rsidR="002855A8" w:rsidRPr="00872EF1" w:rsidRDefault="002855A8" w:rsidP="004966E9">
            <w:pPr>
              <w:widowControl/>
              <w:jc w:val="center"/>
              <w:rPr>
                <w:rFonts w:ascii="仿宋" w:hAnsi="仿宋" w:cs="宋体"/>
                <w:kern w:val="0"/>
                <w:sz w:val="21"/>
                <w:szCs w:val="21"/>
              </w:rPr>
            </w:pPr>
          </w:p>
        </w:tc>
      </w:tr>
      <w:tr w:rsidR="002855A8" w:rsidRPr="00872EF1" w:rsidTr="004966E9">
        <w:trPr>
          <w:trHeight w:val="413"/>
        </w:trPr>
        <w:tc>
          <w:tcPr>
            <w:tcW w:w="1374" w:type="dxa"/>
          </w:tcPr>
          <w:p w:rsidR="002855A8" w:rsidRPr="00872EF1" w:rsidRDefault="002855A8" w:rsidP="001221C5">
            <w:pPr>
              <w:widowControl/>
              <w:jc w:val="center"/>
              <w:rPr>
                <w:rFonts w:ascii="仿宋" w:hAnsi="仿宋" w:cs="宋体"/>
                <w:kern w:val="0"/>
                <w:sz w:val="21"/>
                <w:szCs w:val="21"/>
              </w:rPr>
            </w:pPr>
            <w:r>
              <w:rPr>
                <w:rFonts w:ascii="仿宋" w:hAnsi="仿宋" w:cs="宋体" w:hint="eastAsia"/>
                <w:kern w:val="0"/>
                <w:sz w:val="21"/>
                <w:szCs w:val="21"/>
              </w:rPr>
              <w:t>特殊赔案号</w:t>
            </w:r>
          </w:p>
        </w:tc>
        <w:tc>
          <w:tcPr>
            <w:tcW w:w="1438" w:type="dxa"/>
          </w:tcPr>
          <w:p w:rsidR="002855A8" w:rsidRPr="00872EF1" w:rsidRDefault="002855A8" w:rsidP="001221C5">
            <w:pPr>
              <w:widowControl/>
              <w:jc w:val="center"/>
              <w:rPr>
                <w:rFonts w:ascii="仿宋" w:hAnsi="仿宋" w:cs="宋体"/>
                <w:kern w:val="0"/>
                <w:sz w:val="21"/>
                <w:szCs w:val="21"/>
              </w:rPr>
            </w:pPr>
            <w:r>
              <w:rPr>
                <w:rFonts w:ascii="仿宋" w:hAnsi="仿宋" w:cs="宋体" w:hint="eastAsia"/>
                <w:kern w:val="0"/>
                <w:sz w:val="21"/>
                <w:szCs w:val="21"/>
              </w:rPr>
              <w:t>文本</w:t>
            </w:r>
          </w:p>
        </w:tc>
        <w:tc>
          <w:tcPr>
            <w:tcW w:w="1501" w:type="dxa"/>
          </w:tcPr>
          <w:p w:rsidR="002855A8" w:rsidRPr="00872EF1" w:rsidRDefault="002855A8" w:rsidP="001221C5">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1121" w:type="dxa"/>
          </w:tcPr>
          <w:p w:rsidR="002855A8" w:rsidRPr="00872EF1" w:rsidRDefault="002855A8" w:rsidP="001221C5">
            <w:pPr>
              <w:widowControl/>
              <w:jc w:val="center"/>
              <w:rPr>
                <w:rFonts w:ascii="仿宋" w:hAnsi="仿宋" w:cs="宋体"/>
                <w:kern w:val="0"/>
                <w:sz w:val="21"/>
                <w:szCs w:val="21"/>
              </w:rPr>
            </w:pPr>
          </w:p>
        </w:tc>
        <w:tc>
          <w:tcPr>
            <w:tcW w:w="1564" w:type="dxa"/>
          </w:tcPr>
          <w:p w:rsidR="002855A8" w:rsidRPr="00872EF1" w:rsidRDefault="002855A8" w:rsidP="001221C5">
            <w:pPr>
              <w:widowControl/>
              <w:jc w:val="left"/>
              <w:rPr>
                <w:rFonts w:ascii="仿宋" w:hAnsi="仿宋" w:cs="宋体"/>
                <w:bCs/>
                <w:kern w:val="0"/>
                <w:sz w:val="21"/>
                <w:szCs w:val="21"/>
                <w:lang w:val="zh-CN"/>
              </w:rPr>
            </w:pPr>
          </w:p>
        </w:tc>
        <w:tc>
          <w:tcPr>
            <w:tcW w:w="1044" w:type="dxa"/>
          </w:tcPr>
          <w:p w:rsidR="002855A8" w:rsidRPr="00872EF1" w:rsidRDefault="002855A8" w:rsidP="001221C5">
            <w:pPr>
              <w:widowControl/>
              <w:jc w:val="center"/>
              <w:rPr>
                <w:rFonts w:ascii="仿宋" w:hAnsi="仿宋" w:cs="宋体"/>
                <w:kern w:val="0"/>
                <w:sz w:val="21"/>
                <w:szCs w:val="21"/>
              </w:rPr>
            </w:pPr>
          </w:p>
        </w:tc>
      </w:tr>
      <w:tr w:rsidR="002855A8" w:rsidRPr="00872EF1" w:rsidTr="004966E9">
        <w:trPr>
          <w:trHeight w:val="413"/>
        </w:trPr>
        <w:tc>
          <w:tcPr>
            <w:tcW w:w="1374"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立案号</w:t>
            </w:r>
          </w:p>
        </w:tc>
        <w:tc>
          <w:tcPr>
            <w:tcW w:w="1438"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64" w:type="dxa"/>
          </w:tcPr>
          <w:p w:rsidR="002855A8" w:rsidRPr="00872EF1" w:rsidRDefault="002855A8" w:rsidP="004966E9">
            <w:pPr>
              <w:widowControl/>
              <w:jc w:val="left"/>
              <w:rPr>
                <w:rFonts w:ascii="仿宋" w:hAnsi="仿宋" w:cs="宋体"/>
                <w:bCs/>
                <w:kern w:val="0"/>
                <w:sz w:val="21"/>
                <w:szCs w:val="21"/>
                <w:lang w:val="zh-CN"/>
              </w:rPr>
            </w:pPr>
          </w:p>
        </w:tc>
        <w:tc>
          <w:tcPr>
            <w:tcW w:w="1044" w:type="dxa"/>
          </w:tcPr>
          <w:p w:rsidR="002855A8" w:rsidRPr="00872EF1" w:rsidRDefault="002855A8" w:rsidP="004966E9">
            <w:pPr>
              <w:widowControl/>
              <w:jc w:val="center"/>
              <w:rPr>
                <w:rFonts w:ascii="仿宋" w:hAnsi="仿宋" w:cs="宋体"/>
                <w:kern w:val="0"/>
                <w:sz w:val="21"/>
                <w:szCs w:val="21"/>
              </w:rPr>
            </w:pPr>
          </w:p>
        </w:tc>
      </w:tr>
      <w:tr w:rsidR="002855A8" w:rsidRPr="00872EF1" w:rsidTr="004966E9">
        <w:trPr>
          <w:trHeight w:val="413"/>
        </w:trPr>
        <w:tc>
          <w:tcPr>
            <w:tcW w:w="1374"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保单号</w:t>
            </w:r>
          </w:p>
        </w:tc>
        <w:tc>
          <w:tcPr>
            <w:tcW w:w="1438"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2855A8" w:rsidRPr="00872EF1" w:rsidRDefault="002855A8" w:rsidP="004966E9">
            <w:pPr>
              <w:widowControl/>
              <w:jc w:val="center"/>
              <w:rPr>
                <w:rFonts w:ascii="仿宋" w:hAnsi="仿宋" w:cs="宋体"/>
                <w:kern w:val="0"/>
                <w:sz w:val="21"/>
                <w:szCs w:val="21"/>
              </w:rPr>
            </w:pPr>
          </w:p>
        </w:tc>
        <w:tc>
          <w:tcPr>
            <w:tcW w:w="1564" w:type="dxa"/>
          </w:tcPr>
          <w:p w:rsidR="002855A8" w:rsidRPr="00872EF1" w:rsidRDefault="002855A8" w:rsidP="004966E9">
            <w:pPr>
              <w:widowControl/>
              <w:jc w:val="left"/>
              <w:rPr>
                <w:rFonts w:ascii="仿宋" w:hAnsi="仿宋" w:cs="宋体"/>
                <w:bCs/>
                <w:kern w:val="0"/>
                <w:sz w:val="21"/>
                <w:szCs w:val="21"/>
                <w:lang w:val="zh-CN"/>
              </w:rPr>
            </w:pPr>
          </w:p>
        </w:tc>
        <w:tc>
          <w:tcPr>
            <w:tcW w:w="1044" w:type="dxa"/>
          </w:tcPr>
          <w:p w:rsidR="002855A8" w:rsidRPr="00872EF1" w:rsidRDefault="002855A8" w:rsidP="004966E9">
            <w:pPr>
              <w:widowControl/>
              <w:jc w:val="center"/>
              <w:rPr>
                <w:rFonts w:ascii="仿宋" w:hAnsi="仿宋" w:cs="宋体"/>
                <w:kern w:val="0"/>
                <w:sz w:val="21"/>
                <w:szCs w:val="21"/>
              </w:rPr>
            </w:pPr>
          </w:p>
        </w:tc>
      </w:tr>
      <w:tr w:rsidR="002855A8" w:rsidRPr="00872EF1" w:rsidTr="004966E9">
        <w:trPr>
          <w:trHeight w:val="413"/>
        </w:trPr>
        <w:tc>
          <w:tcPr>
            <w:tcW w:w="1374" w:type="dxa"/>
          </w:tcPr>
          <w:p w:rsidR="002855A8" w:rsidRPr="00872EF1" w:rsidRDefault="002855A8" w:rsidP="001221C5">
            <w:pPr>
              <w:widowControl/>
              <w:jc w:val="center"/>
              <w:rPr>
                <w:rFonts w:ascii="仿宋" w:hAnsi="仿宋" w:cs="宋体"/>
                <w:kern w:val="0"/>
                <w:sz w:val="21"/>
                <w:szCs w:val="21"/>
              </w:rPr>
            </w:pPr>
            <w:r w:rsidRPr="00872EF1">
              <w:rPr>
                <w:rFonts w:ascii="仿宋" w:hAnsi="仿宋" w:cs="宋体" w:hint="eastAsia"/>
                <w:kern w:val="0"/>
                <w:sz w:val="21"/>
                <w:szCs w:val="21"/>
              </w:rPr>
              <w:t>报案号</w:t>
            </w:r>
          </w:p>
        </w:tc>
        <w:tc>
          <w:tcPr>
            <w:tcW w:w="1438" w:type="dxa"/>
          </w:tcPr>
          <w:p w:rsidR="002855A8" w:rsidRPr="00872EF1" w:rsidRDefault="002855A8" w:rsidP="001221C5">
            <w:pPr>
              <w:widowControl/>
              <w:jc w:val="center"/>
              <w:rPr>
                <w:rFonts w:ascii="仿宋" w:hAnsi="仿宋" w:cs="宋体"/>
                <w:kern w:val="0"/>
                <w:sz w:val="21"/>
                <w:szCs w:val="21"/>
              </w:rPr>
            </w:pPr>
            <w:r w:rsidRPr="00872EF1">
              <w:rPr>
                <w:rFonts w:ascii="仿宋" w:hAnsi="仿宋" w:cs="宋体" w:hint="eastAsia"/>
                <w:kern w:val="0"/>
                <w:sz w:val="21"/>
                <w:szCs w:val="21"/>
              </w:rPr>
              <w:t>超链接</w:t>
            </w:r>
          </w:p>
        </w:tc>
        <w:tc>
          <w:tcPr>
            <w:tcW w:w="1501" w:type="dxa"/>
          </w:tcPr>
          <w:p w:rsidR="002855A8" w:rsidRPr="00872EF1" w:rsidRDefault="002855A8" w:rsidP="001221C5">
            <w:pPr>
              <w:widowControl/>
              <w:jc w:val="center"/>
              <w:rPr>
                <w:rFonts w:ascii="仿宋" w:hAnsi="仿宋" w:cs="宋体"/>
                <w:kern w:val="0"/>
                <w:sz w:val="21"/>
                <w:szCs w:val="21"/>
              </w:rPr>
            </w:pPr>
            <w:r w:rsidRPr="00872EF1">
              <w:rPr>
                <w:rFonts w:ascii="仿宋" w:hAnsi="仿宋" w:cs="宋体" w:hint="eastAsia"/>
                <w:kern w:val="0"/>
                <w:sz w:val="21"/>
                <w:szCs w:val="21"/>
              </w:rPr>
              <w:t>单击</w:t>
            </w:r>
          </w:p>
        </w:tc>
        <w:tc>
          <w:tcPr>
            <w:tcW w:w="1121" w:type="dxa"/>
          </w:tcPr>
          <w:p w:rsidR="002855A8" w:rsidRPr="00872EF1" w:rsidRDefault="002855A8" w:rsidP="001221C5">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64" w:type="dxa"/>
          </w:tcPr>
          <w:p w:rsidR="002855A8" w:rsidRPr="00872EF1" w:rsidRDefault="002855A8" w:rsidP="001221C5">
            <w:pPr>
              <w:widowControl/>
              <w:jc w:val="left"/>
              <w:rPr>
                <w:rFonts w:ascii="仿宋" w:hAnsi="仿宋" w:cs="宋体"/>
                <w:bCs/>
                <w:kern w:val="0"/>
                <w:sz w:val="21"/>
                <w:szCs w:val="21"/>
                <w:lang w:val="zh-CN"/>
              </w:rPr>
            </w:pPr>
            <w:r w:rsidRPr="00872EF1">
              <w:rPr>
                <w:rFonts w:ascii="仿宋" w:hAnsi="仿宋" w:cs="宋体" w:hint="eastAsia"/>
                <w:bCs/>
                <w:kern w:val="0"/>
                <w:sz w:val="21"/>
                <w:szCs w:val="21"/>
                <w:lang w:val="zh-CN"/>
              </w:rPr>
              <w:t>单击超链接，</w:t>
            </w:r>
            <w:r>
              <w:rPr>
                <w:rFonts w:ascii="仿宋" w:hAnsi="仿宋" w:cs="宋体" w:hint="eastAsia"/>
                <w:bCs/>
                <w:kern w:val="0"/>
                <w:sz w:val="21"/>
                <w:szCs w:val="21"/>
                <w:lang w:val="zh-CN"/>
              </w:rPr>
              <w:t>查看报案信息</w:t>
            </w:r>
          </w:p>
        </w:tc>
        <w:tc>
          <w:tcPr>
            <w:tcW w:w="1044" w:type="dxa"/>
          </w:tcPr>
          <w:p w:rsidR="002855A8" w:rsidRPr="00872EF1" w:rsidRDefault="002855A8" w:rsidP="004966E9">
            <w:pPr>
              <w:widowControl/>
              <w:jc w:val="center"/>
              <w:rPr>
                <w:rFonts w:ascii="仿宋" w:hAnsi="仿宋" w:cs="宋体"/>
                <w:kern w:val="0"/>
                <w:sz w:val="21"/>
                <w:szCs w:val="21"/>
              </w:rPr>
            </w:pPr>
          </w:p>
        </w:tc>
      </w:tr>
      <w:tr w:rsidR="002855A8" w:rsidRPr="00872EF1" w:rsidTr="004966E9">
        <w:trPr>
          <w:trHeight w:val="413"/>
        </w:trPr>
        <w:tc>
          <w:tcPr>
            <w:tcW w:w="1374"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险种</w:t>
            </w:r>
          </w:p>
        </w:tc>
        <w:tc>
          <w:tcPr>
            <w:tcW w:w="1438"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2855A8" w:rsidRPr="00872EF1" w:rsidRDefault="002855A8" w:rsidP="004966E9">
            <w:pPr>
              <w:widowControl/>
              <w:jc w:val="center"/>
              <w:rPr>
                <w:rFonts w:ascii="仿宋" w:hAnsi="仿宋" w:cs="宋体"/>
                <w:kern w:val="0"/>
                <w:sz w:val="21"/>
                <w:szCs w:val="21"/>
              </w:rPr>
            </w:pPr>
          </w:p>
        </w:tc>
        <w:tc>
          <w:tcPr>
            <w:tcW w:w="1564" w:type="dxa"/>
          </w:tcPr>
          <w:p w:rsidR="002855A8" w:rsidRPr="00872EF1" w:rsidRDefault="002855A8" w:rsidP="004966E9">
            <w:pPr>
              <w:widowControl/>
              <w:jc w:val="left"/>
              <w:rPr>
                <w:rFonts w:ascii="仿宋" w:hAnsi="仿宋" w:cs="宋体"/>
                <w:bCs/>
                <w:kern w:val="0"/>
                <w:sz w:val="21"/>
                <w:szCs w:val="21"/>
                <w:lang w:val="zh-CN"/>
              </w:rPr>
            </w:pPr>
          </w:p>
        </w:tc>
        <w:tc>
          <w:tcPr>
            <w:tcW w:w="1044" w:type="dxa"/>
          </w:tcPr>
          <w:p w:rsidR="002855A8" w:rsidRPr="00872EF1" w:rsidRDefault="002855A8" w:rsidP="004966E9">
            <w:pPr>
              <w:widowControl/>
              <w:jc w:val="center"/>
              <w:rPr>
                <w:rFonts w:ascii="仿宋" w:hAnsi="仿宋" w:cs="宋体"/>
                <w:kern w:val="0"/>
                <w:sz w:val="21"/>
                <w:szCs w:val="21"/>
              </w:rPr>
            </w:pPr>
          </w:p>
        </w:tc>
      </w:tr>
      <w:tr w:rsidR="002855A8" w:rsidRPr="00872EF1" w:rsidTr="004966E9">
        <w:trPr>
          <w:trHeight w:val="413"/>
        </w:trPr>
        <w:tc>
          <w:tcPr>
            <w:tcW w:w="1374"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被保险人</w:t>
            </w:r>
          </w:p>
        </w:tc>
        <w:tc>
          <w:tcPr>
            <w:tcW w:w="1438"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2855A8" w:rsidRPr="00872EF1" w:rsidRDefault="002855A8" w:rsidP="004966E9">
            <w:pPr>
              <w:widowControl/>
              <w:jc w:val="center"/>
              <w:rPr>
                <w:rFonts w:ascii="仿宋" w:hAnsi="仿宋" w:cs="宋体"/>
                <w:kern w:val="0"/>
                <w:sz w:val="21"/>
                <w:szCs w:val="21"/>
              </w:rPr>
            </w:pPr>
          </w:p>
        </w:tc>
        <w:tc>
          <w:tcPr>
            <w:tcW w:w="1564" w:type="dxa"/>
          </w:tcPr>
          <w:p w:rsidR="002855A8" w:rsidRPr="00872EF1" w:rsidRDefault="002855A8" w:rsidP="004966E9">
            <w:pPr>
              <w:widowControl/>
              <w:jc w:val="left"/>
              <w:rPr>
                <w:rFonts w:ascii="仿宋" w:hAnsi="仿宋" w:cs="宋体"/>
                <w:bCs/>
                <w:kern w:val="0"/>
                <w:sz w:val="21"/>
                <w:szCs w:val="21"/>
                <w:lang w:val="zh-CN"/>
              </w:rPr>
            </w:pPr>
          </w:p>
        </w:tc>
        <w:tc>
          <w:tcPr>
            <w:tcW w:w="1044" w:type="dxa"/>
          </w:tcPr>
          <w:p w:rsidR="002855A8" w:rsidRPr="00872EF1" w:rsidRDefault="002855A8" w:rsidP="004966E9">
            <w:pPr>
              <w:widowControl/>
              <w:jc w:val="center"/>
              <w:rPr>
                <w:rFonts w:ascii="仿宋" w:hAnsi="仿宋" w:cs="宋体"/>
                <w:kern w:val="0"/>
                <w:sz w:val="21"/>
                <w:szCs w:val="21"/>
              </w:rPr>
            </w:pPr>
          </w:p>
        </w:tc>
      </w:tr>
      <w:tr w:rsidR="002855A8" w:rsidRPr="00872EF1" w:rsidTr="004966E9">
        <w:trPr>
          <w:trHeight w:val="413"/>
        </w:trPr>
        <w:tc>
          <w:tcPr>
            <w:tcW w:w="1374"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出险标的</w:t>
            </w:r>
          </w:p>
        </w:tc>
        <w:tc>
          <w:tcPr>
            <w:tcW w:w="1438"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2855A8" w:rsidRPr="00872EF1" w:rsidRDefault="002855A8" w:rsidP="004966E9">
            <w:pPr>
              <w:widowControl/>
              <w:jc w:val="center"/>
              <w:rPr>
                <w:rFonts w:ascii="仿宋" w:hAnsi="仿宋" w:cs="宋体"/>
                <w:kern w:val="0"/>
                <w:sz w:val="21"/>
                <w:szCs w:val="21"/>
              </w:rPr>
            </w:pPr>
          </w:p>
        </w:tc>
        <w:tc>
          <w:tcPr>
            <w:tcW w:w="1564" w:type="dxa"/>
          </w:tcPr>
          <w:p w:rsidR="002855A8" w:rsidRPr="00872EF1" w:rsidRDefault="002855A8" w:rsidP="004966E9">
            <w:pPr>
              <w:widowControl/>
              <w:jc w:val="left"/>
              <w:rPr>
                <w:rFonts w:ascii="仿宋" w:hAnsi="仿宋" w:cs="宋体"/>
                <w:bCs/>
                <w:kern w:val="0"/>
                <w:sz w:val="21"/>
                <w:szCs w:val="21"/>
                <w:lang w:val="zh-CN"/>
              </w:rPr>
            </w:pPr>
          </w:p>
        </w:tc>
        <w:tc>
          <w:tcPr>
            <w:tcW w:w="1044" w:type="dxa"/>
          </w:tcPr>
          <w:p w:rsidR="002855A8" w:rsidRPr="00872EF1" w:rsidRDefault="002855A8" w:rsidP="004966E9">
            <w:pPr>
              <w:widowControl/>
              <w:jc w:val="center"/>
              <w:rPr>
                <w:rFonts w:ascii="仿宋" w:hAnsi="仿宋" w:cs="宋体"/>
                <w:kern w:val="0"/>
                <w:sz w:val="21"/>
                <w:szCs w:val="21"/>
              </w:rPr>
            </w:pPr>
          </w:p>
        </w:tc>
      </w:tr>
      <w:tr w:rsidR="002855A8" w:rsidRPr="00872EF1" w:rsidTr="004966E9">
        <w:trPr>
          <w:trHeight w:val="413"/>
        </w:trPr>
        <w:tc>
          <w:tcPr>
            <w:tcW w:w="1374" w:type="dxa"/>
          </w:tcPr>
          <w:p w:rsidR="002855A8" w:rsidRPr="00872EF1" w:rsidRDefault="002855A8" w:rsidP="004966E9">
            <w:pPr>
              <w:widowControl/>
              <w:jc w:val="center"/>
              <w:rPr>
                <w:rFonts w:ascii="仿宋" w:hAnsi="仿宋" w:cs="宋体"/>
                <w:kern w:val="0"/>
                <w:sz w:val="21"/>
                <w:szCs w:val="21"/>
              </w:rPr>
            </w:pPr>
            <w:r>
              <w:rPr>
                <w:rFonts w:ascii="仿宋" w:hAnsi="仿宋" w:cs="宋体" w:hint="eastAsia"/>
                <w:kern w:val="0"/>
                <w:sz w:val="21"/>
                <w:szCs w:val="21"/>
              </w:rPr>
              <w:lastRenderedPageBreak/>
              <w:t>申请</w:t>
            </w:r>
            <w:r w:rsidRPr="00872EF1">
              <w:rPr>
                <w:rFonts w:ascii="仿宋" w:hAnsi="仿宋" w:cs="宋体" w:hint="eastAsia"/>
                <w:kern w:val="0"/>
                <w:sz w:val="21"/>
                <w:szCs w:val="21"/>
              </w:rPr>
              <w:t>时间</w:t>
            </w:r>
          </w:p>
        </w:tc>
        <w:tc>
          <w:tcPr>
            <w:tcW w:w="1438"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2855A8" w:rsidRPr="00872EF1" w:rsidRDefault="002855A8" w:rsidP="004966E9">
            <w:pPr>
              <w:widowControl/>
              <w:jc w:val="center"/>
              <w:rPr>
                <w:rFonts w:ascii="仿宋" w:hAnsi="仿宋" w:cs="宋体"/>
                <w:kern w:val="0"/>
                <w:sz w:val="21"/>
                <w:szCs w:val="21"/>
              </w:rPr>
            </w:pPr>
          </w:p>
        </w:tc>
        <w:tc>
          <w:tcPr>
            <w:tcW w:w="1564" w:type="dxa"/>
          </w:tcPr>
          <w:p w:rsidR="002855A8" w:rsidRPr="00872EF1" w:rsidRDefault="002855A8" w:rsidP="004966E9">
            <w:pPr>
              <w:widowControl/>
              <w:jc w:val="left"/>
              <w:rPr>
                <w:rFonts w:ascii="仿宋" w:hAnsi="仿宋" w:cs="宋体"/>
                <w:bCs/>
                <w:kern w:val="0"/>
                <w:sz w:val="21"/>
                <w:szCs w:val="21"/>
                <w:lang w:val="zh-CN"/>
              </w:rPr>
            </w:pPr>
          </w:p>
        </w:tc>
        <w:tc>
          <w:tcPr>
            <w:tcW w:w="1044" w:type="dxa"/>
          </w:tcPr>
          <w:p w:rsidR="002855A8" w:rsidRPr="00872EF1" w:rsidRDefault="002855A8" w:rsidP="004966E9">
            <w:pPr>
              <w:widowControl/>
              <w:jc w:val="center"/>
              <w:rPr>
                <w:rFonts w:ascii="仿宋" w:hAnsi="仿宋" w:cs="宋体"/>
                <w:kern w:val="0"/>
                <w:sz w:val="21"/>
                <w:szCs w:val="21"/>
              </w:rPr>
            </w:pPr>
          </w:p>
        </w:tc>
      </w:tr>
      <w:tr w:rsidR="002855A8" w:rsidRPr="00872EF1" w:rsidTr="004966E9">
        <w:trPr>
          <w:trHeight w:val="413"/>
        </w:trPr>
        <w:tc>
          <w:tcPr>
            <w:tcW w:w="1374"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案件状态</w:t>
            </w:r>
          </w:p>
        </w:tc>
        <w:tc>
          <w:tcPr>
            <w:tcW w:w="1438"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2855A8" w:rsidRPr="00872EF1" w:rsidRDefault="002855A8" w:rsidP="004966E9">
            <w:pPr>
              <w:widowControl/>
              <w:jc w:val="center"/>
              <w:rPr>
                <w:rFonts w:ascii="仿宋" w:hAnsi="仿宋" w:cs="宋体"/>
                <w:kern w:val="0"/>
                <w:sz w:val="21"/>
                <w:szCs w:val="21"/>
              </w:rPr>
            </w:pPr>
          </w:p>
        </w:tc>
        <w:tc>
          <w:tcPr>
            <w:tcW w:w="1564" w:type="dxa"/>
          </w:tcPr>
          <w:p w:rsidR="002855A8" w:rsidRPr="00872EF1" w:rsidRDefault="002855A8" w:rsidP="004966E9">
            <w:pPr>
              <w:widowControl/>
              <w:jc w:val="left"/>
              <w:rPr>
                <w:rFonts w:ascii="仿宋" w:hAnsi="仿宋" w:cs="宋体"/>
                <w:bCs/>
                <w:kern w:val="0"/>
                <w:sz w:val="21"/>
                <w:szCs w:val="21"/>
                <w:lang w:val="zh-CN"/>
              </w:rPr>
            </w:pPr>
          </w:p>
        </w:tc>
        <w:tc>
          <w:tcPr>
            <w:tcW w:w="1044" w:type="dxa"/>
          </w:tcPr>
          <w:p w:rsidR="002855A8" w:rsidRPr="00872EF1" w:rsidRDefault="002855A8" w:rsidP="004966E9">
            <w:pPr>
              <w:widowControl/>
              <w:jc w:val="center"/>
              <w:rPr>
                <w:rFonts w:ascii="仿宋" w:hAnsi="仿宋" w:cs="宋体"/>
                <w:kern w:val="0"/>
                <w:sz w:val="21"/>
                <w:szCs w:val="21"/>
              </w:rPr>
            </w:pPr>
          </w:p>
        </w:tc>
      </w:tr>
      <w:tr w:rsidR="002855A8" w:rsidRPr="00872EF1" w:rsidTr="004966E9">
        <w:trPr>
          <w:trHeight w:val="413"/>
        </w:trPr>
        <w:tc>
          <w:tcPr>
            <w:tcW w:w="1374"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处理人员</w:t>
            </w:r>
          </w:p>
        </w:tc>
        <w:tc>
          <w:tcPr>
            <w:tcW w:w="1438"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2855A8" w:rsidRPr="00872EF1" w:rsidRDefault="002855A8" w:rsidP="004966E9">
            <w:pPr>
              <w:widowControl/>
              <w:jc w:val="center"/>
              <w:rPr>
                <w:rFonts w:ascii="仿宋" w:hAnsi="仿宋" w:cs="宋体"/>
                <w:kern w:val="0"/>
                <w:sz w:val="21"/>
                <w:szCs w:val="21"/>
              </w:rPr>
            </w:pPr>
          </w:p>
        </w:tc>
        <w:tc>
          <w:tcPr>
            <w:tcW w:w="1564" w:type="dxa"/>
          </w:tcPr>
          <w:p w:rsidR="002855A8" w:rsidRPr="00872EF1" w:rsidRDefault="002855A8" w:rsidP="004966E9">
            <w:pPr>
              <w:widowControl/>
              <w:jc w:val="left"/>
              <w:rPr>
                <w:rFonts w:ascii="仿宋" w:hAnsi="仿宋" w:cs="宋体"/>
                <w:bCs/>
                <w:kern w:val="0"/>
                <w:sz w:val="21"/>
                <w:szCs w:val="21"/>
                <w:lang w:val="zh-CN"/>
              </w:rPr>
            </w:pPr>
          </w:p>
        </w:tc>
        <w:tc>
          <w:tcPr>
            <w:tcW w:w="1044" w:type="dxa"/>
          </w:tcPr>
          <w:p w:rsidR="002855A8" w:rsidRPr="00872EF1" w:rsidRDefault="002855A8" w:rsidP="004966E9">
            <w:pPr>
              <w:widowControl/>
              <w:jc w:val="center"/>
              <w:rPr>
                <w:rFonts w:ascii="仿宋" w:hAnsi="仿宋" w:cs="宋体"/>
                <w:kern w:val="0"/>
                <w:sz w:val="21"/>
                <w:szCs w:val="21"/>
              </w:rPr>
            </w:pPr>
          </w:p>
        </w:tc>
      </w:tr>
      <w:tr w:rsidR="002855A8" w:rsidRPr="00872EF1" w:rsidTr="004966E9">
        <w:trPr>
          <w:trHeight w:val="413"/>
        </w:trPr>
        <w:tc>
          <w:tcPr>
            <w:tcW w:w="1374" w:type="dxa"/>
          </w:tcPr>
          <w:p w:rsidR="002855A8" w:rsidRPr="00872EF1" w:rsidRDefault="002855A8" w:rsidP="004966E9">
            <w:pPr>
              <w:widowControl/>
              <w:jc w:val="center"/>
              <w:rPr>
                <w:rFonts w:ascii="仿宋" w:hAnsi="仿宋" w:cs="宋体"/>
                <w:kern w:val="0"/>
                <w:sz w:val="21"/>
                <w:szCs w:val="21"/>
              </w:rPr>
            </w:pPr>
            <w:r>
              <w:rPr>
                <w:rFonts w:ascii="仿宋" w:hAnsi="仿宋" w:cs="宋体" w:hint="eastAsia"/>
                <w:kern w:val="0"/>
                <w:sz w:val="21"/>
                <w:szCs w:val="21"/>
              </w:rPr>
              <w:t>处理</w:t>
            </w:r>
          </w:p>
        </w:tc>
        <w:tc>
          <w:tcPr>
            <w:tcW w:w="1438" w:type="dxa"/>
          </w:tcPr>
          <w:p w:rsidR="002855A8" w:rsidRPr="00872EF1" w:rsidRDefault="002855A8" w:rsidP="004966E9">
            <w:pPr>
              <w:widowControl/>
              <w:jc w:val="center"/>
              <w:rPr>
                <w:rFonts w:ascii="仿宋" w:hAnsi="仿宋" w:cs="宋体"/>
                <w:kern w:val="0"/>
                <w:sz w:val="21"/>
                <w:szCs w:val="21"/>
              </w:rPr>
            </w:pPr>
            <w:r>
              <w:rPr>
                <w:rFonts w:ascii="仿宋" w:hAnsi="仿宋" w:cs="宋体" w:hint="eastAsia"/>
                <w:kern w:val="0"/>
                <w:sz w:val="21"/>
                <w:szCs w:val="21"/>
              </w:rPr>
              <w:t>按钮</w:t>
            </w:r>
          </w:p>
        </w:tc>
        <w:tc>
          <w:tcPr>
            <w:tcW w:w="1501" w:type="dxa"/>
          </w:tcPr>
          <w:p w:rsidR="002855A8" w:rsidRPr="00872EF1" w:rsidRDefault="002855A8" w:rsidP="004966E9">
            <w:pPr>
              <w:widowControl/>
              <w:jc w:val="center"/>
              <w:rPr>
                <w:rFonts w:ascii="仿宋" w:hAnsi="仿宋" w:cs="宋体"/>
                <w:kern w:val="0"/>
                <w:sz w:val="21"/>
                <w:szCs w:val="21"/>
              </w:rPr>
            </w:pPr>
            <w:r>
              <w:rPr>
                <w:rFonts w:ascii="仿宋" w:hAnsi="仿宋" w:cs="宋体" w:hint="eastAsia"/>
                <w:kern w:val="0"/>
                <w:sz w:val="21"/>
                <w:szCs w:val="21"/>
              </w:rPr>
              <w:t>单击</w:t>
            </w:r>
          </w:p>
        </w:tc>
        <w:tc>
          <w:tcPr>
            <w:tcW w:w="1121" w:type="dxa"/>
          </w:tcPr>
          <w:p w:rsidR="002855A8" w:rsidRPr="00872EF1" w:rsidRDefault="002855A8" w:rsidP="004966E9">
            <w:pPr>
              <w:widowControl/>
              <w:jc w:val="center"/>
              <w:rPr>
                <w:rFonts w:ascii="仿宋" w:hAnsi="仿宋" w:cs="宋体"/>
                <w:kern w:val="0"/>
                <w:sz w:val="21"/>
                <w:szCs w:val="21"/>
              </w:rPr>
            </w:pPr>
          </w:p>
        </w:tc>
        <w:tc>
          <w:tcPr>
            <w:tcW w:w="1564" w:type="dxa"/>
          </w:tcPr>
          <w:p w:rsidR="002855A8" w:rsidRPr="00872EF1" w:rsidRDefault="002855A8" w:rsidP="004966E9">
            <w:pPr>
              <w:widowControl/>
              <w:jc w:val="left"/>
              <w:rPr>
                <w:rFonts w:ascii="仿宋" w:hAnsi="仿宋" w:cs="宋体"/>
                <w:bCs/>
                <w:kern w:val="0"/>
                <w:sz w:val="21"/>
                <w:szCs w:val="21"/>
                <w:lang w:val="zh-CN"/>
              </w:rPr>
            </w:pPr>
            <w:r>
              <w:rPr>
                <w:rFonts w:ascii="仿宋" w:hAnsi="仿宋" w:cs="宋体"/>
                <w:bCs/>
                <w:kern w:val="0"/>
                <w:sz w:val="21"/>
                <w:szCs w:val="21"/>
                <w:lang w:val="zh-CN"/>
              </w:rPr>
              <w:t>用户单击按钮进入特殊赔案申请页面</w:t>
            </w:r>
            <w:r>
              <w:rPr>
                <w:rFonts w:ascii="仿宋" w:hAnsi="仿宋" w:cs="宋体" w:hint="eastAsia"/>
                <w:bCs/>
                <w:kern w:val="0"/>
                <w:sz w:val="21"/>
                <w:szCs w:val="21"/>
                <w:lang w:val="zh-CN"/>
              </w:rPr>
              <w:t>（案件状态为未处理、正在处理、核赔退回的案件可使用，其他状态隐藏，正在处理与核赔退回案件进入后页面带出已录入的信息）</w:t>
            </w:r>
          </w:p>
        </w:tc>
        <w:tc>
          <w:tcPr>
            <w:tcW w:w="1044" w:type="dxa"/>
          </w:tcPr>
          <w:p w:rsidR="002855A8" w:rsidRPr="00872EF1" w:rsidRDefault="002855A8" w:rsidP="004966E9">
            <w:pPr>
              <w:widowControl/>
              <w:jc w:val="center"/>
              <w:rPr>
                <w:rFonts w:ascii="仿宋" w:hAnsi="仿宋" w:cs="宋体"/>
                <w:kern w:val="0"/>
                <w:sz w:val="21"/>
                <w:szCs w:val="21"/>
              </w:rPr>
            </w:pPr>
          </w:p>
        </w:tc>
      </w:tr>
      <w:tr w:rsidR="002855A8" w:rsidRPr="00872EF1" w:rsidTr="004966E9">
        <w:trPr>
          <w:trHeight w:val="413"/>
        </w:trPr>
        <w:tc>
          <w:tcPr>
            <w:tcW w:w="1374"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查看</w:t>
            </w:r>
          </w:p>
        </w:tc>
        <w:tc>
          <w:tcPr>
            <w:tcW w:w="1438"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按钮</w:t>
            </w:r>
          </w:p>
        </w:tc>
        <w:tc>
          <w:tcPr>
            <w:tcW w:w="1501"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单击</w:t>
            </w:r>
          </w:p>
        </w:tc>
        <w:tc>
          <w:tcPr>
            <w:tcW w:w="1121" w:type="dxa"/>
          </w:tcPr>
          <w:p w:rsidR="002855A8" w:rsidRPr="00872EF1" w:rsidRDefault="002855A8" w:rsidP="004966E9">
            <w:pPr>
              <w:widowControl/>
              <w:jc w:val="center"/>
              <w:rPr>
                <w:rFonts w:ascii="仿宋" w:hAnsi="仿宋" w:cs="宋体"/>
                <w:kern w:val="0"/>
                <w:sz w:val="21"/>
                <w:szCs w:val="21"/>
              </w:rPr>
            </w:pPr>
          </w:p>
        </w:tc>
        <w:tc>
          <w:tcPr>
            <w:tcW w:w="1564" w:type="dxa"/>
          </w:tcPr>
          <w:p w:rsidR="002855A8" w:rsidRPr="00872EF1" w:rsidRDefault="002855A8" w:rsidP="004966E9">
            <w:pPr>
              <w:widowControl/>
              <w:rPr>
                <w:rFonts w:ascii="仿宋" w:hAnsi="仿宋" w:cs="宋体"/>
                <w:kern w:val="0"/>
                <w:sz w:val="21"/>
                <w:szCs w:val="21"/>
              </w:rPr>
            </w:pPr>
            <w:r>
              <w:rPr>
                <w:rFonts w:ascii="仿宋" w:hAnsi="仿宋" w:cs="宋体" w:hint="eastAsia"/>
                <w:kern w:val="0"/>
                <w:sz w:val="21"/>
                <w:szCs w:val="21"/>
              </w:rPr>
              <w:t>用户单击按钮，进入特殊赔案信息查看页面</w:t>
            </w:r>
          </w:p>
        </w:tc>
        <w:tc>
          <w:tcPr>
            <w:tcW w:w="1044" w:type="dxa"/>
          </w:tcPr>
          <w:p w:rsidR="002855A8" w:rsidRPr="00872EF1" w:rsidRDefault="002855A8" w:rsidP="004966E9">
            <w:pPr>
              <w:widowControl/>
              <w:jc w:val="center"/>
              <w:rPr>
                <w:rFonts w:ascii="仿宋" w:hAnsi="仿宋" w:cs="宋体"/>
                <w:kern w:val="0"/>
                <w:sz w:val="21"/>
                <w:szCs w:val="21"/>
              </w:rPr>
            </w:pPr>
          </w:p>
        </w:tc>
      </w:tr>
      <w:tr w:rsidR="002855A8" w:rsidRPr="00872EF1" w:rsidTr="004966E9">
        <w:trPr>
          <w:trHeight w:val="413"/>
        </w:trPr>
        <w:tc>
          <w:tcPr>
            <w:tcW w:w="1374"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重新提交</w:t>
            </w:r>
          </w:p>
        </w:tc>
        <w:tc>
          <w:tcPr>
            <w:tcW w:w="1438"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按钮</w:t>
            </w:r>
          </w:p>
        </w:tc>
        <w:tc>
          <w:tcPr>
            <w:tcW w:w="1501" w:type="dxa"/>
          </w:tcPr>
          <w:p w:rsidR="002855A8" w:rsidRPr="00872EF1" w:rsidRDefault="002855A8" w:rsidP="004966E9">
            <w:pPr>
              <w:widowControl/>
              <w:jc w:val="center"/>
              <w:rPr>
                <w:rFonts w:ascii="仿宋" w:hAnsi="仿宋" w:cs="宋体"/>
                <w:kern w:val="0"/>
                <w:sz w:val="21"/>
                <w:szCs w:val="21"/>
              </w:rPr>
            </w:pPr>
            <w:r w:rsidRPr="00872EF1">
              <w:rPr>
                <w:rFonts w:ascii="仿宋" w:hAnsi="仿宋" w:cs="宋体" w:hint="eastAsia"/>
                <w:kern w:val="0"/>
                <w:sz w:val="21"/>
                <w:szCs w:val="21"/>
              </w:rPr>
              <w:t>单击</w:t>
            </w:r>
          </w:p>
        </w:tc>
        <w:tc>
          <w:tcPr>
            <w:tcW w:w="1121" w:type="dxa"/>
          </w:tcPr>
          <w:p w:rsidR="002855A8" w:rsidRPr="00872EF1" w:rsidRDefault="002855A8" w:rsidP="004966E9">
            <w:pPr>
              <w:widowControl/>
              <w:jc w:val="center"/>
              <w:rPr>
                <w:rFonts w:ascii="仿宋" w:hAnsi="仿宋" w:cs="宋体"/>
                <w:kern w:val="0"/>
                <w:sz w:val="21"/>
                <w:szCs w:val="21"/>
              </w:rPr>
            </w:pPr>
          </w:p>
        </w:tc>
        <w:tc>
          <w:tcPr>
            <w:tcW w:w="1564" w:type="dxa"/>
          </w:tcPr>
          <w:p w:rsidR="002855A8" w:rsidRPr="00872EF1" w:rsidRDefault="002855A8" w:rsidP="004966E9">
            <w:pPr>
              <w:widowControl/>
              <w:rPr>
                <w:rFonts w:ascii="仿宋" w:hAnsi="仿宋" w:cs="宋体"/>
                <w:kern w:val="0"/>
                <w:sz w:val="21"/>
                <w:szCs w:val="21"/>
              </w:rPr>
            </w:pPr>
            <w:r>
              <w:rPr>
                <w:rFonts w:ascii="仿宋" w:hAnsi="仿宋" w:cs="宋体" w:hint="eastAsia"/>
                <w:kern w:val="0"/>
                <w:sz w:val="21"/>
                <w:szCs w:val="21"/>
              </w:rPr>
              <w:t>用户点击直接提交按钮至双核系统，</w:t>
            </w:r>
            <w:r w:rsidRPr="00872EF1">
              <w:rPr>
                <w:rFonts w:ascii="仿宋" w:hAnsi="仿宋" w:cs="宋体" w:hint="eastAsia"/>
                <w:kern w:val="0"/>
                <w:sz w:val="21"/>
                <w:szCs w:val="21"/>
              </w:rPr>
              <w:t>仅限案件状态为核赔退回的案件使用，其他状态隐藏。</w:t>
            </w:r>
          </w:p>
        </w:tc>
        <w:tc>
          <w:tcPr>
            <w:tcW w:w="1044" w:type="dxa"/>
          </w:tcPr>
          <w:p w:rsidR="002855A8" w:rsidRPr="00872EF1" w:rsidRDefault="002855A8" w:rsidP="004966E9">
            <w:pPr>
              <w:widowControl/>
              <w:jc w:val="center"/>
              <w:rPr>
                <w:rFonts w:ascii="仿宋" w:hAnsi="仿宋" w:cs="宋体"/>
                <w:kern w:val="0"/>
                <w:sz w:val="21"/>
                <w:szCs w:val="21"/>
              </w:rPr>
            </w:pPr>
          </w:p>
        </w:tc>
      </w:tr>
      <w:tr w:rsidR="00553F78" w:rsidRPr="00872EF1" w:rsidTr="004966E9">
        <w:trPr>
          <w:trHeight w:val="413"/>
        </w:trPr>
        <w:tc>
          <w:tcPr>
            <w:tcW w:w="1374" w:type="dxa"/>
          </w:tcPr>
          <w:p w:rsidR="00553F78" w:rsidRPr="00872EF1" w:rsidRDefault="00553F78" w:rsidP="004966E9">
            <w:pPr>
              <w:widowControl/>
              <w:jc w:val="center"/>
              <w:rPr>
                <w:rFonts w:ascii="仿宋" w:hAnsi="仿宋" w:cs="宋体"/>
                <w:kern w:val="0"/>
                <w:sz w:val="21"/>
                <w:szCs w:val="21"/>
              </w:rPr>
            </w:pPr>
            <w:r>
              <w:rPr>
                <w:rFonts w:ascii="仿宋" w:hAnsi="仿宋" w:cs="宋体" w:hint="eastAsia"/>
                <w:kern w:val="0"/>
                <w:sz w:val="21"/>
                <w:szCs w:val="21"/>
              </w:rPr>
              <w:t>删除</w:t>
            </w:r>
          </w:p>
        </w:tc>
        <w:tc>
          <w:tcPr>
            <w:tcW w:w="1438" w:type="dxa"/>
          </w:tcPr>
          <w:p w:rsidR="00553F78" w:rsidRPr="00872EF1" w:rsidRDefault="00553F78" w:rsidP="004966E9">
            <w:pPr>
              <w:widowControl/>
              <w:jc w:val="center"/>
              <w:rPr>
                <w:rFonts w:ascii="仿宋" w:hAnsi="仿宋" w:cs="宋体"/>
                <w:kern w:val="0"/>
                <w:sz w:val="21"/>
                <w:szCs w:val="21"/>
              </w:rPr>
            </w:pPr>
            <w:r>
              <w:rPr>
                <w:rFonts w:ascii="仿宋" w:hAnsi="仿宋" w:cs="宋体" w:hint="eastAsia"/>
                <w:kern w:val="0"/>
                <w:sz w:val="21"/>
                <w:szCs w:val="21"/>
              </w:rPr>
              <w:t>按钮</w:t>
            </w:r>
          </w:p>
        </w:tc>
        <w:tc>
          <w:tcPr>
            <w:tcW w:w="1501" w:type="dxa"/>
          </w:tcPr>
          <w:p w:rsidR="00553F78" w:rsidRPr="00872EF1" w:rsidRDefault="00553F78" w:rsidP="004966E9">
            <w:pPr>
              <w:widowControl/>
              <w:jc w:val="center"/>
              <w:rPr>
                <w:rFonts w:ascii="仿宋" w:hAnsi="仿宋" w:cs="宋体"/>
                <w:kern w:val="0"/>
                <w:sz w:val="21"/>
                <w:szCs w:val="21"/>
              </w:rPr>
            </w:pPr>
            <w:r>
              <w:rPr>
                <w:rFonts w:ascii="仿宋" w:hAnsi="仿宋" w:cs="宋体" w:hint="eastAsia"/>
                <w:kern w:val="0"/>
                <w:sz w:val="21"/>
                <w:szCs w:val="21"/>
              </w:rPr>
              <w:t>单击</w:t>
            </w:r>
          </w:p>
        </w:tc>
        <w:tc>
          <w:tcPr>
            <w:tcW w:w="1121" w:type="dxa"/>
          </w:tcPr>
          <w:p w:rsidR="00553F78" w:rsidRPr="00872EF1" w:rsidRDefault="00553F78" w:rsidP="004966E9">
            <w:pPr>
              <w:widowControl/>
              <w:jc w:val="center"/>
              <w:rPr>
                <w:rFonts w:ascii="仿宋" w:hAnsi="仿宋" w:cs="宋体"/>
                <w:kern w:val="0"/>
                <w:sz w:val="21"/>
                <w:szCs w:val="21"/>
              </w:rPr>
            </w:pPr>
          </w:p>
        </w:tc>
        <w:tc>
          <w:tcPr>
            <w:tcW w:w="1564" w:type="dxa"/>
          </w:tcPr>
          <w:p w:rsidR="00553F78" w:rsidRDefault="00553F78" w:rsidP="004966E9">
            <w:pPr>
              <w:widowControl/>
              <w:rPr>
                <w:rFonts w:ascii="仿宋" w:hAnsi="仿宋" w:cs="宋体"/>
                <w:kern w:val="0"/>
                <w:sz w:val="21"/>
                <w:szCs w:val="21"/>
              </w:rPr>
            </w:pPr>
            <w:r>
              <w:rPr>
                <w:rFonts w:ascii="仿宋" w:hAnsi="仿宋" w:cs="宋体" w:hint="eastAsia"/>
                <w:kern w:val="0"/>
                <w:sz w:val="21"/>
                <w:szCs w:val="21"/>
              </w:rPr>
              <w:t>用户单击按钮，系统</w:t>
            </w:r>
            <w:r w:rsidR="00AC470E">
              <w:rPr>
                <w:rFonts w:ascii="仿宋" w:hAnsi="仿宋" w:cs="宋体" w:hint="eastAsia"/>
                <w:kern w:val="0"/>
                <w:sz w:val="21"/>
                <w:szCs w:val="21"/>
              </w:rPr>
              <w:t>提示“您是否确定删除本案件？”用户确定后</w:t>
            </w:r>
            <w:r>
              <w:rPr>
                <w:rFonts w:ascii="仿宋" w:hAnsi="仿宋" w:cs="宋体" w:hint="eastAsia"/>
                <w:kern w:val="0"/>
                <w:sz w:val="21"/>
                <w:szCs w:val="21"/>
              </w:rPr>
              <w:t>对案件进行逻辑删除，仅限核赔不通过、核赔退回的案件使用，其他状态隐藏。</w:t>
            </w:r>
          </w:p>
        </w:tc>
        <w:tc>
          <w:tcPr>
            <w:tcW w:w="1044" w:type="dxa"/>
          </w:tcPr>
          <w:p w:rsidR="00553F78" w:rsidRPr="00872EF1" w:rsidRDefault="00553F78" w:rsidP="004966E9">
            <w:pPr>
              <w:widowControl/>
              <w:jc w:val="center"/>
              <w:rPr>
                <w:rFonts w:ascii="仿宋" w:hAnsi="仿宋" w:cs="宋体"/>
                <w:kern w:val="0"/>
                <w:sz w:val="21"/>
                <w:szCs w:val="21"/>
              </w:rPr>
            </w:pPr>
          </w:p>
        </w:tc>
      </w:tr>
    </w:tbl>
    <w:p w:rsidR="00956D07" w:rsidRPr="00872EF1" w:rsidRDefault="00956D07" w:rsidP="00956D07">
      <w:pPr>
        <w:ind w:left="420"/>
        <w:rPr>
          <w:lang w:val="zh-CN"/>
        </w:rPr>
      </w:pPr>
      <w:r w:rsidRPr="00872EF1">
        <w:rPr>
          <w:rFonts w:hint="eastAsia"/>
          <w:lang w:val="zh-CN"/>
        </w:rPr>
        <w:t>页面选项说明：</w:t>
      </w:r>
    </w:p>
    <w:p w:rsidR="00956D07" w:rsidRPr="00872EF1" w:rsidRDefault="00956D07" w:rsidP="00956D07">
      <w:pPr>
        <w:rPr>
          <w:rFonts w:ascii="仿宋" w:hAnsi="仿宋"/>
        </w:rPr>
      </w:pPr>
      <w:r w:rsidRPr="00872EF1">
        <w:rPr>
          <w:rFonts w:ascii="仿宋" w:hAnsi="仿宋" w:hint="eastAsia"/>
        </w:rPr>
        <w:t>1.【查询】按钮</w:t>
      </w:r>
    </w:p>
    <w:p w:rsidR="00956D07" w:rsidRPr="00585A07" w:rsidRDefault="00956D07" w:rsidP="00956D07">
      <w:pPr>
        <w:ind w:left="420"/>
        <w:rPr>
          <w:lang w:val="zh-CN"/>
        </w:rPr>
      </w:pPr>
      <w:r w:rsidRPr="00585A07">
        <w:rPr>
          <w:rFonts w:hint="eastAsia"/>
          <w:lang w:val="zh-CN"/>
        </w:rPr>
        <w:lastRenderedPageBreak/>
        <w:t>用户点击【查询】按钮，系统校验是否已输入查询条件，如果未输入，则系统提示“请至少输入一个查询条件！”，如果已输入，系统校验输入格式是否正确。输入格式如下：</w:t>
      </w:r>
    </w:p>
    <w:p w:rsidR="00956D07" w:rsidRPr="00C02AA7" w:rsidRDefault="00C02AA7" w:rsidP="00C02AA7">
      <w:pPr>
        <w:ind w:firstLineChars="100" w:firstLine="320"/>
        <w:rPr>
          <w:lang w:val="zh-CN"/>
        </w:rPr>
      </w:pPr>
      <w:r>
        <w:rPr>
          <w:rFonts w:hint="eastAsia"/>
          <w:lang w:val="zh-CN"/>
        </w:rPr>
        <w:t>（</w:t>
      </w:r>
      <w:r>
        <w:rPr>
          <w:rFonts w:hint="eastAsia"/>
          <w:lang w:val="zh-CN"/>
        </w:rPr>
        <w:t>1</w:t>
      </w:r>
      <w:r>
        <w:rPr>
          <w:rFonts w:hint="eastAsia"/>
          <w:lang w:val="zh-CN"/>
        </w:rPr>
        <w:t>）</w:t>
      </w:r>
      <w:r w:rsidRPr="00C02AA7">
        <w:rPr>
          <w:rFonts w:hint="eastAsia"/>
          <w:lang w:val="zh-CN"/>
        </w:rPr>
        <w:t>保</w:t>
      </w:r>
      <w:r w:rsidR="00956D07" w:rsidRPr="00C02AA7">
        <w:rPr>
          <w:rFonts w:hint="eastAsia"/>
          <w:lang w:val="zh-CN"/>
        </w:rPr>
        <w:t>单号、报案号、立案号、特殊赔案号为数字</w:t>
      </w:r>
    </w:p>
    <w:p w:rsidR="00956D07" w:rsidRPr="00585A07" w:rsidRDefault="00C02AA7" w:rsidP="00C02AA7">
      <w:pPr>
        <w:ind w:firstLineChars="100" w:firstLine="320"/>
        <w:rPr>
          <w:lang w:val="zh-CN"/>
        </w:rPr>
      </w:pPr>
      <w:r>
        <w:rPr>
          <w:rFonts w:hint="eastAsia"/>
          <w:lang w:val="zh-CN"/>
        </w:rPr>
        <w:t>（</w:t>
      </w:r>
      <w:r>
        <w:rPr>
          <w:rFonts w:hint="eastAsia"/>
          <w:lang w:val="zh-CN"/>
        </w:rPr>
        <w:t>2</w:t>
      </w:r>
      <w:r>
        <w:rPr>
          <w:rFonts w:hint="eastAsia"/>
          <w:lang w:val="zh-CN"/>
        </w:rPr>
        <w:t>）</w:t>
      </w:r>
      <w:r w:rsidR="00956D07" w:rsidRPr="00585A07">
        <w:rPr>
          <w:rFonts w:hint="eastAsia"/>
          <w:lang w:val="zh-CN"/>
        </w:rPr>
        <w:t>日期格式为</w:t>
      </w:r>
      <w:r w:rsidR="00956D07" w:rsidRPr="00585A07">
        <w:rPr>
          <w:rFonts w:hint="eastAsia"/>
          <w:lang w:val="zh-CN"/>
        </w:rPr>
        <w:t>2017-10-10</w:t>
      </w:r>
    </w:p>
    <w:p w:rsidR="00956D07" w:rsidRPr="00585A07" w:rsidRDefault="00C02AA7" w:rsidP="00C02AA7">
      <w:pPr>
        <w:ind w:firstLineChars="100" w:firstLine="320"/>
        <w:rPr>
          <w:lang w:val="zh-CN"/>
        </w:rPr>
      </w:pPr>
      <w:r>
        <w:rPr>
          <w:rFonts w:hint="eastAsia"/>
          <w:lang w:val="zh-CN"/>
        </w:rPr>
        <w:t>（</w:t>
      </w:r>
      <w:r>
        <w:rPr>
          <w:rFonts w:hint="eastAsia"/>
          <w:lang w:val="zh-CN"/>
        </w:rPr>
        <w:t>3</w:t>
      </w:r>
      <w:r>
        <w:rPr>
          <w:rFonts w:hint="eastAsia"/>
          <w:lang w:val="zh-CN"/>
        </w:rPr>
        <w:t>）</w:t>
      </w:r>
      <w:r w:rsidR="00956D07" w:rsidRPr="00585A07">
        <w:rPr>
          <w:rFonts w:hint="eastAsia"/>
          <w:lang w:val="zh-CN"/>
        </w:rPr>
        <w:t>其余输入框中必须填写文字</w:t>
      </w:r>
    </w:p>
    <w:p w:rsidR="00956D07" w:rsidRPr="00585A07" w:rsidRDefault="00956D07" w:rsidP="00956D07">
      <w:pPr>
        <w:ind w:left="420"/>
        <w:rPr>
          <w:lang w:val="zh-CN"/>
        </w:rPr>
      </w:pPr>
      <w:r w:rsidRPr="00585A07">
        <w:rPr>
          <w:rFonts w:hint="eastAsia"/>
          <w:lang w:val="zh-CN"/>
        </w:rPr>
        <w:t>若输入格式错误，</w:t>
      </w:r>
      <w:proofErr w:type="gramStart"/>
      <w:r w:rsidRPr="00585A07">
        <w:rPr>
          <w:rFonts w:hint="eastAsia"/>
          <w:lang w:val="zh-CN"/>
        </w:rPr>
        <w:t>弹层提示</w:t>
      </w:r>
      <w:proofErr w:type="gramEnd"/>
      <w:r w:rsidRPr="00585A07">
        <w:rPr>
          <w:rFonts w:hint="eastAsia"/>
          <w:lang w:val="zh-CN"/>
        </w:rPr>
        <w:t>用户“</w:t>
      </w:r>
      <w:r w:rsidRPr="00585A07">
        <w:rPr>
          <w:rFonts w:hint="eastAsia"/>
          <w:lang w:val="zh-CN"/>
        </w:rPr>
        <w:t>***</w:t>
      </w:r>
      <w:r w:rsidRPr="00585A07">
        <w:rPr>
          <w:rFonts w:hint="eastAsia"/>
          <w:lang w:val="zh-CN"/>
        </w:rPr>
        <w:t>格式错误，请修改”，如果输入正确，将根据查询条件显示查询结果列表。</w:t>
      </w:r>
    </w:p>
    <w:p w:rsidR="00956D07" w:rsidRPr="00872EF1" w:rsidRDefault="00956D07" w:rsidP="00956D07">
      <w:pPr>
        <w:rPr>
          <w:rFonts w:ascii="仿宋" w:hAnsi="仿宋"/>
        </w:rPr>
      </w:pPr>
      <w:r w:rsidRPr="00872EF1">
        <w:rPr>
          <w:rFonts w:hint="eastAsia"/>
        </w:rPr>
        <w:t xml:space="preserve">2. </w:t>
      </w:r>
      <w:r w:rsidRPr="00872EF1">
        <w:rPr>
          <w:rFonts w:ascii="仿宋" w:hAnsi="仿宋" w:hint="eastAsia"/>
        </w:rPr>
        <w:t>【重置】按钮</w:t>
      </w:r>
    </w:p>
    <w:p w:rsidR="00956D07" w:rsidRPr="00585A07" w:rsidRDefault="00956D07" w:rsidP="00956D07">
      <w:pPr>
        <w:ind w:left="420"/>
        <w:rPr>
          <w:lang w:val="zh-CN"/>
        </w:rPr>
      </w:pPr>
      <w:r w:rsidRPr="00585A07">
        <w:rPr>
          <w:rFonts w:hint="eastAsia"/>
          <w:lang w:val="zh-CN"/>
        </w:rPr>
        <w:t>用户点击【重置】按钮，系统刷新查询条件，清除已输入的条件信息。</w:t>
      </w:r>
    </w:p>
    <w:p w:rsidR="00956D07" w:rsidRPr="00872EF1" w:rsidRDefault="00956D07" w:rsidP="00956D07">
      <w:pPr>
        <w:rPr>
          <w:rFonts w:ascii="仿宋" w:hAnsi="仿宋"/>
        </w:rPr>
      </w:pPr>
      <w:r w:rsidRPr="00872EF1">
        <w:rPr>
          <w:rFonts w:hint="eastAsia"/>
        </w:rPr>
        <w:t xml:space="preserve">3. </w:t>
      </w:r>
      <w:r w:rsidRPr="00872EF1">
        <w:rPr>
          <w:rFonts w:ascii="仿宋" w:hAnsi="仿宋" w:hint="eastAsia"/>
        </w:rPr>
        <w:t>【转交】</w:t>
      </w:r>
    </w:p>
    <w:p w:rsidR="00956D07" w:rsidRPr="00585A07" w:rsidRDefault="00956D07" w:rsidP="00956D07">
      <w:pPr>
        <w:ind w:left="420"/>
        <w:rPr>
          <w:lang w:val="zh-CN"/>
        </w:rPr>
      </w:pPr>
      <w:r w:rsidRPr="00585A07">
        <w:rPr>
          <w:rFonts w:hint="eastAsia"/>
          <w:lang w:val="zh-CN"/>
        </w:rPr>
        <w:t>用户点击【转交】按钮，系统进行校验，校验内容如下：</w:t>
      </w:r>
    </w:p>
    <w:p w:rsidR="00956D07" w:rsidRPr="00585A07" w:rsidRDefault="00956D07" w:rsidP="00956D07">
      <w:pPr>
        <w:ind w:left="420"/>
        <w:rPr>
          <w:lang w:val="zh-CN"/>
        </w:rPr>
      </w:pPr>
      <w:r w:rsidRPr="00585A07">
        <w:rPr>
          <w:rFonts w:hint="eastAsia"/>
          <w:lang w:val="zh-CN"/>
        </w:rPr>
        <w:t>①是否已选择相应案件，若未选择，</w:t>
      </w:r>
      <w:proofErr w:type="gramStart"/>
      <w:r w:rsidRPr="00585A07">
        <w:rPr>
          <w:rFonts w:hint="eastAsia"/>
          <w:lang w:val="zh-CN"/>
        </w:rPr>
        <w:t>弹层提示</w:t>
      </w:r>
      <w:proofErr w:type="gramEnd"/>
      <w:r w:rsidRPr="00585A07">
        <w:rPr>
          <w:rFonts w:hint="eastAsia"/>
          <w:lang w:val="zh-CN"/>
        </w:rPr>
        <w:t>用户“请选择案件”。</w:t>
      </w:r>
    </w:p>
    <w:p w:rsidR="00956D07" w:rsidRPr="00585A07" w:rsidRDefault="00956D07" w:rsidP="00956D07">
      <w:pPr>
        <w:ind w:left="420"/>
        <w:rPr>
          <w:lang w:val="zh-CN"/>
        </w:rPr>
      </w:pPr>
      <w:r w:rsidRPr="00585A07">
        <w:rPr>
          <w:rFonts w:hint="eastAsia"/>
          <w:lang w:val="zh-CN"/>
        </w:rPr>
        <w:t>②案件状态必须为未处理和正在处理。</w:t>
      </w:r>
      <w:r w:rsidRPr="00585A07">
        <w:rPr>
          <w:lang w:val="zh-CN"/>
        </w:rPr>
        <w:t xml:space="preserve"> </w:t>
      </w:r>
    </w:p>
    <w:p w:rsidR="00956D07" w:rsidRPr="00585A07" w:rsidRDefault="00956D07" w:rsidP="00956D07">
      <w:pPr>
        <w:ind w:left="420"/>
        <w:rPr>
          <w:lang w:val="zh-CN"/>
        </w:rPr>
      </w:pPr>
      <w:r w:rsidRPr="00585A07">
        <w:rPr>
          <w:rFonts w:hint="eastAsia"/>
          <w:lang w:val="zh-CN"/>
        </w:rPr>
        <w:t>校验通过后，系统进入转交页面，且支持批量转交。</w:t>
      </w:r>
    </w:p>
    <w:p w:rsidR="00956D07" w:rsidRDefault="00B2531F" w:rsidP="00B2531F">
      <w:pPr>
        <w:ind w:firstLineChars="100" w:firstLine="320"/>
        <w:rPr>
          <w:lang w:val="zh-CN"/>
        </w:rPr>
      </w:pPr>
      <w:r>
        <w:rPr>
          <w:lang w:val="zh-CN"/>
        </w:rPr>
        <w:t>案件状态描述如下</w:t>
      </w:r>
      <w:r>
        <w:rPr>
          <w:rFonts w:hint="eastAsia"/>
          <w:lang w:val="zh-CN"/>
        </w:rPr>
        <w:t>：</w:t>
      </w:r>
    </w:p>
    <w:tbl>
      <w:tblPr>
        <w:tblStyle w:val="-2"/>
        <w:tblW w:w="0" w:type="auto"/>
        <w:tblLook w:val="04A0" w:firstRow="1" w:lastRow="0" w:firstColumn="1" w:lastColumn="0" w:noHBand="0" w:noVBand="1"/>
      </w:tblPr>
      <w:tblGrid>
        <w:gridCol w:w="2217"/>
        <w:gridCol w:w="2217"/>
        <w:gridCol w:w="3471"/>
      </w:tblGrid>
      <w:tr w:rsidR="00B53CD8" w:rsidRPr="00BC225A" w:rsidTr="00B53C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rsidR="00B53CD8" w:rsidRPr="00BC225A" w:rsidRDefault="00B53CD8" w:rsidP="00B2531F">
            <w:pPr>
              <w:rPr>
                <w:sz w:val="24"/>
                <w:szCs w:val="24"/>
                <w:lang w:val="zh-CN"/>
              </w:rPr>
            </w:pPr>
            <w:r w:rsidRPr="00BC225A">
              <w:rPr>
                <w:sz w:val="24"/>
                <w:szCs w:val="24"/>
                <w:lang w:val="zh-CN"/>
              </w:rPr>
              <w:t>案件状态</w:t>
            </w:r>
          </w:p>
        </w:tc>
        <w:tc>
          <w:tcPr>
            <w:tcW w:w="2217" w:type="dxa"/>
          </w:tcPr>
          <w:p w:rsidR="00B53CD8" w:rsidRPr="00BC225A" w:rsidRDefault="00B53CD8" w:rsidP="00B2531F">
            <w:pPr>
              <w:cnfStyle w:val="100000000000" w:firstRow="1" w:lastRow="0" w:firstColumn="0" w:lastColumn="0" w:oddVBand="0" w:evenVBand="0" w:oddHBand="0" w:evenHBand="0" w:firstRowFirstColumn="0" w:firstRowLastColumn="0" w:lastRowFirstColumn="0" w:lastRowLastColumn="0"/>
              <w:rPr>
                <w:sz w:val="24"/>
                <w:szCs w:val="24"/>
                <w:lang w:val="zh-CN"/>
              </w:rPr>
            </w:pPr>
            <w:r w:rsidRPr="00BC225A">
              <w:rPr>
                <w:sz w:val="24"/>
                <w:szCs w:val="24"/>
                <w:lang w:val="zh-CN"/>
              </w:rPr>
              <w:t>状态说明</w:t>
            </w:r>
          </w:p>
        </w:tc>
        <w:tc>
          <w:tcPr>
            <w:tcW w:w="3471" w:type="dxa"/>
          </w:tcPr>
          <w:p w:rsidR="00B53CD8" w:rsidRPr="00BC225A" w:rsidRDefault="00B53CD8" w:rsidP="00B2531F">
            <w:pPr>
              <w:cnfStyle w:val="100000000000" w:firstRow="1" w:lastRow="0" w:firstColumn="0" w:lastColumn="0" w:oddVBand="0" w:evenVBand="0" w:oddHBand="0" w:evenHBand="0" w:firstRowFirstColumn="0" w:firstRowLastColumn="0" w:lastRowFirstColumn="0" w:lastRowLastColumn="0"/>
              <w:rPr>
                <w:sz w:val="24"/>
                <w:szCs w:val="24"/>
                <w:lang w:val="zh-CN"/>
              </w:rPr>
            </w:pPr>
            <w:r w:rsidRPr="00BC225A">
              <w:rPr>
                <w:sz w:val="24"/>
                <w:szCs w:val="24"/>
                <w:lang w:val="zh-CN"/>
              </w:rPr>
              <w:t>下一步操作</w:t>
            </w:r>
          </w:p>
        </w:tc>
      </w:tr>
      <w:tr w:rsidR="00B53CD8" w:rsidRPr="00BC225A" w:rsidTr="00B53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rsidR="00B53CD8" w:rsidRPr="00BC225A" w:rsidRDefault="00B53CD8" w:rsidP="00B2531F">
            <w:pPr>
              <w:rPr>
                <w:sz w:val="24"/>
                <w:szCs w:val="24"/>
                <w:lang w:val="zh-CN"/>
              </w:rPr>
            </w:pPr>
            <w:r w:rsidRPr="00BC225A">
              <w:rPr>
                <w:sz w:val="24"/>
                <w:szCs w:val="24"/>
                <w:lang w:val="zh-CN"/>
              </w:rPr>
              <w:t>未处理</w:t>
            </w:r>
          </w:p>
        </w:tc>
        <w:tc>
          <w:tcPr>
            <w:tcW w:w="2217" w:type="dxa"/>
          </w:tcPr>
          <w:p w:rsidR="00B53CD8" w:rsidRPr="00BC225A" w:rsidRDefault="00BC225A" w:rsidP="00B2531F">
            <w:pPr>
              <w:cnfStyle w:val="000000100000" w:firstRow="0" w:lastRow="0" w:firstColumn="0" w:lastColumn="0" w:oddVBand="0" w:evenVBand="0" w:oddHBand="1" w:evenHBand="0" w:firstRowFirstColumn="0" w:firstRowLastColumn="0" w:lastRowFirstColumn="0" w:lastRowLastColumn="0"/>
              <w:rPr>
                <w:sz w:val="24"/>
                <w:szCs w:val="24"/>
                <w:lang w:val="zh-CN"/>
              </w:rPr>
            </w:pPr>
            <w:r w:rsidRPr="00BC225A">
              <w:rPr>
                <w:sz w:val="24"/>
                <w:szCs w:val="24"/>
                <w:lang w:val="zh-CN"/>
              </w:rPr>
              <w:t>已申请特殊赔案未处理</w:t>
            </w:r>
          </w:p>
        </w:tc>
        <w:tc>
          <w:tcPr>
            <w:tcW w:w="3471" w:type="dxa"/>
          </w:tcPr>
          <w:p w:rsidR="00B53CD8" w:rsidRPr="00BC225A" w:rsidRDefault="00BC225A" w:rsidP="00B2531F">
            <w:pPr>
              <w:cnfStyle w:val="000000100000" w:firstRow="0" w:lastRow="0" w:firstColumn="0" w:lastColumn="0" w:oddVBand="0" w:evenVBand="0" w:oddHBand="1" w:evenHBand="0" w:firstRowFirstColumn="0" w:firstRowLastColumn="0" w:lastRowFirstColumn="0" w:lastRowLastColumn="0"/>
              <w:rPr>
                <w:sz w:val="24"/>
                <w:szCs w:val="24"/>
                <w:lang w:val="zh-CN"/>
              </w:rPr>
            </w:pPr>
            <w:r w:rsidRPr="00BC225A">
              <w:rPr>
                <w:sz w:val="24"/>
                <w:szCs w:val="24"/>
                <w:lang w:val="zh-CN"/>
              </w:rPr>
              <w:t>处理</w:t>
            </w:r>
          </w:p>
        </w:tc>
      </w:tr>
      <w:tr w:rsidR="00B53CD8" w:rsidRPr="00BC225A" w:rsidTr="00B53CD8">
        <w:tc>
          <w:tcPr>
            <w:cnfStyle w:val="001000000000" w:firstRow="0" w:lastRow="0" w:firstColumn="1" w:lastColumn="0" w:oddVBand="0" w:evenVBand="0" w:oddHBand="0" w:evenHBand="0" w:firstRowFirstColumn="0" w:firstRowLastColumn="0" w:lastRowFirstColumn="0" w:lastRowLastColumn="0"/>
            <w:tcW w:w="2217" w:type="dxa"/>
          </w:tcPr>
          <w:p w:rsidR="00B53CD8" w:rsidRPr="00BC225A" w:rsidRDefault="00B53CD8" w:rsidP="00B2531F">
            <w:pPr>
              <w:rPr>
                <w:sz w:val="24"/>
                <w:szCs w:val="24"/>
                <w:lang w:val="zh-CN"/>
              </w:rPr>
            </w:pPr>
            <w:r w:rsidRPr="00BC225A">
              <w:rPr>
                <w:sz w:val="24"/>
                <w:szCs w:val="24"/>
                <w:lang w:val="zh-CN"/>
              </w:rPr>
              <w:t>正在处理</w:t>
            </w:r>
          </w:p>
        </w:tc>
        <w:tc>
          <w:tcPr>
            <w:tcW w:w="2217" w:type="dxa"/>
          </w:tcPr>
          <w:p w:rsidR="00B53CD8" w:rsidRPr="00BC225A" w:rsidRDefault="00BC225A" w:rsidP="00B2531F">
            <w:pPr>
              <w:cnfStyle w:val="000000000000" w:firstRow="0" w:lastRow="0" w:firstColumn="0" w:lastColumn="0" w:oddVBand="0" w:evenVBand="0" w:oddHBand="0" w:evenHBand="0" w:firstRowFirstColumn="0" w:firstRowLastColumn="0" w:lastRowFirstColumn="0" w:lastRowLastColumn="0"/>
              <w:rPr>
                <w:sz w:val="24"/>
                <w:szCs w:val="24"/>
                <w:lang w:val="zh-CN"/>
              </w:rPr>
            </w:pPr>
            <w:r>
              <w:rPr>
                <w:sz w:val="24"/>
                <w:szCs w:val="24"/>
                <w:lang w:val="zh-CN"/>
              </w:rPr>
              <w:t>特殊赔案暂存的案件</w:t>
            </w:r>
          </w:p>
        </w:tc>
        <w:tc>
          <w:tcPr>
            <w:tcW w:w="3471" w:type="dxa"/>
          </w:tcPr>
          <w:p w:rsidR="00B53CD8" w:rsidRPr="00BC225A" w:rsidRDefault="00BC225A" w:rsidP="00B2531F">
            <w:pPr>
              <w:cnfStyle w:val="000000000000" w:firstRow="0" w:lastRow="0" w:firstColumn="0" w:lastColumn="0" w:oddVBand="0" w:evenVBand="0" w:oddHBand="0" w:evenHBand="0" w:firstRowFirstColumn="0" w:firstRowLastColumn="0" w:lastRowFirstColumn="0" w:lastRowLastColumn="0"/>
              <w:rPr>
                <w:sz w:val="24"/>
                <w:szCs w:val="24"/>
                <w:lang w:val="zh-CN"/>
              </w:rPr>
            </w:pPr>
            <w:r>
              <w:rPr>
                <w:sz w:val="24"/>
                <w:szCs w:val="24"/>
                <w:lang w:val="zh-CN"/>
              </w:rPr>
              <w:t>处理</w:t>
            </w:r>
          </w:p>
        </w:tc>
      </w:tr>
      <w:tr w:rsidR="00B53CD8" w:rsidRPr="00BC225A" w:rsidTr="00B53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rsidR="00B53CD8" w:rsidRPr="00BC225A" w:rsidRDefault="00B53CD8" w:rsidP="00B2531F">
            <w:pPr>
              <w:rPr>
                <w:sz w:val="24"/>
                <w:szCs w:val="24"/>
                <w:lang w:val="zh-CN"/>
              </w:rPr>
            </w:pPr>
            <w:r w:rsidRPr="00BC225A">
              <w:rPr>
                <w:sz w:val="24"/>
                <w:szCs w:val="24"/>
                <w:lang w:val="zh-CN"/>
              </w:rPr>
              <w:t>已处理</w:t>
            </w:r>
          </w:p>
        </w:tc>
        <w:tc>
          <w:tcPr>
            <w:tcW w:w="2217" w:type="dxa"/>
          </w:tcPr>
          <w:p w:rsidR="00B53CD8" w:rsidRPr="00BC225A" w:rsidRDefault="00BC225A" w:rsidP="00B2531F">
            <w:pPr>
              <w:cnfStyle w:val="000000100000" w:firstRow="0" w:lastRow="0" w:firstColumn="0" w:lastColumn="0" w:oddVBand="0" w:evenVBand="0" w:oddHBand="1" w:evenHBand="0" w:firstRowFirstColumn="0" w:firstRowLastColumn="0" w:lastRowFirstColumn="0" w:lastRowLastColumn="0"/>
              <w:rPr>
                <w:sz w:val="24"/>
                <w:szCs w:val="24"/>
                <w:lang w:val="zh-CN"/>
              </w:rPr>
            </w:pPr>
            <w:r>
              <w:rPr>
                <w:sz w:val="24"/>
                <w:szCs w:val="24"/>
                <w:lang w:val="zh-CN"/>
              </w:rPr>
              <w:t>特殊赔案已提交审核</w:t>
            </w:r>
          </w:p>
        </w:tc>
        <w:tc>
          <w:tcPr>
            <w:tcW w:w="3471" w:type="dxa"/>
          </w:tcPr>
          <w:p w:rsidR="00B53CD8" w:rsidRPr="00BC225A" w:rsidRDefault="00BC225A" w:rsidP="00B2531F">
            <w:pPr>
              <w:cnfStyle w:val="000000100000" w:firstRow="0" w:lastRow="0" w:firstColumn="0" w:lastColumn="0" w:oddVBand="0" w:evenVBand="0" w:oddHBand="1" w:evenHBand="0" w:firstRowFirstColumn="0" w:firstRowLastColumn="0" w:lastRowFirstColumn="0" w:lastRowLastColumn="0"/>
              <w:rPr>
                <w:sz w:val="24"/>
                <w:szCs w:val="24"/>
                <w:lang w:val="zh-CN"/>
              </w:rPr>
            </w:pPr>
            <w:r>
              <w:rPr>
                <w:sz w:val="24"/>
                <w:szCs w:val="24"/>
                <w:lang w:val="zh-CN"/>
              </w:rPr>
              <w:t>查看</w:t>
            </w:r>
          </w:p>
        </w:tc>
      </w:tr>
      <w:tr w:rsidR="00B53CD8" w:rsidRPr="00BC225A" w:rsidTr="00B53CD8">
        <w:tc>
          <w:tcPr>
            <w:cnfStyle w:val="001000000000" w:firstRow="0" w:lastRow="0" w:firstColumn="1" w:lastColumn="0" w:oddVBand="0" w:evenVBand="0" w:oddHBand="0" w:evenHBand="0" w:firstRowFirstColumn="0" w:firstRowLastColumn="0" w:lastRowFirstColumn="0" w:lastRowLastColumn="0"/>
            <w:tcW w:w="2217" w:type="dxa"/>
          </w:tcPr>
          <w:p w:rsidR="00B53CD8" w:rsidRPr="00BC225A" w:rsidRDefault="00B53CD8" w:rsidP="00B2531F">
            <w:pPr>
              <w:rPr>
                <w:sz w:val="24"/>
                <w:szCs w:val="24"/>
                <w:lang w:val="zh-CN"/>
              </w:rPr>
            </w:pPr>
            <w:r w:rsidRPr="00BC225A">
              <w:rPr>
                <w:sz w:val="24"/>
                <w:szCs w:val="24"/>
                <w:lang w:val="zh-CN"/>
              </w:rPr>
              <w:t>核赔通过</w:t>
            </w:r>
          </w:p>
        </w:tc>
        <w:tc>
          <w:tcPr>
            <w:tcW w:w="2217" w:type="dxa"/>
          </w:tcPr>
          <w:p w:rsidR="00B53CD8" w:rsidRPr="00BC225A" w:rsidRDefault="00BC225A" w:rsidP="00B2531F">
            <w:pPr>
              <w:cnfStyle w:val="000000000000" w:firstRow="0" w:lastRow="0" w:firstColumn="0" w:lastColumn="0" w:oddVBand="0" w:evenVBand="0" w:oddHBand="0" w:evenHBand="0" w:firstRowFirstColumn="0" w:firstRowLastColumn="0" w:lastRowFirstColumn="0" w:lastRowLastColumn="0"/>
              <w:rPr>
                <w:sz w:val="24"/>
                <w:szCs w:val="24"/>
                <w:lang w:val="zh-CN"/>
              </w:rPr>
            </w:pPr>
            <w:r>
              <w:rPr>
                <w:sz w:val="24"/>
                <w:szCs w:val="24"/>
                <w:lang w:val="zh-CN"/>
              </w:rPr>
              <w:t>特殊赔案已审核通</w:t>
            </w:r>
            <w:r>
              <w:rPr>
                <w:sz w:val="24"/>
                <w:szCs w:val="24"/>
                <w:lang w:val="zh-CN"/>
              </w:rPr>
              <w:lastRenderedPageBreak/>
              <w:t>过</w:t>
            </w:r>
          </w:p>
        </w:tc>
        <w:tc>
          <w:tcPr>
            <w:tcW w:w="3471" w:type="dxa"/>
          </w:tcPr>
          <w:p w:rsidR="00B53CD8" w:rsidRPr="00BC225A" w:rsidRDefault="00BC225A" w:rsidP="00B2531F">
            <w:pPr>
              <w:cnfStyle w:val="000000000000" w:firstRow="0" w:lastRow="0" w:firstColumn="0" w:lastColumn="0" w:oddVBand="0" w:evenVBand="0" w:oddHBand="0" w:evenHBand="0" w:firstRowFirstColumn="0" w:firstRowLastColumn="0" w:lastRowFirstColumn="0" w:lastRowLastColumn="0"/>
              <w:rPr>
                <w:sz w:val="24"/>
                <w:szCs w:val="24"/>
                <w:lang w:val="zh-CN"/>
              </w:rPr>
            </w:pPr>
            <w:r>
              <w:rPr>
                <w:sz w:val="24"/>
                <w:szCs w:val="24"/>
                <w:lang w:val="zh-CN"/>
              </w:rPr>
              <w:lastRenderedPageBreak/>
              <w:t>查看</w:t>
            </w:r>
          </w:p>
        </w:tc>
      </w:tr>
      <w:tr w:rsidR="00B53CD8" w:rsidRPr="00BC225A" w:rsidTr="00B53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rsidR="00B53CD8" w:rsidRPr="00BC225A" w:rsidRDefault="00B53CD8" w:rsidP="00B2531F">
            <w:pPr>
              <w:rPr>
                <w:sz w:val="24"/>
                <w:szCs w:val="24"/>
                <w:lang w:val="zh-CN"/>
              </w:rPr>
            </w:pPr>
            <w:r w:rsidRPr="00BC225A">
              <w:rPr>
                <w:sz w:val="24"/>
                <w:szCs w:val="24"/>
                <w:lang w:val="zh-CN"/>
              </w:rPr>
              <w:lastRenderedPageBreak/>
              <w:t>核赔退回</w:t>
            </w:r>
          </w:p>
        </w:tc>
        <w:tc>
          <w:tcPr>
            <w:tcW w:w="2217" w:type="dxa"/>
          </w:tcPr>
          <w:p w:rsidR="00B53CD8" w:rsidRPr="00BC225A" w:rsidRDefault="00BC225A" w:rsidP="00B2531F">
            <w:pPr>
              <w:cnfStyle w:val="000000100000" w:firstRow="0" w:lastRow="0" w:firstColumn="0" w:lastColumn="0" w:oddVBand="0" w:evenVBand="0" w:oddHBand="1" w:evenHBand="0" w:firstRowFirstColumn="0" w:firstRowLastColumn="0" w:lastRowFirstColumn="0" w:lastRowLastColumn="0"/>
              <w:rPr>
                <w:sz w:val="24"/>
                <w:szCs w:val="24"/>
                <w:lang w:val="zh-CN"/>
              </w:rPr>
            </w:pPr>
            <w:r>
              <w:rPr>
                <w:sz w:val="24"/>
                <w:szCs w:val="24"/>
                <w:lang w:val="zh-CN"/>
              </w:rPr>
              <w:t>特殊赔案审核退回</w:t>
            </w:r>
          </w:p>
        </w:tc>
        <w:tc>
          <w:tcPr>
            <w:tcW w:w="3471" w:type="dxa"/>
          </w:tcPr>
          <w:p w:rsidR="00B53CD8" w:rsidRPr="00BC225A" w:rsidRDefault="00BC225A" w:rsidP="00B2531F">
            <w:pPr>
              <w:cnfStyle w:val="000000100000" w:firstRow="0" w:lastRow="0" w:firstColumn="0" w:lastColumn="0" w:oddVBand="0" w:evenVBand="0" w:oddHBand="1" w:evenHBand="0" w:firstRowFirstColumn="0" w:firstRowLastColumn="0" w:lastRowFirstColumn="0" w:lastRowLastColumn="0"/>
              <w:rPr>
                <w:sz w:val="24"/>
                <w:szCs w:val="24"/>
                <w:lang w:val="zh-CN"/>
              </w:rPr>
            </w:pPr>
            <w:r>
              <w:rPr>
                <w:sz w:val="24"/>
                <w:szCs w:val="24"/>
                <w:lang w:val="zh-CN"/>
              </w:rPr>
              <w:t>处理</w:t>
            </w:r>
            <w:r>
              <w:rPr>
                <w:rFonts w:hint="eastAsia"/>
                <w:sz w:val="24"/>
                <w:szCs w:val="24"/>
                <w:lang w:val="zh-CN"/>
              </w:rPr>
              <w:t>、</w:t>
            </w:r>
            <w:r>
              <w:rPr>
                <w:sz w:val="24"/>
                <w:szCs w:val="24"/>
                <w:lang w:val="zh-CN"/>
              </w:rPr>
              <w:t>重新提交</w:t>
            </w:r>
            <w:r>
              <w:rPr>
                <w:rFonts w:hint="eastAsia"/>
                <w:sz w:val="24"/>
                <w:szCs w:val="24"/>
                <w:lang w:val="zh-CN"/>
              </w:rPr>
              <w:t>、</w:t>
            </w:r>
            <w:r>
              <w:rPr>
                <w:sz w:val="24"/>
                <w:szCs w:val="24"/>
                <w:lang w:val="zh-CN"/>
              </w:rPr>
              <w:t>删除</w:t>
            </w:r>
          </w:p>
        </w:tc>
      </w:tr>
      <w:tr w:rsidR="00B53CD8" w:rsidRPr="00BC225A" w:rsidTr="00B53CD8">
        <w:tc>
          <w:tcPr>
            <w:cnfStyle w:val="001000000000" w:firstRow="0" w:lastRow="0" w:firstColumn="1" w:lastColumn="0" w:oddVBand="0" w:evenVBand="0" w:oddHBand="0" w:evenHBand="0" w:firstRowFirstColumn="0" w:firstRowLastColumn="0" w:lastRowFirstColumn="0" w:lastRowLastColumn="0"/>
            <w:tcW w:w="2217" w:type="dxa"/>
          </w:tcPr>
          <w:p w:rsidR="00B53CD8" w:rsidRPr="00BC225A" w:rsidRDefault="00B53CD8" w:rsidP="00B2531F">
            <w:pPr>
              <w:rPr>
                <w:sz w:val="24"/>
                <w:szCs w:val="24"/>
                <w:lang w:val="zh-CN"/>
              </w:rPr>
            </w:pPr>
            <w:r w:rsidRPr="00BC225A">
              <w:rPr>
                <w:sz w:val="24"/>
                <w:szCs w:val="24"/>
                <w:lang w:val="zh-CN"/>
              </w:rPr>
              <w:t>核赔不通过</w:t>
            </w:r>
          </w:p>
        </w:tc>
        <w:tc>
          <w:tcPr>
            <w:tcW w:w="2217" w:type="dxa"/>
          </w:tcPr>
          <w:p w:rsidR="00B53CD8" w:rsidRPr="00BC225A" w:rsidRDefault="00BC225A" w:rsidP="00B2531F">
            <w:pPr>
              <w:cnfStyle w:val="000000000000" w:firstRow="0" w:lastRow="0" w:firstColumn="0" w:lastColumn="0" w:oddVBand="0" w:evenVBand="0" w:oddHBand="0" w:evenHBand="0" w:firstRowFirstColumn="0" w:firstRowLastColumn="0" w:lastRowFirstColumn="0" w:lastRowLastColumn="0"/>
              <w:rPr>
                <w:sz w:val="24"/>
                <w:szCs w:val="24"/>
                <w:lang w:val="zh-CN"/>
              </w:rPr>
            </w:pPr>
            <w:r>
              <w:rPr>
                <w:sz w:val="24"/>
                <w:szCs w:val="24"/>
                <w:lang w:val="zh-CN"/>
              </w:rPr>
              <w:t>特殊赔案审核不通过</w:t>
            </w:r>
          </w:p>
        </w:tc>
        <w:tc>
          <w:tcPr>
            <w:tcW w:w="3471" w:type="dxa"/>
          </w:tcPr>
          <w:p w:rsidR="00B53CD8" w:rsidRPr="00BC225A" w:rsidRDefault="00BC225A" w:rsidP="00B2531F">
            <w:pPr>
              <w:cnfStyle w:val="000000000000" w:firstRow="0" w:lastRow="0" w:firstColumn="0" w:lastColumn="0" w:oddVBand="0" w:evenVBand="0" w:oddHBand="0" w:evenHBand="0" w:firstRowFirstColumn="0" w:firstRowLastColumn="0" w:lastRowFirstColumn="0" w:lastRowLastColumn="0"/>
              <w:rPr>
                <w:sz w:val="24"/>
                <w:szCs w:val="24"/>
                <w:lang w:val="zh-CN"/>
              </w:rPr>
            </w:pPr>
            <w:r>
              <w:rPr>
                <w:sz w:val="24"/>
                <w:szCs w:val="24"/>
                <w:lang w:val="zh-CN"/>
              </w:rPr>
              <w:t>查看</w:t>
            </w:r>
            <w:r>
              <w:rPr>
                <w:rFonts w:hint="eastAsia"/>
                <w:sz w:val="24"/>
                <w:szCs w:val="24"/>
                <w:lang w:val="zh-CN"/>
              </w:rPr>
              <w:t>、</w:t>
            </w:r>
            <w:r>
              <w:rPr>
                <w:sz w:val="24"/>
                <w:szCs w:val="24"/>
                <w:lang w:val="zh-CN"/>
              </w:rPr>
              <w:t>删除</w:t>
            </w:r>
          </w:p>
        </w:tc>
      </w:tr>
    </w:tbl>
    <w:p w:rsidR="00956D07" w:rsidRPr="00872EF1" w:rsidRDefault="00956D07" w:rsidP="00956D07">
      <w:pPr>
        <w:ind w:left="420"/>
        <w:rPr>
          <w:lang w:val="zh-CN"/>
        </w:rPr>
      </w:pPr>
      <w:r w:rsidRPr="00872EF1">
        <w:rPr>
          <w:rFonts w:hint="eastAsia"/>
          <w:lang w:val="zh-CN"/>
        </w:rPr>
        <w:t>用户单击特殊赔案</w:t>
      </w:r>
      <w:r>
        <w:rPr>
          <w:rFonts w:hint="eastAsia"/>
          <w:lang w:val="zh-CN"/>
        </w:rPr>
        <w:t>任务处理</w:t>
      </w:r>
      <w:r w:rsidRPr="00872EF1">
        <w:rPr>
          <w:rFonts w:hint="eastAsia"/>
          <w:lang w:val="zh-CN"/>
        </w:rPr>
        <w:t>-</w:t>
      </w:r>
      <w:r w:rsidRPr="00872EF1">
        <w:rPr>
          <w:rFonts w:hint="eastAsia"/>
          <w:lang w:val="zh-CN"/>
        </w:rPr>
        <w:t>查询页面中的</w:t>
      </w:r>
      <w:r>
        <w:rPr>
          <w:rFonts w:hint="eastAsia"/>
          <w:lang w:val="zh-CN"/>
        </w:rPr>
        <w:t>处理按钮</w:t>
      </w:r>
      <w:r w:rsidRPr="00872EF1">
        <w:rPr>
          <w:rFonts w:hint="eastAsia"/>
          <w:lang w:val="zh-CN"/>
        </w:rPr>
        <w:t>，系统显示如下：</w:t>
      </w:r>
    </w:p>
    <w:p w:rsidR="00956D07" w:rsidRDefault="00BE12DF" w:rsidP="00956D07">
      <w:pPr>
        <w:keepNext/>
        <w:jc w:val="center"/>
      </w:pPr>
      <w:r>
        <w:rPr>
          <w:noProof/>
        </w:rPr>
        <w:drawing>
          <wp:inline distT="0" distB="0" distL="0" distR="0" wp14:anchorId="2D61FFAE" wp14:editId="239A82B7">
            <wp:extent cx="5274310" cy="3825706"/>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825706"/>
                    </a:xfrm>
                    <a:prstGeom prst="rect">
                      <a:avLst/>
                    </a:prstGeom>
                  </pic:spPr>
                </pic:pic>
              </a:graphicData>
            </a:graphic>
          </wp:inline>
        </w:drawing>
      </w:r>
    </w:p>
    <w:p w:rsidR="00AE404D" w:rsidRDefault="00D659A1" w:rsidP="00AE404D">
      <w:pPr>
        <w:keepNext/>
        <w:jc w:val="center"/>
      </w:pPr>
      <w:r>
        <w:rPr>
          <w:noProof/>
        </w:rPr>
        <w:drawing>
          <wp:inline distT="0" distB="0" distL="0" distR="0" wp14:anchorId="79956B69" wp14:editId="74469F8A">
            <wp:extent cx="5274310" cy="110858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08582"/>
                    </a:xfrm>
                    <a:prstGeom prst="rect">
                      <a:avLst/>
                    </a:prstGeom>
                  </pic:spPr>
                </pic:pic>
              </a:graphicData>
            </a:graphic>
          </wp:inline>
        </w:drawing>
      </w:r>
    </w:p>
    <w:p w:rsidR="00956D07" w:rsidRPr="00872EF1" w:rsidRDefault="00AE404D" w:rsidP="00AE404D">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ins w:id="50" w:author="ThinkPad" w:date="2017-12-28T09:27:00Z">
        <w:r w:rsidR="00465891">
          <w:rPr>
            <w:noProof/>
          </w:rPr>
          <w:t>9</w:t>
        </w:r>
      </w:ins>
      <w:del w:id="51" w:author="ThinkPad" w:date="2017-12-28T09:27:00Z">
        <w:r w:rsidR="00EF6EBA" w:rsidDel="00465891">
          <w:rPr>
            <w:noProof/>
          </w:rPr>
          <w:delText>7</w:delText>
        </w:r>
      </w:del>
      <w:r>
        <w:fldChar w:fldCharType="end"/>
      </w:r>
      <w:r>
        <w:t>特殊赔案</w:t>
      </w:r>
      <w:r>
        <w:rPr>
          <w:rFonts w:hint="eastAsia"/>
        </w:rPr>
        <w:t>-</w:t>
      </w:r>
      <w:r>
        <w:t>处理</w:t>
      </w:r>
    </w:p>
    <w:p w:rsidR="00956D07" w:rsidRPr="00585A07" w:rsidRDefault="00956D07" w:rsidP="00956D07">
      <w:pPr>
        <w:ind w:left="420"/>
        <w:rPr>
          <w:lang w:val="zh-CN"/>
        </w:rPr>
      </w:pPr>
      <w:r w:rsidRPr="00585A07">
        <w:rPr>
          <w:rFonts w:hint="eastAsia"/>
          <w:lang w:val="zh-CN"/>
        </w:rPr>
        <w:t>选项和元素说明：</w:t>
      </w:r>
    </w:p>
    <w:tbl>
      <w:tblPr>
        <w:tblStyle w:val="a6"/>
        <w:tblW w:w="8042" w:type="dxa"/>
        <w:tblInd w:w="480" w:type="dxa"/>
        <w:tblLook w:val="04A0" w:firstRow="1" w:lastRow="0" w:firstColumn="1" w:lastColumn="0" w:noHBand="0" w:noVBand="1"/>
      </w:tblPr>
      <w:tblGrid>
        <w:gridCol w:w="1683"/>
        <w:gridCol w:w="1250"/>
        <w:gridCol w:w="1261"/>
        <w:gridCol w:w="1162"/>
        <w:gridCol w:w="1548"/>
        <w:gridCol w:w="1138"/>
      </w:tblGrid>
      <w:tr w:rsidR="00956D07" w:rsidRPr="00872EF1" w:rsidTr="004966E9">
        <w:trPr>
          <w:trHeight w:val="376"/>
        </w:trPr>
        <w:tc>
          <w:tcPr>
            <w:tcW w:w="8042" w:type="dxa"/>
            <w:gridSpan w:val="6"/>
            <w:shd w:val="clear" w:color="auto" w:fill="F79646" w:themeFill="accent6"/>
          </w:tcPr>
          <w:p w:rsidR="00956D07" w:rsidRPr="00872EF1" w:rsidRDefault="00956D07" w:rsidP="004966E9">
            <w:pPr>
              <w:widowControl/>
              <w:tabs>
                <w:tab w:val="left" w:pos="3043"/>
                <w:tab w:val="center" w:pos="3913"/>
              </w:tabs>
              <w:jc w:val="left"/>
              <w:rPr>
                <w:rFonts w:ascii="仿宋" w:hAnsi="仿宋" w:cs="宋体"/>
                <w:b/>
                <w:kern w:val="0"/>
                <w:sz w:val="24"/>
                <w:szCs w:val="24"/>
              </w:rPr>
            </w:pPr>
            <w:r w:rsidRPr="00872EF1">
              <w:rPr>
                <w:rFonts w:ascii="仿宋" w:hAnsi="仿宋" w:cs="宋体"/>
                <w:b/>
                <w:kern w:val="0"/>
                <w:sz w:val="24"/>
                <w:szCs w:val="24"/>
              </w:rPr>
              <w:tab/>
            </w:r>
            <w:r w:rsidRPr="00872EF1">
              <w:rPr>
                <w:rFonts w:ascii="仿宋" w:hAnsi="仿宋" w:cs="宋体" w:hint="eastAsia"/>
                <w:b/>
                <w:kern w:val="0"/>
                <w:sz w:val="24"/>
                <w:szCs w:val="24"/>
              </w:rPr>
              <w:t>特殊赔案</w:t>
            </w:r>
            <w:r>
              <w:rPr>
                <w:rFonts w:ascii="仿宋" w:hAnsi="仿宋" w:cs="宋体" w:hint="eastAsia"/>
                <w:b/>
                <w:kern w:val="0"/>
                <w:sz w:val="24"/>
                <w:szCs w:val="24"/>
              </w:rPr>
              <w:t>处理</w:t>
            </w:r>
            <w:r w:rsidRPr="00872EF1">
              <w:rPr>
                <w:rFonts w:ascii="仿宋" w:hAnsi="仿宋" w:cs="宋体" w:hint="eastAsia"/>
                <w:b/>
                <w:kern w:val="0"/>
                <w:sz w:val="24"/>
                <w:szCs w:val="24"/>
              </w:rPr>
              <w:t>页面</w:t>
            </w:r>
          </w:p>
        </w:tc>
      </w:tr>
      <w:tr w:rsidR="00956D07" w:rsidRPr="00872EF1" w:rsidTr="004966E9">
        <w:trPr>
          <w:trHeight w:val="543"/>
        </w:trPr>
        <w:tc>
          <w:tcPr>
            <w:tcW w:w="1683"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页面元素</w:t>
            </w:r>
          </w:p>
        </w:tc>
        <w:tc>
          <w:tcPr>
            <w:tcW w:w="1250"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交互类型</w:t>
            </w:r>
          </w:p>
        </w:tc>
        <w:tc>
          <w:tcPr>
            <w:tcW w:w="1261"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交互模式</w:t>
            </w:r>
          </w:p>
        </w:tc>
        <w:tc>
          <w:tcPr>
            <w:tcW w:w="1162"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是否必填</w:t>
            </w:r>
          </w:p>
        </w:tc>
        <w:tc>
          <w:tcPr>
            <w:tcW w:w="1548"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内容说明</w:t>
            </w:r>
          </w:p>
        </w:tc>
        <w:tc>
          <w:tcPr>
            <w:tcW w:w="1138" w:type="dxa"/>
            <w:shd w:val="clear" w:color="auto" w:fill="9BBB59" w:themeFill="accent3"/>
          </w:tcPr>
          <w:p w:rsidR="00956D07" w:rsidRPr="00872EF1" w:rsidRDefault="00956D07" w:rsidP="004966E9">
            <w:pPr>
              <w:widowControl/>
              <w:jc w:val="center"/>
              <w:rPr>
                <w:rFonts w:ascii="仿宋" w:hAnsi="仿宋" w:cs="宋体"/>
                <w:b/>
                <w:kern w:val="0"/>
                <w:sz w:val="24"/>
                <w:szCs w:val="24"/>
              </w:rPr>
            </w:pPr>
            <w:r w:rsidRPr="00872EF1">
              <w:rPr>
                <w:rFonts w:ascii="仿宋" w:hAnsi="仿宋" w:cs="宋体" w:hint="eastAsia"/>
                <w:b/>
                <w:kern w:val="0"/>
                <w:sz w:val="24"/>
                <w:szCs w:val="24"/>
              </w:rPr>
              <w:t>默认值</w:t>
            </w:r>
          </w:p>
        </w:tc>
      </w:tr>
      <w:tr w:rsidR="00956D07" w:rsidRPr="00872EF1" w:rsidTr="004966E9">
        <w:trPr>
          <w:trHeight w:val="413"/>
        </w:trPr>
        <w:tc>
          <w:tcPr>
            <w:tcW w:w="1683"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预付赔款号</w:t>
            </w:r>
          </w:p>
        </w:tc>
        <w:tc>
          <w:tcPr>
            <w:tcW w:w="1250"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62"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kern w:val="0"/>
                <w:sz w:val="21"/>
                <w:szCs w:val="21"/>
              </w:rPr>
              <w:t>-</w:t>
            </w:r>
          </w:p>
        </w:tc>
        <w:tc>
          <w:tcPr>
            <w:tcW w:w="1548" w:type="dxa"/>
          </w:tcPr>
          <w:p w:rsidR="00956D07" w:rsidRPr="00872EF1" w:rsidRDefault="00956D07" w:rsidP="004966E9">
            <w:pPr>
              <w:widowControl/>
              <w:jc w:val="left"/>
              <w:rPr>
                <w:rFonts w:ascii="仿宋" w:hAnsi="仿宋" w:cs="宋体"/>
                <w:bCs/>
                <w:kern w:val="0"/>
                <w:sz w:val="21"/>
                <w:szCs w:val="21"/>
                <w:lang w:val="zh-CN"/>
              </w:rPr>
            </w:pPr>
            <w:r w:rsidRPr="00872EF1">
              <w:rPr>
                <w:rFonts w:ascii="仿宋" w:hAnsi="仿宋" w:cs="宋体" w:hint="eastAsia"/>
                <w:bCs/>
                <w:kern w:val="0"/>
                <w:sz w:val="21"/>
                <w:szCs w:val="21"/>
                <w:lang w:val="zh-CN"/>
              </w:rPr>
              <w:t>提交特殊赔案任务后系统自动生成</w:t>
            </w:r>
          </w:p>
        </w:tc>
        <w:tc>
          <w:tcPr>
            <w:tcW w:w="1138"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kern w:val="0"/>
                <w:sz w:val="21"/>
                <w:szCs w:val="21"/>
              </w:rPr>
              <w:t>-</w:t>
            </w:r>
          </w:p>
        </w:tc>
      </w:tr>
      <w:tr w:rsidR="00956D07" w:rsidRPr="00872EF1" w:rsidTr="004966E9">
        <w:trPr>
          <w:trHeight w:val="413"/>
        </w:trPr>
        <w:tc>
          <w:tcPr>
            <w:tcW w:w="1683"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lastRenderedPageBreak/>
              <w:t>立案号</w:t>
            </w:r>
          </w:p>
        </w:tc>
        <w:tc>
          <w:tcPr>
            <w:tcW w:w="1250"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62"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48" w:type="dxa"/>
          </w:tcPr>
          <w:p w:rsidR="00956D07" w:rsidRPr="00872EF1" w:rsidRDefault="00956D07" w:rsidP="004966E9">
            <w:pPr>
              <w:widowControl/>
              <w:jc w:val="left"/>
              <w:rPr>
                <w:rFonts w:ascii="仿宋" w:hAnsi="仿宋" w:cs="宋体"/>
                <w:bCs/>
                <w:kern w:val="0"/>
                <w:sz w:val="21"/>
                <w:szCs w:val="21"/>
                <w:lang w:val="zh-CN"/>
              </w:rPr>
            </w:pPr>
          </w:p>
        </w:tc>
        <w:tc>
          <w:tcPr>
            <w:tcW w:w="1138"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683"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保单号</w:t>
            </w:r>
          </w:p>
        </w:tc>
        <w:tc>
          <w:tcPr>
            <w:tcW w:w="1250"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62"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48" w:type="dxa"/>
          </w:tcPr>
          <w:p w:rsidR="00956D07" w:rsidRPr="00872EF1" w:rsidRDefault="00956D07" w:rsidP="004966E9">
            <w:pPr>
              <w:widowControl/>
              <w:jc w:val="left"/>
              <w:rPr>
                <w:rFonts w:ascii="仿宋" w:hAnsi="仿宋" w:cs="宋体"/>
                <w:bCs/>
                <w:kern w:val="0"/>
                <w:sz w:val="21"/>
                <w:szCs w:val="21"/>
                <w:lang w:val="zh-CN"/>
              </w:rPr>
            </w:pPr>
          </w:p>
        </w:tc>
        <w:tc>
          <w:tcPr>
            <w:tcW w:w="1138" w:type="dxa"/>
          </w:tcPr>
          <w:p w:rsidR="00956D07" w:rsidRPr="00872EF1" w:rsidRDefault="00956D07" w:rsidP="004966E9">
            <w:pPr>
              <w:widowControl/>
              <w:jc w:val="center"/>
              <w:rPr>
                <w:rFonts w:ascii="仿宋" w:hAnsi="仿宋" w:cs="宋体"/>
                <w:kern w:val="0"/>
                <w:sz w:val="21"/>
                <w:szCs w:val="21"/>
              </w:rPr>
            </w:pPr>
          </w:p>
        </w:tc>
      </w:tr>
      <w:tr w:rsidR="00956D07" w:rsidRPr="00872EF1" w:rsidTr="004966E9">
        <w:trPr>
          <w:trHeight w:val="413"/>
        </w:trPr>
        <w:tc>
          <w:tcPr>
            <w:tcW w:w="1683"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已出险次数</w:t>
            </w:r>
          </w:p>
        </w:tc>
        <w:tc>
          <w:tcPr>
            <w:tcW w:w="1250"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62" w:type="dxa"/>
          </w:tcPr>
          <w:p w:rsidR="00956D07" w:rsidRPr="00872EF1" w:rsidRDefault="00956D07" w:rsidP="004966E9">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48" w:type="dxa"/>
          </w:tcPr>
          <w:p w:rsidR="00956D07" w:rsidRPr="00872EF1" w:rsidRDefault="00956D07" w:rsidP="004966E9">
            <w:pPr>
              <w:widowControl/>
              <w:jc w:val="left"/>
              <w:rPr>
                <w:rFonts w:ascii="仿宋" w:hAnsi="仿宋" w:cs="宋体"/>
                <w:bCs/>
                <w:kern w:val="0"/>
                <w:sz w:val="21"/>
                <w:szCs w:val="21"/>
                <w:lang w:val="zh-CN"/>
              </w:rPr>
            </w:pPr>
          </w:p>
        </w:tc>
        <w:tc>
          <w:tcPr>
            <w:tcW w:w="1138" w:type="dxa"/>
          </w:tcPr>
          <w:p w:rsidR="00956D07" w:rsidRPr="00872EF1" w:rsidRDefault="00956D07" w:rsidP="004966E9">
            <w:pPr>
              <w:widowControl/>
              <w:jc w:val="center"/>
              <w:rPr>
                <w:rFonts w:ascii="仿宋" w:hAnsi="仿宋" w:cs="宋体"/>
                <w:kern w:val="0"/>
                <w:sz w:val="21"/>
                <w:szCs w:val="21"/>
              </w:rPr>
            </w:pPr>
          </w:p>
        </w:tc>
      </w:tr>
      <w:tr w:rsidR="00573CD3" w:rsidRPr="00872EF1" w:rsidTr="004966E9">
        <w:trPr>
          <w:trHeight w:val="413"/>
        </w:trPr>
        <w:tc>
          <w:tcPr>
            <w:tcW w:w="1683" w:type="dxa"/>
          </w:tcPr>
          <w:p w:rsidR="00573CD3" w:rsidRPr="00872EF1" w:rsidRDefault="00573CD3" w:rsidP="006E49A1">
            <w:pPr>
              <w:widowControl/>
              <w:ind w:firstLineChars="50" w:firstLine="105"/>
              <w:jc w:val="left"/>
              <w:rPr>
                <w:rFonts w:ascii="仿宋" w:hAnsi="仿宋" w:cs="宋体"/>
                <w:bCs/>
                <w:kern w:val="0"/>
                <w:sz w:val="21"/>
                <w:szCs w:val="21"/>
                <w:lang w:val="zh-CN"/>
              </w:rPr>
            </w:pPr>
            <w:r>
              <w:rPr>
                <w:rFonts w:ascii="仿宋" w:hAnsi="仿宋" w:cs="宋体" w:hint="eastAsia"/>
                <w:bCs/>
                <w:kern w:val="0"/>
                <w:sz w:val="21"/>
                <w:szCs w:val="21"/>
                <w:lang w:val="zh-CN"/>
              </w:rPr>
              <w:t>业务</w:t>
            </w:r>
            <w:r w:rsidRPr="00872EF1">
              <w:rPr>
                <w:rFonts w:ascii="仿宋" w:hAnsi="仿宋" w:cs="宋体" w:hint="eastAsia"/>
                <w:bCs/>
                <w:kern w:val="0"/>
                <w:sz w:val="21"/>
                <w:szCs w:val="21"/>
                <w:lang w:val="zh-CN"/>
              </w:rPr>
              <w:t>归属机构</w:t>
            </w:r>
          </w:p>
        </w:tc>
        <w:tc>
          <w:tcPr>
            <w:tcW w:w="1250" w:type="dxa"/>
          </w:tcPr>
          <w:p w:rsidR="00573CD3" w:rsidRPr="00872EF1" w:rsidRDefault="00573CD3" w:rsidP="006E49A1">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573CD3" w:rsidRPr="00872EF1" w:rsidRDefault="00573CD3" w:rsidP="006E49A1">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62" w:type="dxa"/>
          </w:tcPr>
          <w:p w:rsidR="00573CD3" w:rsidRPr="00872EF1" w:rsidRDefault="00573CD3" w:rsidP="006E49A1">
            <w:pPr>
              <w:widowControl/>
              <w:jc w:val="center"/>
              <w:rPr>
                <w:rFonts w:ascii="仿宋" w:hAnsi="仿宋" w:cs="宋体"/>
                <w:kern w:val="0"/>
                <w:sz w:val="21"/>
                <w:szCs w:val="21"/>
              </w:rPr>
            </w:pPr>
          </w:p>
        </w:tc>
        <w:tc>
          <w:tcPr>
            <w:tcW w:w="1548" w:type="dxa"/>
          </w:tcPr>
          <w:p w:rsidR="00573CD3" w:rsidRPr="00872EF1" w:rsidRDefault="00573CD3" w:rsidP="006E49A1">
            <w:pPr>
              <w:widowControl/>
              <w:jc w:val="left"/>
              <w:rPr>
                <w:rFonts w:ascii="仿宋" w:hAnsi="仿宋" w:cs="宋体"/>
                <w:kern w:val="0"/>
                <w:sz w:val="21"/>
                <w:szCs w:val="21"/>
              </w:rPr>
            </w:pPr>
          </w:p>
        </w:tc>
        <w:tc>
          <w:tcPr>
            <w:tcW w:w="1138" w:type="dxa"/>
          </w:tcPr>
          <w:p w:rsidR="00573CD3" w:rsidRPr="00872EF1" w:rsidRDefault="00573CD3" w:rsidP="006E49A1">
            <w:pPr>
              <w:widowControl/>
              <w:jc w:val="center"/>
              <w:rPr>
                <w:rFonts w:ascii="仿宋" w:hAnsi="仿宋" w:cs="宋体"/>
                <w:kern w:val="0"/>
                <w:sz w:val="21"/>
                <w:szCs w:val="21"/>
              </w:rPr>
            </w:pPr>
          </w:p>
        </w:tc>
      </w:tr>
      <w:tr w:rsidR="00573CD3" w:rsidRPr="00872EF1" w:rsidTr="004966E9">
        <w:trPr>
          <w:trHeight w:val="413"/>
        </w:trPr>
        <w:tc>
          <w:tcPr>
            <w:tcW w:w="1683" w:type="dxa"/>
          </w:tcPr>
          <w:p w:rsidR="00573CD3" w:rsidRPr="00872EF1" w:rsidRDefault="00573CD3" w:rsidP="006E49A1">
            <w:pPr>
              <w:widowControl/>
              <w:ind w:firstLineChars="50" w:firstLine="105"/>
              <w:jc w:val="left"/>
              <w:rPr>
                <w:rFonts w:ascii="仿宋" w:hAnsi="仿宋" w:cs="宋体"/>
                <w:bCs/>
                <w:kern w:val="0"/>
                <w:sz w:val="21"/>
                <w:szCs w:val="21"/>
                <w:lang w:val="zh-CN"/>
              </w:rPr>
            </w:pPr>
            <w:r w:rsidRPr="00872EF1">
              <w:rPr>
                <w:rFonts w:ascii="仿宋" w:hAnsi="仿宋" w:cs="宋体" w:hint="eastAsia"/>
                <w:bCs/>
                <w:kern w:val="0"/>
                <w:sz w:val="21"/>
                <w:szCs w:val="21"/>
                <w:lang w:val="zh-CN"/>
              </w:rPr>
              <w:t>归属业务员</w:t>
            </w:r>
          </w:p>
        </w:tc>
        <w:tc>
          <w:tcPr>
            <w:tcW w:w="1250" w:type="dxa"/>
          </w:tcPr>
          <w:p w:rsidR="00573CD3" w:rsidRPr="00872EF1" w:rsidRDefault="00573CD3" w:rsidP="006E49A1">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573CD3" w:rsidRPr="00872EF1" w:rsidRDefault="00573CD3" w:rsidP="006E49A1">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62" w:type="dxa"/>
          </w:tcPr>
          <w:p w:rsidR="00573CD3" w:rsidRPr="00872EF1" w:rsidRDefault="00573CD3" w:rsidP="006E49A1">
            <w:pPr>
              <w:widowControl/>
              <w:jc w:val="center"/>
              <w:rPr>
                <w:rFonts w:ascii="仿宋" w:hAnsi="仿宋" w:cs="宋体"/>
                <w:kern w:val="0"/>
                <w:sz w:val="21"/>
                <w:szCs w:val="21"/>
              </w:rPr>
            </w:pPr>
          </w:p>
        </w:tc>
        <w:tc>
          <w:tcPr>
            <w:tcW w:w="1548" w:type="dxa"/>
          </w:tcPr>
          <w:p w:rsidR="00573CD3" w:rsidRPr="00872EF1" w:rsidRDefault="00573CD3" w:rsidP="006E49A1">
            <w:pPr>
              <w:widowControl/>
              <w:jc w:val="left"/>
              <w:rPr>
                <w:rFonts w:ascii="仿宋" w:hAnsi="仿宋" w:cs="宋体"/>
                <w:kern w:val="0"/>
                <w:sz w:val="21"/>
                <w:szCs w:val="21"/>
              </w:rPr>
            </w:pPr>
          </w:p>
        </w:tc>
        <w:tc>
          <w:tcPr>
            <w:tcW w:w="1138" w:type="dxa"/>
          </w:tcPr>
          <w:p w:rsidR="00573CD3" w:rsidRPr="00872EF1" w:rsidRDefault="00573CD3" w:rsidP="006E49A1">
            <w:pPr>
              <w:widowControl/>
              <w:jc w:val="center"/>
              <w:rPr>
                <w:rFonts w:ascii="仿宋" w:hAnsi="仿宋" w:cs="宋体"/>
                <w:kern w:val="0"/>
                <w:sz w:val="21"/>
                <w:szCs w:val="21"/>
              </w:rPr>
            </w:pPr>
          </w:p>
        </w:tc>
      </w:tr>
      <w:tr w:rsidR="00573CD3" w:rsidRPr="00872EF1" w:rsidTr="004966E9">
        <w:trPr>
          <w:trHeight w:val="413"/>
        </w:trPr>
        <w:tc>
          <w:tcPr>
            <w:tcW w:w="1683" w:type="dxa"/>
          </w:tcPr>
          <w:p w:rsidR="00573CD3" w:rsidRPr="00872EF1" w:rsidRDefault="00573CD3" w:rsidP="006E49A1">
            <w:pPr>
              <w:widowControl/>
              <w:jc w:val="center"/>
              <w:rPr>
                <w:rFonts w:ascii="仿宋" w:hAnsi="仿宋" w:cs="宋体"/>
                <w:kern w:val="0"/>
                <w:sz w:val="21"/>
                <w:szCs w:val="21"/>
              </w:rPr>
            </w:pPr>
            <w:r w:rsidRPr="00872EF1">
              <w:rPr>
                <w:rFonts w:ascii="仿宋" w:hAnsi="仿宋" w:cs="宋体" w:hint="eastAsia"/>
                <w:kern w:val="0"/>
                <w:sz w:val="21"/>
                <w:szCs w:val="21"/>
              </w:rPr>
              <w:t>币别</w:t>
            </w:r>
          </w:p>
        </w:tc>
        <w:tc>
          <w:tcPr>
            <w:tcW w:w="1250" w:type="dxa"/>
          </w:tcPr>
          <w:p w:rsidR="00573CD3" w:rsidRPr="00872EF1" w:rsidRDefault="00573CD3" w:rsidP="006E49A1">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573CD3" w:rsidRPr="00872EF1" w:rsidRDefault="00573CD3" w:rsidP="006E49A1">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1162" w:type="dxa"/>
          </w:tcPr>
          <w:p w:rsidR="00573CD3" w:rsidRPr="00872EF1" w:rsidRDefault="00573CD3" w:rsidP="006E49A1">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48" w:type="dxa"/>
          </w:tcPr>
          <w:p w:rsidR="00573CD3" w:rsidRPr="00872EF1" w:rsidRDefault="00573CD3" w:rsidP="006E49A1">
            <w:pPr>
              <w:widowControl/>
              <w:jc w:val="left"/>
              <w:rPr>
                <w:rFonts w:ascii="仿宋" w:hAnsi="仿宋" w:cs="宋体"/>
                <w:bCs/>
                <w:kern w:val="0"/>
                <w:sz w:val="21"/>
                <w:szCs w:val="21"/>
                <w:lang w:val="zh-CN"/>
              </w:rPr>
            </w:pPr>
            <w:r>
              <w:rPr>
                <w:rFonts w:ascii="仿宋" w:hAnsi="仿宋" w:cs="宋体" w:hint="eastAsia"/>
                <w:bCs/>
                <w:kern w:val="0"/>
                <w:sz w:val="21"/>
                <w:szCs w:val="21"/>
                <w:lang w:val="zh-CN"/>
              </w:rPr>
              <w:t>默认CNY-人民币</w:t>
            </w:r>
          </w:p>
        </w:tc>
        <w:tc>
          <w:tcPr>
            <w:tcW w:w="1138" w:type="dxa"/>
          </w:tcPr>
          <w:p w:rsidR="00573CD3" w:rsidRPr="00872EF1" w:rsidRDefault="00573CD3" w:rsidP="006E49A1">
            <w:pPr>
              <w:widowControl/>
              <w:jc w:val="center"/>
              <w:rPr>
                <w:rFonts w:ascii="仿宋" w:hAnsi="仿宋" w:cs="宋体"/>
                <w:kern w:val="0"/>
                <w:sz w:val="21"/>
                <w:szCs w:val="21"/>
              </w:rPr>
            </w:pPr>
          </w:p>
        </w:tc>
      </w:tr>
      <w:tr w:rsidR="00573CD3" w:rsidRPr="00872EF1" w:rsidTr="004966E9">
        <w:trPr>
          <w:trHeight w:val="413"/>
        </w:trPr>
        <w:tc>
          <w:tcPr>
            <w:tcW w:w="1683" w:type="dxa"/>
          </w:tcPr>
          <w:p w:rsidR="00573CD3" w:rsidRPr="00872EF1" w:rsidRDefault="00573CD3" w:rsidP="00BE12DF">
            <w:pPr>
              <w:widowControl/>
              <w:ind w:firstLineChars="150" w:firstLine="315"/>
              <w:jc w:val="left"/>
              <w:rPr>
                <w:rFonts w:ascii="仿宋" w:hAnsi="仿宋" w:cs="宋体"/>
                <w:bCs/>
                <w:kern w:val="0"/>
                <w:sz w:val="21"/>
                <w:szCs w:val="21"/>
                <w:lang w:val="zh-CN"/>
              </w:rPr>
            </w:pPr>
            <w:r w:rsidRPr="00872EF1">
              <w:rPr>
                <w:rFonts w:ascii="仿宋" w:hAnsi="仿宋" w:cs="宋体" w:hint="eastAsia"/>
                <w:bCs/>
                <w:kern w:val="0"/>
                <w:sz w:val="21"/>
                <w:szCs w:val="21"/>
                <w:lang w:val="zh-CN"/>
              </w:rPr>
              <w:t>经办人</w:t>
            </w:r>
          </w:p>
        </w:tc>
        <w:tc>
          <w:tcPr>
            <w:tcW w:w="1250" w:type="dxa"/>
          </w:tcPr>
          <w:p w:rsidR="00573CD3" w:rsidRPr="00872EF1" w:rsidRDefault="00573CD3" w:rsidP="006E49A1">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573CD3" w:rsidRPr="00872EF1" w:rsidRDefault="00573CD3" w:rsidP="006E49A1">
            <w:pPr>
              <w:widowControl/>
              <w:jc w:val="center"/>
              <w:rPr>
                <w:rFonts w:ascii="仿宋" w:hAnsi="仿宋" w:cs="宋体"/>
                <w:kern w:val="0"/>
                <w:sz w:val="21"/>
                <w:szCs w:val="21"/>
              </w:rPr>
            </w:pPr>
            <w:r w:rsidRPr="00872EF1">
              <w:rPr>
                <w:rFonts w:ascii="仿宋" w:hAnsi="仿宋" w:cs="宋体" w:hint="eastAsia"/>
                <w:kern w:val="0"/>
                <w:sz w:val="21"/>
                <w:szCs w:val="21"/>
              </w:rPr>
              <w:t>可编辑</w:t>
            </w:r>
          </w:p>
        </w:tc>
        <w:tc>
          <w:tcPr>
            <w:tcW w:w="1162" w:type="dxa"/>
          </w:tcPr>
          <w:p w:rsidR="00573CD3" w:rsidRPr="00872EF1" w:rsidRDefault="00573CD3" w:rsidP="006E49A1">
            <w:pPr>
              <w:widowControl/>
              <w:jc w:val="center"/>
              <w:rPr>
                <w:rFonts w:ascii="仿宋" w:hAnsi="仿宋" w:cs="宋体"/>
                <w:kern w:val="0"/>
                <w:sz w:val="21"/>
                <w:szCs w:val="21"/>
              </w:rPr>
            </w:pPr>
          </w:p>
        </w:tc>
        <w:tc>
          <w:tcPr>
            <w:tcW w:w="1548" w:type="dxa"/>
          </w:tcPr>
          <w:p w:rsidR="00573CD3" w:rsidRPr="00872EF1" w:rsidRDefault="00573CD3" w:rsidP="006E49A1">
            <w:pPr>
              <w:widowControl/>
              <w:jc w:val="left"/>
              <w:rPr>
                <w:rFonts w:ascii="仿宋" w:hAnsi="仿宋" w:cs="宋体"/>
                <w:kern w:val="0"/>
                <w:sz w:val="21"/>
                <w:szCs w:val="21"/>
              </w:rPr>
            </w:pPr>
            <w:r>
              <w:rPr>
                <w:rFonts w:ascii="仿宋" w:hAnsi="仿宋" w:cs="宋体"/>
                <w:kern w:val="0"/>
                <w:sz w:val="21"/>
                <w:szCs w:val="21"/>
              </w:rPr>
              <w:t>默认当前登录人员</w:t>
            </w:r>
          </w:p>
        </w:tc>
        <w:tc>
          <w:tcPr>
            <w:tcW w:w="1138" w:type="dxa"/>
          </w:tcPr>
          <w:p w:rsidR="00573CD3" w:rsidRPr="00872EF1" w:rsidRDefault="00573CD3" w:rsidP="006E49A1">
            <w:pPr>
              <w:widowControl/>
              <w:jc w:val="center"/>
              <w:rPr>
                <w:rFonts w:ascii="仿宋" w:hAnsi="仿宋" w:cs="宋体"/>
                <w:kern w:val="0"/>
                <w:sz w:val="21"/>
                <w:szCs w:val="21"/>
              </w:rPr>
            </w:pPr>
          </w:p>
        </w:tc>
      </w:tr>
      <w:tr w:rsidR="00BE12DF" w:rsidRPr="00872EF1" w:rsidTr="004966E9">
        <w:trPr>
          <w:trHeight w:val="413"/>
        </w:trPr>
        <w:tc>
          <w:tcPr>
            <w:tcW w:w="1683" w:type="dxa"/>
          </w:tcPr>
          <w:p w:rsidR="00BE12DF" w:rsidRPr="00872EF1" w:rsidRDefault="00BE12DF" w:rsidP="00AD3A26">
            <w:pPr>
              <w:widowControl/>
              <w:jc w:val="center"/>
              <w:rPr>
                <w:rFonts w:ascii="仿宋" w:hAnsi="仿宋" w:cs="宋体"/>
                <w:kern w:val="0"/>
                <w:sz w:val="21"/>
                <w:szCs w:val="21"/>
              </w:rPr>
            </w:pPr>
            <w:r w:rsidRPr="00872EF1">
              <w:rPr>
                <w:rFonts w:ascii="仿宋" w:hAnsi="仿宋" w:cs="宋体" w:hint="eastAsia"/>
                <w:kern w:val="0"/>
                <w:sz w:val="21"/>
                <w:szCs w:val="21"/>
              </w:rPr>
              <w:t>预赔金额</w:t>
            </w:r>
          </w:p>
        </w:tc>
        <w:tc>
          <w:tcPr>
            <w:tcW w:w="1250" w:type="dxa"/>
          </w:tcPr>
          <w:p w:rsidR="00BE12DF" w:rsidRPr="00872EF1" w:rsidRDefault="00BE12DF" w:rsidP="00AD3A26">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BE12DF" w:rsidRPr="00872EF1" w:rsidRDefault="00BE12DF" w:rsidP="00AD3A26">
            <w:pPr>
              <w:widowControl/>
              <w:jc w:val="center"/>
              <w:rPr>
                <w:rFonts w:ascii="仿宋" w:hAnsi="仿宋" w:cs="宋体"/>
                <w:kern w:val="0"/>
                <w:sz w:val="21"/>
                <w:szCs w:val="21"/>
              </w:rPr>
            </w:pPr>
            <w:r w:rsidRPr="00872EF1">
              <w:rPr>
                <w:rFonts w:ascii="仿宋" w:hAnsi="仿宋" w:cs="宋体" w:hint="eastAsia"/>
                <w:kern w:val="0"/>
                <w:sz w:val="21"/>
                <w:szCs w:val="21"/>
              </w:rPr>
              <w:t>可编辑</w:t>
            </w:r>
          </w:p>
        </w:tc>
        <w:tc>
          <w:tcPr>
            <w:tcW w:w="1162" w:type="dxa"/>
          </w:tcPr>
          <w:p w:rsidR="00BE12DF" w:rsidRPr="00872EF1" w:rsidRDefault="00BE12DF" w:rsidP="00AD3A26">
            <w:pPr>
              <w:widowControl/>
              <w:jc w:val="center"/>
              <w:rPr>
                <w:rFonts w:ascii="仿宋" w:hAnsi="仿宋" w:cs="宋体"/>
                <w:kern w:val="0"/>
                <w:sz w:val="21"/>
                <w:szCs w:val="21"/>
              </w:rPr>
            </w:pPr>
            <w:r w:rsidRPr="00872EF1">
              <w:rPr>
                <w:rFonts w:ascii="仿宋" w:hAnsi="仿宋" w:cs="宋体" w:hint="eastAsia"/>
                <w:kern w:val="0"/>
                <w:sz w:val="21"/>
                <w:szCs w:val="21"/>
              </w:rPr>
              <w:t>是</w:t>
            </w:r>
          </w:p>
        </w:tc>
        <w:tc>
          <w:tcPr>
            <w:tcW w:w="1548" w:type="dxa"/>
          </w:tcPr>
          <w:p w:rsidR="00BE12DF" w:rsidRPr="00872EF1" w:rsidRDefault="00BE12DF" w:rsidP="00AD3A26">
            <w:pPr>
              <w:widowControl/>
              <w:jc w:val="left"/>
              <w:rPr>
                <w:rFonts w:ascii="仿宋" w:hAnsi="仿宋" w:cs="宋体"/>
                <w:bCs/>
                <w:kern w:val="0"/>
                <w:sz w:val="21"/>
                <w:szCs w:val="21"/>
                <w:lang w:val="zh-CN"/>
              </w:rPr>
            </w:pPr>
            <w:r>
              <w:rPr>
                <w:rFonts w:ascii="仿宋" w:hAnsi="仿宋" w:cs="宋体"/>
                <w:bCs/>
                <w:kern w:val="0"/>
                <w:sz w:val="21"/>
                <w:szCs w:val="21"/>
                <w:lang w:val="zh-CN"/>
              </w:rPr>
              <w:t>可编辑</w:t>
            </w:r>
            <w:r>
              <w:rPr>
                <w:rFonts w:ascii="仿宋" w:hAnsi="仿宋" w:cs="宋体" w:hint="eastAsia"/>
                <w:bCs/>
                <w:kern w:val="0"/>
                <w:sz w:val="21"/>
                <w:szCs w:val="21"/>
                <w:lang w:val="zh-CN"/>
              </w:rPr>
              <w:t>，</w:t>
            </w:r>
            <w:r>
              <w:rPr>
                <w:rFonts w:ascii="仿宋" w:hAnsi="仿宋" w:cs="宋体"/>
                <w:bCs/>
                <w:kern w:val="0"/>
                <w:sz w:val="21"/>
                <w:szCs w:val="21"/>
                <w:lang w:val="zh-CN"/>
              </w:rPr>
              <w:t>提交审核时需校验是否与费用金额与赔付金额之和相等</w:t>
            </w:r>
            <w:r>
              <w:rPr>
                <w:rFonts w:ascii="仿宋" w:hAnsi="仿宋" w:cs="宋体" w:hint="eastAsia"/>
                <w:bCs/>
                <w:kern w:val="0"/>
                <w:sz w:val="21"/>
                <w:szCs w:val="21"/>
                <w:lang w:val="zh-CN"/>
              </w:rPr>
              <w:t>。</w:t>
            </w:r>
          </w:p>
        </w:tc>
        <w:tc>
          <w:tcPr>
            <w:tcW w:w="1138" w:type="dxa"/>
          </w:tcPr>
          <w:p w:rsidR="00BE12DF" w:rsidRPr="00872EF1" w:rsidRDefault="00BE12DF" w:rsidP="00AD3A26">
            <w:pPr>
              <w:widowControl/>
              <w:jc w:val="center"/>
              <w:rPr>
                <w:rFonts w:ascii="仿宋" w:hAnsi="仿宋" w:cs="宋体"/>
                <w:kern w:val="0"/>
                <w:sz w:val="21"/>
                <w:szCs w:val="21"/>
              </w:rPr>
            </w:pPr>
          </w:p>
        </w:tc>
      </w:tr>
      <w:tr w:rsidR="00BE12DF" w:rsidRPr="00872EF1" w:rsidTr="004966E9">
        <w:trPr>
          <w:trHeight w:val="413"/>
        </w:trPr>
        <w:tc>
          <w:tcPr>
            <w:tcW w:w="1683" w:type="dxa"/>
          </w:tcPr>
          <w:p w:rsidR="00BE12DF" w:rsidRPr="00872EF1" w:rsidRDefault="00BE12DF" w:rsidP="00AD3A26">
            <w:pPr>
              <w:widowControl/>
              <w:ind w:firstLineChars="50" w:firstLine="105"/>
              <w:jc w:val="left"/>
              <w:rPr>
                <w:rFonts w:ascii="仿宋" w:hAnsi="仿宋" w:cs="宋体"/>
                <w:bCs/>
                <w:kern w:val="0"/>
                <w:sz w:val="21"/>
                <w:szCs w:val="21"/>
                <w:lang w:val="zh-CN"/>
              </w:rPr>
            </w:pPr>
            <w:r>
              <w:rPr>
                <w:rFonts w:ascii="仿宋" w:hAnsi="仿宋" w:cs="宋体" w:hint="eastAsia"/>
                <w:bCs/>
                <w:kern w:val="0"/>
                <w:sz w:val="21"/>
                <w:szCs w:val="21"/>
                <w:lang w:val="zh-CN"/>
              </w:rPr>
              <w:t>统计年月</w:t>
            </w:r>
          </w:p>
        </w:tc>
        <w:tc>
          <w:tcPr>
            <w:tcW w:w="1250" w:type="dxa"/>
          </w:tcPr>
          <w:p w:rsidR="00BE12DF" w:rsidRPr="00872EF1" w:rsidRDefault="00BE12DF" w:rsidP="00AD3A26">
            <w:pPr>
              <w:widowControl/>
              <w:jc w:val="center"/>
              <w:rPr>
                <w:rFonts w:ascii="仿宋" w:hAnsi="仿宋" w:cs="宋体"/>
                <w:kern w:val="0"/>
                <w:sz w:val="21"/>
                <w:szCs w:val="21"/>
              </w:rPr>
            </w:pPr>
            <w:r>
              <w:rPr>
                <w:rFonts w:ascii="仿宋" w:hAnsi="仿宋" w:cs="宋体" w:hint="eastAsia"/>
                <w:kern w:val="0"/>
                <w:sz w:val="21"/>
                <w:szCs w:val="21"/>
              </w:rPr>
              <w:t>日期</w:t>
            </w:r>
          </w:p>
        </w:tc>
        <w:tc>
          <w:tcPr>
            <w:tcW w:w="1261" w:type="dxa"/>
          </w:tcPr>
          <w:p w:rsidR="00BE12DF" w:rsidRPr="00872EF1" w:rsidRDefault="00BE12DF" w:rsidP="00AD3A26">
            <w:pPr>
              <w:widowControl/>
              <w:rPr>
                <w:rFonts w:ascii="仿宋" w:hAnsi="仿宋" w:cs="宋体"/>
                <w:kern w:val="0"/>
                <w:sz w:val="21"/>
                <w:szCs w:val="21"/>
              </w:rPr>
            </w:pPr>
            <w:r>
              <w:rPr>
                <w:rFonts w:ascii="仿宋" w:hAnsi="仿宋" w:cs="宋体"/>
                <w:kern w:val="0"/>
                <w:sz w:val="21"/>
                <w:szCs w:val="21"/>
              </w:rPr>
              <w:t>可选择</w:t>
            </w:r>
          </w:p>
        </w:tc>
        <w:tc>
          <w:tcPr>
            <w:tcW w:w="1162" w:type="dxa"/>
          </w:tcPr>
          <w:p w:rsidR="00BE12DF" w:rsidRPr="00872EF1" w:rsidRDefault="00BE12DF" w:rsidP="00AD3A26">
            <w:pPr>
              <w:widowControl/>
              <w:jc w:val="center"/>
              <w:rPr>
                <w:rFonts w:ascii="仿宋" w:hAnsi="仿宋" w:cs="宋体"/>
                <w:kern w:val="0"/>
                <w:sz w:val="21"/>
                <w:szCs w:val="21"/>
              </w:rPr>
            </w:pPr>
            <w:r w:rsidRPr="00872EF1">
              <w:rPr>
                <w:rFonts w:ascii="仿宋" w:hAnsi="仿宋" w:cs="宋体" w:hint="eastAsia"/>
                <w:kern w:val="0"/>
                <w:sz w:val="21"/>
                <w:szCs w:val="21"/>
              </w:rPr>
              <w:t>是</w:t>
            </w:r>
          </w:p>
        </w:tc>
        <w:tc>
          <w:tcPr>
            <w:tcW w:w="1548" w:type="dxa"/>
          </w:tcPr>
          <w:p w:rsidR="00BE12DF" w:rsidRPr="00872EF1" w:rsidRDefault="00BE12DF" w:rsidP="00AD3A26">
            <w:pPr>
              <w:widowControl/>
              <w:jc w:val="left"/>
              <w:rPr>
                <w:rFonts w:ascii="仿宋" w:hAnsi="仿宋" w:cs="宋体"/>
                <w:kern w:val="0"/>
                <w:sz w:val="21"/>
                <w:szCs w:val="21"/>
              </w:rPr>
            </w:pPr>
            <w:r>
              <w:rPr>
                <w:rFonts w:ascii="仿宋" w:hAnsi="仿宋" w:cs="宋体" w:hint="eastAsia"/>
                <w:kern w:val="0"/>
                <w:sz w:val="21"/>
                <w:szCs w:val="21"/>
              </w:rPr>
              <w:t>默认</w:t>
            </w:r>
            <w:r>
              <w:rPr>
                <w:rFonts w:ascii="仿宋" w:hAnsi="仿宋" w:cs="宋体"/>
                <w:kern w:val="0"/>
                <w:sz w:val="21"/>
                <w:szCs w:val="21"/>
              </w:rPr>
              <w:t>当前日期</w:t>
            </w:r>
          </w:p>
        </w:tc>
        <w:tc>
          <w:tcPr>
            <w:tcW w:w="1138" w:type="dxa"/>
          </w:tcPr>
          <w:p w:rsidR="00BE12DF" w:rsidRPr="00872EF1" w:rsidRDefault="00BE12DF" w:rsidP="00AD3A26">
            <w:pPr>
              <w:widowControl/>
              <w:jc w:val="center"/>
              <w:rPr>
                <w:rFonts w:ascii="仿宋" w:hAnsi="仿宋" w:cs="宋体"/>
                <w:kern w:val="0"/>
                <w:sz w:val="21"/>
                <w:szCs w:val="21"/>
              </w:rPr>
            </w:pPr>
          </w:p>
        </w:tc>
      </w:tr>
      <w:tr w:rsidR="00BE12DF" w:rsidRPr="00872EF1" w:rsidTr="004966E9">
        <w:trPr>
          <w:trHeight w:val="413"/>
        </w:trPr>
        <w:tc>
          <w:tcPr>
            <w:tcW w:w="1683" w:type="dxa"/>
          </w:tcPr>
          <w:p w:rsidR="00BE12DF" w:rsidRPr="00872EF1" w:rsidRDefault="00BE12DF" w:rsidP="00AD3A26">
            <w:pPr>
              <w:widowControl/>
              <w:ind w:firstLineChars="50" w:firstLine="105"/>
              <w:jc w:val="left"/>
              <w:rPr>
                <w:rFonts w:ascii="仿宋" w:hAnsi="仿宋" w:cs="宋体"/>
                <w:bCs/>
                <w:kern w:val="0"/>
                <w:sz w:val="21"/>
                <w:szCs w:val="21"/>
                <w:lang w:val="zh-CN"/>
              </w:rPr>
            </w:pPr>
            <w:r w:rsidRPr="00872EF1">
              <w:rPr>
                <w:rFonts w:ascii="仿宋" w:hAnsi="仿宋" w:cs="宋体" w:hint="eastAsia"/>
                <w:bCs/>
                <w:kern w:val="0"/>
                <w:sz w:val="21"/>
                <w:szCs w:val="21"/>
                <w:lang w:val="zh-CN"/>
              </w:rPr>
              <w:t>预赔报告</w:t>
            </w:r>
          </w:p>
        </w:tc>
        <w:tc>
          <w:tcPr>
            <w:tcW w:w="1250" w:type="dxa"/>
          </w:tcPr>
          <w:p w:rsidR="00BE12DF" w:rsidRPr="00872EF1" w:rsidRDefault="00BE12DF" w:rsidP="00AD3A26">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BE12DF" w:rsidRPr="00872EF1" w:rsidRDefault="00BE12DF" w:rsidP="00AD3A26">
            <w:pPr>
              <w:widowControl/>
              <w:jc w:val="center"/>
              <w:rPr>
                <w:rFonts w:ascii="仿宋" w:hAnsi="仿宋" w:cs="宋体"/>
                <w:kern w:val="0"/>
                <w:sz w:val="21"/>
                <w:szCs w:val="21"/>
              </w:rPr>
            </w:pPr>
            <w:r w:rsidRPr="00872EF1">
              <w:rPr>
                <w:rFonts w:ascii="仿宋" w:hAnsi="仿宋" w:cs="宋体" w:hint="eastAsia"/>
                <w:kern w:val="0"/>
                <w:sz w:val="21"/>
                <w:szCs w:val="21"/>
              </w:rPr>
              <w:t>可编辑</w:t>
            </w:r>
          </w:p>
        </w:tc>
        <w:tc>
          <w:tcPr>
            <w:tcW w:w="1162" w:type="dxa"/>
          </w:tcPr>
          <w:p w:rsidR="00BE12DF" w:rsidRPr="00872EF1" w:rsidRDefault="00BE12DF" w:rsidP="00AD3A26">
            <w:pPr>
              <w:widowControl/>
              <w:jc w:val="center"/>
              <w:rPr>
                <w:rFonts w:ascii="仿宋" w:hAnsi="仿宋" w:cs="宋体"/>
                <w:kern w:val="0"/>
                <w:sz w:val="21"/>
                <w:szCs w:val="21"/>
              </w:rPr>
            </w:pPr>
          </w:p>
        </w:tc>
        <w:tc>
          <w:tcPr>
            <w:tcW w:w="1548" w:type="dxa"/>
          </w:tcPr>
          <w:p w:rsidR="00BE12DF" w:rsidRPr="00872EF1" w:rsidRDefault="00BE12DF" w:rsidP="00AD3A26">
            <w:pPr>
              <w:widowControl/>
              <w:jc w:val="left"/>
              <w:rPr>
                <w:rFonts w:ascii="仿宋" w:hAnsi="仿宋" w:cs="宋体"/>
                <w:kern w:val="0"/>
                <w:sz w:val="21"/>
                <w:szCs w:val="21"/>
              </w:rPr>
            </w:pPr>
          </w:p>
        </w:tc>
        <w:tc>
          <w:tcPr>
            <w:tcW w:w="1138" w:type="dxa"/>
          </w:tcPr>
          <w:p w:rsidR="00BE12DF" w:rsidRPr="00872EF1" w:rsidRDefault="00BE12DF" w:rsidP="00AD3A26">
            <w:pPr>
              <w:widowControl/>
              <w:jc w:val="center"/>
              <w:rPr>
                <w:rFonts w:ascii="仿宋" w:hAnsi="仿宋" w:cs="宋体"/>
                <w:kern w:val="0"/>
                <w:sz w:val="21"/>
                <w:szCs w:val="21"/>
              </w:rPr>
            </w:pPr>
          </w:p>
        </w:tc>
      </w:tr>
      <w:tr w:rsidR="00BE12DF" w:rsidRPr="00872EF1" w:rsidTr="004966E9">
        <w:trPr>
          <w:trHeight w:val="413"/>
        </w:trPr>
        <w:tc>
          <w:tcPr>
            <w:tcW w:w="8042" w:type="dxa"/>
            <w:gridSpan w:val="6"/>
          </w:tcPr>
          <w:p w:rsidR="00BE12DF" w:rsidRPr="00872EF1" w:rsidRDefault="00BE12DF" w:rsidP="004966E9">
            <w:pPr>
              <w:widowControl/>
              <w:jc w:val="center"/>
              <w:rPr>
                <w:rFonts w:ascii="仿宋" w:hAnsi="仿宋" w:cs="宋体"/>
                <w:kern w:val="0"/>
                <w:sz w:val="21"/>
                <w:szCs w:val="21"/>
              </w:rPr>
            </w:pPr>
            <w:r w:rsidRPr="00872EF1">
              <w:rPr>
                <w:rFonts w:ascii="仿宋" w:hAnsi="仿宋" w:cs="宋体" w:hint="eastAsia"/>
                <w:kern w:val="0"/>
                <w:sz w:val="21"/>
                <w:szCs w:val="21"/>
              </w:rPr>
              <w:t>费用赔款信息</w:t>
            </w:r>
          </w:p>
        </w:tc>
      </w:tr>
      <w:tr w:rsidR="00BE12DF" w:rsidRPr="00872EF1" w:rsidTr="004966E9">
        <w:trPr>
          <w:trHeight w:val="413"/>
        </w:trPr>
        <w:tc>
          <w:tcPr>
            <w:tcW w:w="1683" w:type="dxa"/>
          </w:tcPr>
          <w:p w:rsidR="00BE12DF" w:rsidRPr="00872EF1" w:rsidRDefault="00BE12DF" w:rsidP="004966E9">
            <w:pPr>
              <w:widowControl/>
              <w:jc w:val="center"/>
              <w:rPr>
                <w:rFonts w:ascii="仿宋" w:hAnsi="仿宋" w:cs="宋体"/>
                <w:kern w:val="0"/>
                <w:sz w:val="21"/>
                <w:szCs w:val="21"/>
              </w:rPr>
            </w:pPr>
            <w:r w:rsidRPr="00872EF1">
              <w:rPr>
                <w:rFonts w:ascii="仿宋" w:hAnsi="仿宋" w:cs="宋体" w:hint="eastAsia"/>
                <w:kern w:val="0"/>
                <w:sz w:val="21"/>
                <w:szCs w:val="21"/>
              </w:rPr>
              <w:t>序号</w:t>
            </w:r>
          </w:p>
        </w:tc>
        <w:tc>
          <w:tcPr>
            <w:tcW w:w="1250" w:type="dxa"/>
          </w:tcPr>
          <w:p w:rsidR="00BE12DF" w:rsidRPr="00872EF1" w:rsidRDefault="00BE12DF"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BE12DF" w:rsidRPr="00872EF1" w:rsidRDefault="00BE12DF" w:rsidP="004966E9">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62" w:type="dxa"/>
          </w:tcPr>
          <w:p w:rsidR="00BE12DF" w:rsidRPr="00872EF1" w:rsidRDefault="00BE12DF" w:rsidP="004966E9">
            <w:pPr>
              <w:widowControl/>
              <w:jc w:val="center"/>
              <w:rPr>
                <w:rFonts w:ascii="仿宋" w:hAnsi="仿宋" w:cs="宋体"/>
                <w:kern w:val="0"/>
                <w:sz w:val="21"/>
                <w:szCs w:val="21"/>
              </w:rPr>
            </w:pPr>
          </w:p>
        </w:tc>
        <w:tc>
          <w:tcPr>
            <w:tcW w:w="1548" w:type="dxa"/>
          </w:tcPr>
          <w:p w:rsidR="00BE12DF" w:rsidRPr="00872EF1" w:rsidRDefault="00BE12DF" w:rsidP="004966E9">
            <w:pPr>
              <w:widowControl/>
              <w:jc w:val="left"/>
              <w:rPr>
                <w:rFonts w:ascii="仿宋" w:hAnsi="仿宋" w:cs="宋体"/>
                <w:bCs/>
                <w:kern w:val="0"/>
                <w:sz w:val="21"/>
                <w:szCs w:val="21"/>
                <w:lang w:val="zh-CN"/>
              </w:rPr>
            </w:pPr>
          </w:p>
        </w:tc>
        <w:tc>
          <w:tcPr>
            <w:tcW w:w="1138" w:type="dxa"/>
          </w:tcPr>
          <w:p w:rsidR="00BE12DF" w:rsidRPr="00872EF1" w:rsidRDefault="00BE12DF" w:rsidP="004966E9">
            <w:pPr>
              <w:widowControl/>
              <w:jc w:val="center"/>
              <w:rPr>
                <w:rFonts w:ascii="仿宋" w:hAnsi="仿宋" w:cs="宋体"/>
                <w:kern w:val="0"/>
                <w:sz w:val="21"/>
                <w:szCs w:val="21"/>
              </w:rPr>
            </w:pPr>
          </w:p>
        </w:tc>
      </w:tr>
      <w:tr w:rsidR="00BE12DF" w:rsidRPr="00872EF1" w:rsidTr="004966E9">
        <w:trPr>
          <w:trHeight w:val="413"/>
        </w:trPr>
        <w:tc>
          <w:tcPr>
            <w:tcW w:w="1683" w:type="dxa"/>
          </w:tcPr>
          <w:p w:rsidR="00BE12DF" w:rsidRPr="00872EF1" w:rsidRDefault="00BE12DF" w:rsidP="004966E9">
            <w:pPr>
              <w:widowControl/>
              <w:ind w:firstLineChars="50" w:firstLine="105"/>
              <w:jc w:val="left"/>
              <w:rPr>
                <w:rFonts w:ascii="仿宋" w:hAnsi="仿宋" w:cs="宋体"/>
                <w:bCs/>
                <w:kern w:val="0"/>
                <w:sz w:val="21"/>
                <w:szCs w:val="21"/>
                <w:lang w:val="zh-CN"/>
              </w:rPr>
            </w:pPr>
            <w:r w:rsidRPr="00872EF1">
              <w:rPr>
                <w:rFonts w:ascii="仿宋" w:hAnsi="仿宋" w:cs="宋体" w:hint="eastAsia"/>
                <w:bCs/>
                <w:kern w:val="0"/>
                <w:sz w:val="21"/>
                <w:szCs w:val="21"/>
                <w:lang w:val="zh-CN"/>
              </w:rPr>
              <w:t>费用名称</w:t>
            </w:r>
          </w:p>
        </w:tc>
        <w:tc>
          <w:tcPr>
            <w:tcW w:w="1250" w:type="dxa"/>
          </w:tcPr>
          <w:p w:rsidR="00BE12DF" w:rsidRPr="00872EF1" w:rsidRDefault="00BE12DF"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BE12DF" w:rsidRPr="00872EF1" w:rsidRDefault="00BE12DF" w:rsidP="004966E9">
            <w:pPr>
              <w:widowControl/>
              <w:jc w:val="center"/>
              <w:rPr>
                <w:rFonts w:ascii="仿宋" w:hAnsi="仿宋" w:cs="宋体"/>
                <w:kern w:val="0"/>
                <w:sz w:val="21"/>
                <w:szCs w:val="21"/>
              </w:rPr>
            </w:pPr>
            <w:r>
              <w:rPr>
                <w:rFonts w:ascii="仿宋" w:hAnsi="仿宋" w:cs="宋体" w:hint="eastAsia"/>
                <w:kern w:val="0"/>
                <w:sz w:val="21"/>
                <w:szCs w:val="21"/>
              </w:rPr>
              <w:t>单击</w:t>
            </w:r>
          </w:p>
        </w:tc>
        <w:tc>
          <w:tcPr>
            <w:tcW w:w="1162" w:type="dxa"/>
          </w:tcPr>
          <w:p w:rsidR="00BE12DF" w:rsidRPr="00872EF1" w:rsidRDefault="00BE12DF" w:rsidP="004966E9">
            <w:pPr>
              <w:widowControl/>
              <w:jc w:val="center"/>
              <w:rPr>
                <w:rFonts w:ascii="仿宋" w:hAnsi="仿宋" w:cs="宋体"/>
                <w:kern w:val="0"/>
                <w:sz w:val="21"/>
                <w:szCs w:val="21"/>
              </w:rPr>
            </w:pPr>
          </w:p>
        </w:tc>
        <w:tc>
          <w:tcPr>
            <w:tcW w:w="1548" w:type="dxa"/>
          </w:tcPr>
          <w:p w:rsidR="00BE12DF" w:rsidRPr="00872EF1" w:rsidRDefault="00BE12DF" w:rsidP="004966E9">
            <w:pPr>
              <w:widowControl/>
              <w:jc w:val="left"/>
              <w:rPr>
                <w:rFonts w:ascii="仿宋" w:hAnsi="仿宋" w:cs="宋体"/>
                <w:bCs/>
                <w:kern w:val="0"/>
                <w:sz w:val="21"/>
                <w:szCs w:val="21"/>
                <w:lang w:val="zh-CN"/>
              </w:rPr>
            </w:pPr>
            <w:r>
              <w:rPr>
                <w:rFonts w:ascii="仿宋" w:hAnsi="仿宋" w:cs="宋体"/>
                <w:bCs/>
                <w:kern w:val="0"/>
                <w:sz w:val="21"/>
                <w:szCs w:val="21"/>
                <w:lang w:val="zh-CN"/>
              </w:rPr>
              <w:t>费用选项包括</w:t>
            </w:r>
            <w:r>
              <w:rPr>
                <w:rFonts w:ascii="仿宋" w:hAnsi="仿宋" w:cs="宋体" w:hint="eastAsia"/>
                <w:bCs/>
                <w:kern w:val="0"/>
                <w:sz w:val="21"/>
                <w:szCs w:val="21"/>
                <w:lang w:val="zh-CN"/>
              </w:rPr>
              <w:t>：03-施救费、04查勘费、05-诉讼费、07-检验鉴定费、13公估费、15-律师费、99-其他</w:t>
            </w:r>
          </w:p>
        </w:tc>
        <w:tc>
          <w:tcPr>
            <w:tcW w:w="1138" w:type="dxa"/>
          </w:tcPr>
          <w:p w:rsidR="00BE12DF" w:rsidRPr="00872EF1" w:rsidRDefault="00BE12DF" w:rsidP="004966E9">
            <w:pPr>
              <w:widowControl/>
              <w:jc w:val="center"/>
              <w:rPr>
                <w:rFonts w:ascii="仿宋" w:hAnsi="仿宋" w:cs="宋体"/>
                <w:kern w:val="0"/>
                <w:sz w:val="21"/>
                <w:szCs w:val="21"/>
              </w:rPr>
            </w:pPr>
          </w:p>
        </w:tc>
      </w:tr>
      <w:tr w:rsidR="00BE12DF" w:rsidRPr="00872EF1" w:rsidTr="004966E9">
        <w:trPr>
          <w:trHeight w:val="413"/>
        </w:trPr>
        <w:tc>
          <w:tcPr>
            <w:tcW w:w="1683" w:type="dxa"/>
          </w:tcPr>
          <w:p w:rsidR="00BE12DF" w:rsidRPr="00872EF1" w:rsidRDefault="00BE12DF" w:rsidP="004966E9">
            <w:pPr>
              <w:widowControl/>
              <w:ind w:firstLineChars="50" w:firstLine="105"/>
              <w:jc w:val="left"/>
              <w:rPr>
                <w:rFonts w:ascii="仿宋" w:hAnsi="仿宋" w:cs="宋体"/>
                <w:bCs/>
                <w:kern w:val="0"/>
                <w:sz w:val="21"/>
                <w:szCs w:val="21"/>
                <w:lang w:val="zh-CN"/>
              </w:rPr>
            </w:pPr>
            <w:r w:rsidRPr="00872EF1">
              <w:rPr>
                <w:rFonts w:ascii="仿宋" w:hAnsi="仿宋" w:cs="宋体" w:hint="eastAsia"/>
                <w:bCs/>
                <w:kern w:val="0"/>
                <w:sz w:val="21"/>
                <w:szCs w:val="21"/>
                <w:lang w:val="zh-CN"/>
              </w:rPr>
              <w:t>币别</w:t>
            </w:r>
          </w:p>
        </w:tc>
        <w:tc>
          <w:tcPr>
            <w:tcW w:w="1250" w:type="dxa"/>
          </w:tcPr>
          <w:p w:rsidR="00BE12DF" w:rsidRPr="00872EF1" w:rsidRDefault="00BE12DF"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BE12DF" w:rsidRPr="00872EF1" w:rsidRDefault="00BE12DF" w:rsidP="004966E9">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1162" w:type="dxa"/>
          </w:tcPr>
          <w:p w:rsidR="00BE12DF" w:rsidRPr="00872EF1" w:rsidRDefault="00BE12DF" w:rsidP="004966E9">
            <w:pPr>
              <w:widowControl/>
              <w:jc w:val="center"/>
              <w:rPr>
                <w:rFonts w:ascii="仿宋" w:hAnsi="仿宋" w:cs="宋体"/>
                <w:kern w:val="0"/>
                <w:sz w:val="21"/>
                <w:szCs w:val="21"/>
              </w:rPr>
            </w:pPr>
          </w:p>
        </w:tc>
        <w:tc>
          <w:tcPr>
            <w:tcW w:w="1548" w:type="dxa"/>
          </w:tcPr>
          <w:p w:rsidR="00BE12DF" w:rsidRPr="00872EF1" w:rsidRDefault="00BE12DF" w:rsidP="004966E9">
            <w:pPr>
              <w:widowControl/>
              <w:jc w:val="left"/>
              <w:rPr>
                <w:rFonts w:ascii="仿宋" w:hAnsi="仿宋" w:cs="宋体"/>
                <w:bCs/>
                <w:kern w:val="0"/>
                <w:sz w:val="21"/>
                <w:szCs w:val="21"/>
                <w:lang w:val="zh-CN"/>
              </w:rPr>
            </w:pPr>
          </w:p>
        </w:tc>
        <w:tc>
          <w:tcPr>
            <w:tcW w:w="1138" w:type="dxa"/>
          </w:tcPr>
          <w:p w:rsidR="00BE12DF" w:rsidRPr="00872EF1" w:rsidRDefault="00BE12DF" w:rsidP="004966E9">
            <w:pPr>
              <w:widowControl/>
              <w:jc w:val="center"/>
              <w:rPr>
                <w:rFonts w:ascii="仿宋" w:hAnsi="仿宋" w:cs="宋体"/>
                <w:kern w:val="0"/>
                <w:sz w:val="21"/>
                <w:szCs w:val="21"/>
              </w:rPr>
            </w:pPr>
          </w:p>
        </w:tc>
      </w:tr>
      <w:tr w:rsidR="00BE12DF" w:rsidRPr="00872EF1" w:rsidTr="004966E9">
        <w:trPr>
          <w:trHeight w:val="413"/>
        </w:trPr>
        <w:tc>
          <w:tcPr>
            <w:tcW w:w="1683" w:type="dxa"/>
          </w:tcPr>
          <w:p w:rsidR="00BE12DF" w:rsidRPr="00872EF1" w:rsidRDefault="00BE12DF" w:rsidP="004966E9">
            <w:pPr>
              <w:widowControl/>
              <w:ind w:firstLineChars="50" w:firstLine="105"/>
              <w:jc w:val="left"/>
              <w:rPr>
                <w:rFonts w:ascii="仿宋" w:hAnsi="仿宋" w:cs="宋体"/>
                <w:bCs/>
                <w:kern w:val="0"/>
                <w:sz w:val="21"/>
                <w:szCs w:val="21"/>
                <w:lang w:val="zh-CN"/>
              </w:rPr>
            </w:pPr>
            <w:r w:rsidRPr="00872EF1">
              <w:rPr>
                <w:rFonts w:ascii="仿宋" w:hAnsi="仿宋" w:cs="宋体" w:hint="eastAsia"/>
                <w:bCs/>
                <w:kern w:val="0"/>
                <w:sz w:val="21"/>
                <w:szCs w:val="21"/>
                <w:lang w:val="zh-CN"/>
              </w:rPr>
              <w:t>费用金额</w:t>
            </w:r>
          </w:p>
        </w:tc>
        <w:tc>
          <w:tcPr>
            <w:tcW w:w="1250" w:type="dxa"/>
          </w:tcPr>
          <w:p w:rsidR="00BE12DF" w:rsidRPr="00872EF1" w:rsidRDefault="00BE12DF" w:rsidP="004966E9">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261" w:type="dxa"/>
          </w:tcPr>
          <w:p w:rsidR="00BE12DF" w:rsidRPr="00872EF1" w:rsidRDefault="00BE12DF" w:rsidP="004966E9">
            <w:pPr>
              <w:widowControl/>
              <w:jc w:val="center"/>
              <w:rPr>
                <w:rFonts w:ascii="仿宋" w:hAnsi="仿宋" w:cs="宋体"/>
                <w:kern w:val="0"/>
                <w:sz w:val="21"/>
                <w:szCs w:val="21"/>
              </w:rPr>
            </w:pPr>
            <w:r w:rsidRPr="00872EF1">
              <w:rPr>
                <w:rFonts w:ascii="仿宋" w:hAnsi="仿宋" w:cs="宋体" w:hint="eastAsia"/>
                <w:kern w:val="0"/>
                <w:sz w:val="21"/>
                <w:szCs w:val="21"/>
              </w:rPr>
              <w:t>可编辑</w:t>
            </w:r>
          </w:p>
        </w:tc>
        <w:tc>
          <w:tcPr>
            <w:tcW w:w="1162" w:type="dxa"/>
          </w:tcPr>
          <w:p w:rsidR="00BE12DF" w:rsidRPr="00872EF1" w:rsidRDefault="00BE12DF" w:rsidP="004966E9">
            <w:pPr>
              <w:widowControl/>
              <w:jc w:val="center"/>
              <w:rPr>
                <w:rFonts w:ascii="仿宋" w:hAnsi="仿宋" w:cs="宋体"/>
                <w:kern w:val="0"/>
                <w:sz w:val="21"/>
                <w:szCs w:val="21"/>
              </w:rPr>
            </w:pPr>
          </w:p>
        </w:tc>
        <w:tc>
          <w:tcPr>
            <w:tcW w:w="1548" w:type="dxa"/>
          </w:tcPr>
          <w:p w:rsidR="00BE12DF" w:rsidRPr="00872EF1" w:rsidRDefault="00BE12DF" w:rsidP="004966E9">
            <w:pPr>
              <w:widowControl/>
              <w:jc w:val="left"/>
              <w:rPr>
                <w:rFonts w:ascii="仿宋" w:hAnsi="仿宋" w:cs="宋体"/>
                <w:bCs/>
                <w:kern w:val="0"/>
                <w:sz w:val="21"/>
                <w:szCs w:val="21"/>
                <w:lang w:val="zh-CN"/>
              </w:rPr>
            </w:pPr>
          </w:p>
        </w:tc>
        <w:tc>
          <w:tcPr>
            <w:tcW w:w="1138" w:type="dxa"/>
          </w:tcPr>
          <w:p w:rsidR="00BE12DF" w:rsidRPr="00872EF1" w:rsidRDefault="00BE12DF" w:rsidP="004966E9">
            <w:pPr>
              <w:widowControl/>
              <w:jc w:val="center"/>
              <w:rPr>
                <w:rFonts w:ascii="仿宋" w:hAnsi="仿宋" w:cs="宋体"/>
                <w:kern w:val="0"/>
                <w:sz w:val="21"/>
                <w:szCs w:val="21"/>
              </w:rPr>
            </w:pPr>
          </w:p>
        </w:tc>
      </w:tr>
      <w:tr w:rsidR="00BE12DF" w:rsidRPr="00872EF1" w:rsidTr="004966E9">
        <w:trPr>
          <w:trHeight w:val="413"/>
        </w:trPr>
        <w:tc>
          <w:tcPr>
            <w:tcW w:w="1683" w:type="dxa"/>
          </w:tcPr>
          <w:p w:rsidR="00BE12DF" w:rsidRPr="00872EF1" w:rsidRDefault="00BE12DF" w:rsidP="004966E9">
            <w:pPr>
              <w:widowControl/>
              <w:ind w:firstLineChars="50" w:firstLine="105"/>
              <w:jc w:val="left"/>
              <w:rPr>
                <w:rFonts w:ascii="仿宋" w:hAnsi="仿宋" w:cs="宋体"/>
                <w:bCs/>
                <w:kern w:val="0"/>
                <w:sz w:val="21"/>
                <w:szCs w:val="21"/>
                <w:lang w:val="zh-CN"/>
              </w:rPr>
            </w:pPr>
            <w:r w:rsidRPr="00872EF1">
              <w:rPr>
                <w:rFonts w:ascii="仿宋" w:hAnsi="仿宋" w:cs="宋体" w:hint="eastAsia"/>
                <w:bCs/>
                <w:kern w:val="0"/>
                <w:sz w:val="21"/>
                <w:szCs w:val="21"/>
                <w:lang w:val="zh-CN"/>
              </w:rPr>
              <w:t>“</w:t>
            </w:r>
            <w:r>
              <w:rPr>
                <w:rFonts w:ascii="仿宋" w:hAnsi="仿宋" w:cs="宋体" w:hint="eastAsia"/>
                <w:bCs/>
                <w:kern w:val="0"/>
                <w:sz w:val="21"/>
                <w:szCs w:val="21"/>
                <w:lang w:val="zh-CN"/>
              </w:rPr>
              <w:t>删除</w:t>
            </w:r>
            <w:r w:rsidRPr="00872EF1">
              <w:rPr>
                <w:rFonts w:ascii="仿宋" w:hAnsi="仿宋" w:cs="宋体" w:hint="eastAsia"/>
                <w:bCs/>
                <w:kern w:val="0"/>
                <w:sz w:val="21"/>
                <w:szCs w:val="21"/>
                <w:lang w:val="zh-CN"/>
              </w:rPr>
              <w:t>”</w:t>
            </w:r>
          </w:p>
        </w:tc>
        <w:tc>
          <w:tcPr>
            <w:tcW w:w="1250" w:type="dxa"/>
          </w:tcPr>
          <w:p w:rsidR="00BE12DF" w:rsidRPr="00872EF1" w:rsidRDefault="00BE12DF" w:rsidP="004966E9">
            <w:pPr>
              <w:widowControl/>
              <w:jc w:val="center"/>
              <w:rPr>
                <w:rFonts w:ascii="仿宋" w:hAnsi="仿宋" w:cs="宋体"/>
                <w:kern w:val="0"/>
                <w:sz w:val="21"/>
                <w:szCs w:val="21"/>
              </w:rPr>
            </w:pPr>
            <w:r w:rsidRPr="00872EF1">
              <w:rPr>
                <w:rFonts w:ascii="仿宋" w:hAnsi="仿宋" w:cs="宋体" w:hint="eastAsia"/>
                <w:kern w:val="0"/>
                <w:sz w:val="21"/>
                <w:szCs w:val="21"/>
              </w:rPr>
              <w:t>按钮</w:t>
            </w:r>
          </w:p>
        </w:tc>
        <w:tc>
          <w:tcPr>
            <w:tcW w:w="1261" w:type="dxa"/>
          </w:tcPr>
          <w:p w:rsidR="00BE12DF" w:rsidRPr="00872EF1" w:rsidRDefault="00BE12DF" w:rsidP="004966E9">
            <w:pPr>
              <w:widowControl/>
              <w:jc w:val="center"/>
              <w:rPr>
                <w:rFonts w:ascii="仿宋" w:hAnsi="仿宋" w:cs="宋体"/>
                <w:kern w:val="0"/>
                <w:sz w:val="21"/>
                <w:szCs w:val="21"/>
              </w:rPr>
            </w:pPr>
            <w:r w:rsidRPr="00872EF1">
              <w:rPr>
                <w:rFonts w:ascii="仿宋" w:hAnsi="仿宋" w:cs="宋体" w:hint="eastAsia"/>
                <w:kern w:val="0"/>
                <w:sz w:val="21"/>
                <w:szCs w:val="21"/>
              </w:rPr>
              <w:t>单击</w:t>
            </w:r>
          </w:p>
        </w:tc>
        <w:tc>
          <w:tcPr>
            <w:tcW w:w="1162" w:type="dxa"/>
          </w:tcPr>
          <w:p w:rsidR="00BE12DF" w:rsidRPr="00872EF1" w:rsidRDefault="00BE12DF" w:rsidP="004966E9">
            <w:pPr>
              <w:widowControl/>
              <w:jc w:val="center"/>
              <w:rPr>
                <w:rFonts w:ascii="仿宋" w:hAnsi="仿宋" w:cs="宋体"/>
                <w:kern w:val="0"/>
                <w:sz w:val="21"/>
                <w:szCs w:val="21"/>
              </w:rPr>
            </w:pPr>
          </w:p>
        </w:tc>
        <w:tc>
          <w:tcPr>
            <w:tcW w:w="1548" w:type="dxa"/>
          </w:tcPr>
          <w:p w:rsidR="00BE12DF" w:rsidRPr="00872EF1" w:rsidRDefault="00BE12DF" w:rsidP="004966E9">
            <w:pPr>
              <w:widowControl/>
              <w:jc w:val="left"/>
              <w:rPr>
                <w:rFonts w:ascii="仿宋" w:hAnsi="仿宋" w:cs="宋体"/>
                <w:bCs/>
                <w:kern w:val="0"/>
                <w:sz w:val="21"/>
                <w:szCs w:val="21"/>
                <w:lang w:val="zh-CN"/>
              </w:rPr>
            </w:pPr>
            <w:r w:rsidRPr="00872EF1">
              <w:rPr>
                <w:rFonts w:ascii="仿宋" w:hAnsi="仿宋" w:cs="宋体" w:hint="eastAsia"/>
                <w:bCs/>
                <w:kern w:val="0"/>
                <w:sz w:val="21"/>
                <w:szCs w:val="21"/>
                <w:lang w:val="zh-CN"/>
              </w:rPr>
              <w:t>单击按钮，删除本行信息</w:t>
            </w:r>
          </w:p>
        </w:tc>
        <w:tc>
          <w:tcPr>
            <w:tcW w:w="1138" w:type="dxa"/>
          </w:tcPr>
          <w:p w:rsidR="00BE12DF" w:rsidRPr="00872EF1" w:rsidRDefault="00BE12DF" w:rsidP="004966E9">
            <w:pPr>
              <w:widowControl/>
              <w:jc w:val="center"/>
              <w:rPr>
                <w:rFonts w:ascii="仿宋" w:hAnsi="仿宋" w:cs="宋体"/>
                <w:kern w:val="0"/>
                <w:sz w:val="21"/>
                <w:szCs w:val="21"/>
              </w:rPr>
            </w:pPr>
          </w:p>
        </w:tc>
      </w:tr>
      <w:tr w:rsidR="00BE12DF" w:rsidRPr="00872EF1" w:rsidTr="004966E9">
        <w:trPr>
          <w:trHeight w:val="413"/>
        </w:trPr>
        <w:tc>
          <w:tcPr>
            <w:tcW w:w="1683" w:type="dxa"/>
          </w:tcPr>
          <w:p w:rsidR="00BE12DF" w:rsidRPr="00872EF1" w:rsidRDefault="00BE12DF" w:rsidP="004966E9">
            <w:pPr>
              <w:widowControl/>
              <w:ind w:firstLineChars="50" w:firstLine="105"/>
              <w:jc w:val="left"/>
              <w:rPr>
                <w:rFonts w:ascii="仿宋" w:hAnsi="仿宋" w:cs="宋体"/>
                <w:bCs/>
                <w:kern w:val="0"/>
                <w:sz w:val="21"/>
                <w:szCs w:val="21"/>
                <w:lang w:val="zh-CN"/>
              </w:rPr>
            </w:pPr>
            <w:r w:rsidRPr="00872EF1">
              <w:rPr>
                <w:rFonts w:ascii="仿宋" w:hAnsi="仿宋" w:cs="宋体" w:hint="eastAsia"/>
                <w:bCs/>
                <w:kern w:val="0"/>
                <w:sz w:val="21"/>
                <w:szCs w:val="21"/>
                <w:lang w:val="zh-CN"/>
              </w:rPr>
              <w:t>“</w:t>
            </w:r>
            <w:r>
              <w:rPr>
                <w:rFonts w:ascii="仿宋" w:hAnsi="仿宋" w:cs="宋体" w:hint="eastAsia"/>
                <w:bCs/>
                <w:kern w:val="0"/>
                <w:sz w:val="21"/>
                <w:szCs w:val="21"/>
                <w:lang w:val="zh-CN"/>
              </w:rPr>
              <w:t>添加</w:t>
            </w:r>
            <w:r w:rsidRPr="00872EF1">
              <w:rPr>
                <w:rFonts w:ascii="仿宋" w:hAnsi="仿宋" w:cs="宋体" w:hint="eastAsia"/>
                <w:bCs/>
                <w:kern w:val="0"/>
                <w:sz w:val="21"/>
                <w:szCs w:val="21"/>
                <w:lang w:val="zh-CN"/>
              </w:rPr>
              <w:t>”</w:t>
            </w:r>
          </w:p>
        </w:tc>
        <w:tc>
          <w:tcPr>
            <w:tcW w:w="1250" w:type="dxa"/>
          </w:tcPr>
          <w:p w:rsidR="00BE12DF" w:rsidRPr="00872EF1" w:rsidRDefault="00BE12DF" w:rsidP="004966E9">
            <w:pPr>
              <w:widowControl/>
              <w:jc w:val="center"/>
              <w:rPr>
                <w:rFonts w:ascii="仿宋" w:hAnsi="仿宋" w:cs="宋体"/>
                <w:kern w:val="0"/>
                <w:sz w:val="21"/>
                <w:szCs w:val="21"/>
              </w:rPr>
            </w:pPr>
            <w:r w:rsidRPr="00872EF1">
              <w:rPr>
                <w:rFonts w:ascii="仿宋" w:hAnsi="仿宋" w:cs="宋体" w:hint="eastAsia"/>
                <w:kern w:val="0"/>
                <w:sz w:val="21"/>
                <w:szCs w:val="21"/>
              </w:rPr>
              <w:t>按钮</w:t>
            </w:r>
          </w:p>
        </w:tc>
        <w:tc>
          <w:tcPr>
            <w:tcW w:w="1261" w:type="dxa"/>
          </w:tcPr>
          <w:p w:rsidR="00BE12DF" w:rsidRPr="00872EF1" w:rsidRDefault="00BE12DF" w:rsidP="004966E9">
            <w:pPr>
              <w:widowControl/>
              <w:jc w:val="center"/>
              <w:rPr>
                <w:rFonts w:ascii="仿宋" w:hAnsi="仿宋" w:cs="宋体"/>
                <w:kern w:val="0"/>
                <w:sz w:val="21"/>
                <w:szCs w:val="21"/>
              </w:rPr>
            </w:pPr>
            <w:r w:rsidRPr="00872EF1">
              <w:rPr>
                <w:rFonts w:ascii="仿宋" w:hAnsi="仿宋" w:cs="宋体" w:hint="eastAsia"/>
                <w:kern w:val="0"/>
                <w:sz w:val="21"/>
                <w:szCs w:val="21"/>
              </w:rPr>
              <w:t>单击</w:t>
            </w:r>
          </w:p>
        </w:tc>
        <w:tc>
          <w:tcPr>
            <w:tcW w:w="1162" w:type="dxa"/>
          </w:tcPr>
          <w:p w:rsidR="00BE12DF" w:rsidRPr="00872EF1" w:rsidRDefault="00BE12DF" w:rsidP="004966E9">
            <w:pPr>
              <w:widowControl/>
              <w:jc w:val="center"/>
              <w:rPr>
                <w:rFonts w:ascii="仿宋" w:hAnsi="仿宋" w:cs="宋体"/>
                <w:kern w:val="0"/>
                <w:sz w:val="21"/>
                <w:szCs w:val="21"/>
              </w:rPr>
            </w:pPr>
          </w:p>
        </w:tc>
        <w:tc>
          <w:tcPr>
            <w:tcW w:w="1548" w:type="dxa"/>
          </w:tcPr>
          <w:p w:rsidR="00BE12DF" w:rsidRPr="00872EF1" w:rsidRDefault="00BE12DF" w:rsidP="004966E9">
            <w:pPr>
              <w:widowControl/>
              <w:jc w:val="left"/>
              <w:rPr>
                <w:rFonts w:ascii="仿宋" w:hAnsi="仿宋" w:cs="宋体"/>
                <w:bCs/>
                <w:kern w:val="0"/>
                <w:sz w:val="21"/>
                <w:szCs w:val="21"/>
                <w:lang w:val="zh-CN"/>
              </w:rPr>
            </w:pPr>
            <w:r w:rsidRPr="00872EF1">
              <w:rPr>
                <w:rFonts w:ascii="仿宋" w:hAnsi="仿宋" w:cs="宋体" w:hint="eastAsia"/>
                <w:kern w:val="0"/>
                <w:sz w:val="21"/>
                <w:szCs w:val="21"/>
              </w:rPr>
              <w:t>单击按钮，增加信息</w:t>
            </w:r>
          </w:p>
        </w:tc>
        <w:tc>
          <w:tcPr>
            <w:tcW w:w="1138" w:type="dxa"/>
          </w:tcPr>
          <w:p w:rsidR="00BE12DF" w:rsidRPr="00872EF1" w:rsidRDefault="00BE12DF" w:rsidP="004966E9">
            <w:pPr>
              <w:widowControl/>
              <w:jc w:val="center"/>
              <w:rPr>
                <w:rFonts w:ascii="仿宋" w:hAnsi="仿宋" w:cs="宋体"/>
                <w:kern w:val="0"/>
                <w:sz w:val="21"/>
                <w:szCs w:val="21"/>
              </w:rPr>
            </w:pPr>
          </w:p>
        </w:tc>
      </w:tr>
      <w:tr w:rsidR="00BE12DF" w:rsidRPr="00872EF1" w:rsidTr="004966E9">
        <w:trPr>
          <w:trHeight w:val="413"/>
        </w:trPr>
        <w:tc>
          <w:tcPr>
            <w:tcW w:w="8042" w:type="dxa"/>
            <w:gridSpan w:val="6"/>
          </w:tcPr>
          <w:p w:rsidR="00BE12DF" w:rsidRPr="00872EF1" w:rsidRDefault="00BE12DF" w:rsidP="004966E9">
            <w:pPr>
              <w:widowControl/>
              <w:jc w:val="center"/>
              <w:rPr>
                <w:rFonts w:ascii="仿宋" w:hAnsi="仿宋" w:cs="宋体"/>
                <w:kern w:val="0"/>
                <w:sz w:val="21"/>
                <w:szCs w:val="21"/>
              </w:rPr>
            </w:pPr>
            <w:r w:rsidRPr="00872EF1">
              <w:rPr>
                <w:rFonts w:ascii="仿宋" w:hAnsi="仿宋" w:cs="宋体" w:hint="eastAsia"/>
                <w:kern w:val="0"/>
                <w:sz w:val="21"/>
                <w:szCs w:val="21"/>
              </w:rPr>
              <w:t>预赔清单信息</w:t>
            </w:r>
          </w:p>
        </w:tc>
      </w:tr>
      <w:tr w:rsidR="00BE12DF" w:rsidRPr="00872EF1" w:rsidTr="004966E9">
        <w:trPr>
          <w:trHeight w:val="413"/>
        </w:trPr>
        <w:tc>
          <w:tcPr>
            <w:tcW w:w="1683" w:type="dxa"/>
          </w:tcPr>
          <w:p w:rsidR="00BE12DF" w:rsidRPr="00872EF1" w:rsidRDefault="00BE12DF" w:rsidP="004966E9">
            <w:pPr>
              <w:widowControl/>
              <w:ind w:firstLineChars="50" w:firstLine="105"/>
              <w:jc w:val="left"/>
              <w:rPr>
                <w:rFonts w:ascii="仿宋" w:hAnsi="仿宋" w:cs="宋体"/>
                <w:bCs/>
                <w:kern w:val="0"/>
                <w:sz w:val="21"/>
                <w:szCs w:val="21"/>
                <w:lang w:val="zh-CN"/>
              </w:rPr>
            </w:pPr>
            <w:r>
              <w:rPr>
                <w:rFonts w:ascii="仿宋" w:hAnsi="仿宋" w:cs="宋体"/>
                <w:bCs/>
                <w:kern w:val="0"/>
                <w:sz w:val="21"/>
                <w:szCs w:val="21"/>
                <w:lang w:val="zh-CN"/>
              </w:rPr>
              <w:t>总赔付金额</w:t>
            </w:r>
          </w:p>
        </w:tc>
        <w:tc>
          <w:tcPr>
            <w:tcW w:w="1250" w:type="dxa"/>
          </w:tcPr>
          <w:p w:rsidR="00BE12DF" w:rsidRPr="00872EF1" w:rsidRDefault="00BE12DF" w:rsidP="004966E9">
            <w:pPr>
              <w:widowControl/>
              <w:jc w:val="center"/>
              <w:rPr>
                <w:rFonts w:ascii="仿宋" w:hAnsi="仿宋" w:cs="宋体"/>
                <w:kern w:val="0"/>
                <w:sz w:val="21"/>
                <w:szCs w:val="21"/>
              </w:rPr>
            </w:pPr>
            <w:r>
              <w:rPr>
                <w:rFonts w:ascii="仿宋" w:hAnsi="仿宋" w:cs="宋体"/>
                <w:kern w:val="0"/>
                <w:sz w:val="21"/>
                <w:szCs w:val="21"/>
              </w:rPr>
              <w:t>文本</w:t>
            </w:r>
          </w:p>
        </w:tc>
        <w:tc>
          <w:tcPr>
            <w:tcW w:w="1261" w:type="dxa"/>
          </w:tcPr>
          <w:p w:rsidR="00BE12DF" w:rsidRPr="00872EF1" w:rsidRDefault="00BE12DF" w:rsidP="004966E9">
            <w:pPr>
              <w:widowControl/>
              <w:jc w:val="center"/>
              <w:rPr>
                <w:rFonts w:ascii="仿宋" w:hAnsi="仿宋" w:cs="宋体"/>
                <w:kern w:val="0"/>
                <w:sz w:val="21"/>
                <w:szCs w:val="21"/>
              </w:rPr>
            </w:pPr>
            <w:r>
              <w:rPr>
                <w:rFonts w:ascii="仿宋" w:hAnsi="仿宋" w:cs="宋体"/>
                <w:kern w:val="0"/>
                <w:sz w:val="21"/>
                <w:szCs w:val="21"/>
              </w:rPr>
              <w:t>可编辑</w:t>
            </w:r>
          </w:p>
        </w:tc>
        <w:tc>
          <w:tcPr>
            <w:tcW w:w="1162" w:type="dxa"/>
          </w:tcPr>
          <w:p w:rsidR="00BE12DF" w:rsidRPr="00872EF1" w:rsidRDefault="00BE12DF" w:rsidP="004966E9">
            <w:pPr>
              <w:widowControl/>
              <w:jc w:val="center"/>
              <w:rPr>
                <w:rFonts w:ascii="仿宋" w:hAnsi="仿宋" w:cs="宋体"/>
                <w:kern w:val="0"/>
                <w:sz w:val="21"/>
                <w:szCs w:val="21"/>
              </w:rPr>
            </w:pPr>
          </w:p>
        </w:tc>
        <w:tc>
          <w:tcPr>
            <w:tcW w:w="1548" w:type="dxa"/>
          </w:tcPr>
          <w:p w:rsidR="00BE12DF" w:rsidRDefault="00BE12DF" w:rsidP="00BE12DF">
            <w:pPr>
              <w:widowControl/>
              <w:jc w:val="left"/>
            </w:pPr>
            <w:r w:rsidRPr="00BE12DF">
              <w:rPr>
                <w:rFonts w:ascii="仿宋" w:hAnsi="仿宋" w:cs="宋体"/>
                <w:kern w:val="0"/>
                <w:sz w:val="21"/>
                <w:szCs w:val="21"/>
              </w:rPr>
              <w:t>显示导入清单的汇总金额</w:t>
            </w:r>
          </w:p>
        </w:tc>
        <w:tc>
          <w:tcPr>
            <w:tcW w:w="1138" w:type="dxa"/>
          </w:tcPr>
          <w:p w:rsidR="00BE12DF" w:rsidRPr="00872EF1" w:rsidRDefault="00BE12DF" w:rsidP="004966E9">
            <w:pPr>
              <w:widowControl/>
              <w:jc w:val="center"/>
              <w:rPr>
                <w:rFonts w:ascii="仿宋" w:hAnsi="仿宋" w:cs="宋体"/>
                <w:kern w:val="0"/>
                <w:sz w:val="21"/>
                <w:szCs w:val="21"/>
              </w:rPr>
            </w:pPr>
          </w:p>
        </w:tc>
      </w:tr>
      <w:tr w:rsidR="00BE12DF" w:rsidRPr="00872EF1" w:rsidTr="004966E9">
        <w:trPr>
          <w:trHeight w:val="413"/>
        </w:trPr>
        <w:tc>
          <w:tcPr>
            <w:tcW w:w="1683" w:type="dxa"/>
          </w:tcPr>
          <w:p w:rsidR="00BE12DF" w:rsidRPr="00872EF1" w:rsidRDefault="00BE12DF" w:rsidP="004966E9">
            <w:pPr>
              <w:widowControl/>
              <w:ind w:firstLineChars="50" w:firstLine="105"/>
              <w:jc w:val="left"/>
              <w:rPr>
                <w:rFonts w:ascii="仿宋" w:hAnsi="仿宋" w:cs="宋体"/>
                <w:bCs/>
                <w:kern w:val="0"/>
                <w:sz w:val="21"/>
                <w:szCs w:val="21"/>
                <w:lang w:val="zh-CN"/>
              </w:rPr>
            </w:pPr>
            <w:r>
              <w:rPr>
                <w:rFonts w:ascii="仿宋" w:hAnsi="仿宋" w:cs="宋体" w:hint="eastAsia"/>
                <w:bCs/>
                <w:kern w:val="0"/>
                <w:sz w:val="21"/>
                <w:szCs w:val="21"/>
                <w:lang w:val="zh-CN"/>
              </w:rPr>
              <w:t>导入清单</w:t>
            </w:r>
          </w:p>
        </w:tc>
        <w:tc>
          <w:tcPr>
            <w:tcW w:w="1250" w:type="dxa"/>
          </w:tcPr>
          <w:p w:rsidR="00BE12DF" w:rsidRPr="00872EF1" w:rsidRDefault="00BE12DF" w:rsidP="004966E9">
            <w:pPr>
              <w:widowControl/>
              <w:jc w:val="center"/>
              <w:rPr>
                <w:rFonts w:ascii="仿宋" w:hAnsi="仿宋" w:cs="宋体"/>
                <w:kern w:val="0"/>
                <w:sz w:val="21"/>
                <w:szCs w:val="21"/>
              </w:rPr>
            </w:pPr>
            <w:r w:rsidRPr="00872EF1">
              <w:rPr>
                <w:rFonts w:ascii="仿宋" w:hAnsi="仿宋" w:cs="宋体" w:hint="eastAsia"/>
                <w:kern w:val="0"/>
                <w:sz w:val="21"/>
                <w:szCs w:val="21"/>
              </w:rPr>
              <w:t>按钮</w:t>
            </w:r>
          </w:p>
        </w:tc>
        <w:tc>
          <w:tcPr>
            <w:tcW w:w="1261" w:type="dxa"/>
          </w:tcPr>
          <w:p w:rsidR="00BE12DF" w:rsidRPr="00872EF1" w:rsidRDefault="00BE12DF" w:rsidP="004966E9">
            <w:pPr>
              <w:widowControl/>
              <w:jc w:val="center"/>
              <w:rPr>
                <w:rFonts w:ascii="仿宋" w:hAnsi="仿宋" w:cs="宋体"/>
                <w:kern w:val="0"/>
                <w:sz w:val="21"/>
                <w:szCs w:val="21"/>
              </w:rPr>
            </w:pPr>
            <w:r w:rsidRPr="00872EF1">
              <w:rPr>
                <w:rFonts w:ascii="仿宋" w:hAnsi="仿宋" w:cs="宋体" w:hint="eastAsia"/>
                <w:kern w:val="0"/>
                <w:sz w:val="21"/>
                <w:szCs w:val="21"/>
              </w:rPr>
              <w:t>单击</w:t>
            </w:r>
          </w:p>
        </w:tc>
        <w:tc>
          <w:tcPr>
            <w:tcW w:w="1162" w:type="dxa"/>
          </w:tcPr>
          <w:p w:rsidR="00BE12DF" w:rsidRPr="00872EF1" w:rsidRDefault="00BE12DF" w:rsidP="004966E9">
            <w:pPr>
              <w:widowControl/>
              <w:jc w:val="center"/>
              <w:rPr>
                <w:rFonts w:ascii="仿宋" w:hAnsi="仿宋" w:cs="宋体"/>
                <w:kern w:val="0"/>
                <w:sz w:val="21"/>
                <w:szCs w:val="21"/>
              </w:rPr>
            </w:pPr>
          </w:p>
        </w:tc>
        <w:tc>
          <w:tcPr>
            <w:tcW w:w="1548" w:type="dxa"/>
          </w:tcPr>
          <w:p w:rsidR="00BE12DF" w:rsidRPr="00872EF1" w:rsidRDefault="00BE12DF" w:rsidP="004966E9">
            <w:pPr>
              <w:widowControl/>
              <w:jc w:val="left"/>
              <w:rPr>
                <w:rFonts w:ascii="仿宋" w:hAnsi="仿宋" w:cs="宋体"/>
                <w:bCs/>
                <w:kern w:val="0"/>
                <w:sz w:val="21"/>
                <w:szCs w:val="21"/>
                <w:lang w:val="zh-CN"/>
              </w:rPr>
            </w:pPr>
            <w:r>
              <w:rPr>
                <w:rFonts w:ascii="仿宋" w:hAnsi="仿宋" w:cs="宋体" w:hint="eastAsia"/>
                <w:kern w:val="0"/>
                <w:sz w:val="21"/>
                <w:szCs w:val="21"/>
              </w:rPr>
              <w:t>单击进入清单导入页面，如图</w:t>
            </w:r>
            <w:ins w:id="52" w:author="ThinkPad" w:date="2017-12-28T09:30:00Z">
              <w:r w:rsidR="00B9732E">
                <w:rPr>
                  <w:rFonts w:ascii="仿宋" w:hAnsi="仿宋" w:cs="宋体" w:hint="eastAsia"/>
                  <w:kern w:val="0"/>
                  <w:sz w:val="21"/>
                  <w:szCs w:val="21"/>
                </w:rPr>
                <w:t>11</w:t>
              </w:r>
            </w:ins>
            <w:del w:id="53" w:author="ThinkPad" w:date="2017-12-28T09:30:00Z">
              <w:r w:rsidDel="00B9732E">
                <w:rPr>
                  <w:rFonts w:ascii="仿宋" w:hAnsi="仿宋" w:cs="宋体" w:hint="eastAsia"/>
                  <w:kern w:val="0"/>
                  <w:sz w:val="21"/>
                  <w:szCs w:val="21"/>
                </w:rPr>
                <w:delText>9</w:delText>
              </w:r>
            </w:del>
            <w:r>
              <w:rPr>
                <w:rFonts w:ascii="仿宋" w:hAnsi="仿宋" w:cs="宋体" w:hint="eastAsia"/>
                <w:kern w:val="0"/>
                <w:sz w:val="21"/>
                <w:szCs w:val="21"/>
              </w:rPr>
              <w:t>（查询页面禁用）</w:t>
            </w:r>
          </w:p>
        </w:tc>
        <w:tc>
          <w:tcPr>
            <w:tcW w:w="1138" w:type="dxa"/>
          </w:tcPr>
          <w:p w:rsidR="00BE12DF" w:rsidRPr="00872EF1" w:rsidRDefault="00BE12DF" w:rsidP="004966E9">
            <w:pPr>
              <w:widowControl/>
              <w:jc w:val="center"/>
              <w:rPr>
                <w:rFonts w:ascii="仿宋" w:hAnsi="仿宋" w:cs="宋体"/>
                <w:kern w:val="0"/>
                <w:sz w:val="21"/>
                <w:szCs w:val="21"/>
              </w:rPr>
            </w:pPr>
          </w:p>
        </w:tc>
      </w:tr>
      <w:tr w:rsidR="00BE12DF" w:rsidRPr="00872EF1" w:rsidTr="004966E9">
        <w:trPr>
          <w:trHeight w:val="413"/>
        </w:trPr>
        <w:tc>
          <w:tcPr>
            <w:tcW w:w="1683" w:type="dxa"/>
          </w:tcPr>
          <w:p w:rsidR="00BE12DF" w:rsidRDefault="00BE12DF" w:rsidP="004966E9">
            <w:pPr>
              <w:widowControl/>
              <w:ind w:firstLineChars="50" w:firstLine="105"/>
              <w:jc w:val="left"/>
              <w:rPr>
                <w:rFonts w:ascii="仿宋" w:hAnsi="仿宋" w:cs="宋体"/>
                <w:bCs/>
                <w:kern w:val="0"/>
                <w:sz w:val="21"/>
                <w:szCs w:val="21"/>
                <w:lang w:val="zh-CN"/>
              </w:rPr>
            </w:pPr>
            <w:r>
              <w:rPr>
                <w:rFonts w:ascii="仿宋" w:hAnsi="仿宋" w:cs="宋体" w:hint="eastAsia"/>
                <w:bCs/>
                <w:kern w:val="0"/>
                <w:sz w:val="21"/>
                <w:szCs w:val="21"/>
                <w:lang w:val="zh-CN"/>
              </w:rPr>
              <w:lastRenderedPageBreak/>
              <w:t>下载清单</w:t>
            </w:r>
          </w:p>
        </w:tc>
        <w:tc>
          <w:tcPr>
            <w:tcW w:w="1250" w:type="dxa"/>
          </w:tcPr>
          <w:p w:rsidR="00BE12DF" w:rsidRPr="00872EF1" w:rsidRDefault="00BE12DF" w:rsidP="004966E9">
            <w:pPr>
              <w:widowControl/>
              <w:jc w:val="center"/>
              <w:rPr>
                <w:rFonts w:ascii="仿宋" w:hAnsi="仿宋" w:cs="宋体"/>
                <w:kern w:val="0"/>
                <w:sz w:val="21"/>
                <w:szCs w:val="21"/>
              </w:rPr>
            </w:pPr>
            <w:r>
              <w:rPr>
                <w:rFonts w:ascii="仿宋" w:hAnsi="仿宋" w:cs="宋体" w:hint="eastAsia"/>
                <w:kern w:val="0"/>
                <w:sz w:val="21"/>
                <w:szCs w:val="21"/>
              </w:rPr>
              <w:t>按钮</w:t>
            </w:r>
          </w:p>
        </w:tc>
        <w:tc>
          <w:tcPr>
            <w:tcW w:w="1261" w:type="dxa"/>
          </w:tcPr>
          <w:p w:rsidR="00BE12DF" w:rsidRPr="00872EF1" w:rsidRDefault="00BE12DF" w:rsidP="004966E9">
            <w:pPr>
              <w:widowControl/>
              <w:jc w:val="center"/>
              <w:rPr>
                <w:rFonts w:ascii="仿宋" w:hAnsi="仿宋" w:cs="宋体"/>
                <w:kern w:val="0"/>
                <w:sz w:val="21"/>
                <w:szCs w:val="21"/>
              </w:rPr>
            </w:pPr>
            <w:r>
              <w:rPr>
                <w:rFonts w:ascii="仿宋" w:hAnsi="仿宋" w:cs="宋体" w:hint="eastAsia"/>
                <w:kern w:val="0"/>
                <w:sz w:val="21"/>
                <w:szCs w:val="21"/>
              </w:rPr>
              <w:t>单击</w:t>
            </w:r>
          </w:p>
        </w:tc>
        <w:tc>
          <w:tcPr>
            <w:tcW w:w="1162" w:type="dxa"/>
          </w:tcPr>
          <w:p w:rsidR="00BE12DF" w:rsidRPr="00872EF1" w:rsidRDefault="00BE12DF" w:rsidP="004966E9">
            <w:pPr>
              <w:widowControl/>
              <w:jc w:val="center"/>
              <w:rPr>
                <w:rFonts w:ascii="仿宋" w:hAnsi="仿宋" w:cs="宋体"/>
                <w:kern w:val="0"/>
                <w:sz w:val="21"/>
                <w:szCs w:val="21"/>
              </w:rPr>
            </w:pPr>
          </w:p>
        </w:tc>
        <w:tc>
          <w:tcPr>
            <w:tcW w:w="1548" w:type="dxa"/>
          </w:tcPr>
          <w:p w:rsidR="00BE12DF" w:rsidRDefault="00BE12DF" w:rsidP="004966E9">
            <w:pPr>
              <w:widowControl/>
              <w:jc w:val="left"/>
              <w:rPr>
                <w:rFonts w:ascii="仿宋" w:hAnsi="仿宋" w:cs="宋体"/>
                <w:kern w:val="0"/>
                <w:sz w:val="21"/>
                <w:szCs w:val="21"/>
              </w:rPr>
            </w:pPr>
            <w:r>
              <w:rPr>
                <w:rFonts w:ascii="仿宋" w:hAnsi="仿宋" w:cs="宋体" w:hint="eastAsia"/>
                <w:kern w:val="0"/>
                <w:sz w:val="21"/>
                <w:szCs w:val="21"/>
              </w:rPr>
              <w:t>单击弹出理赔清单弹窗，可下载（此处禁用，查看页面中可单击）</w:t>
            </w:r>
          </w:p>
        </w:tc>
        <w:tc>
          <w:tcPr>
            <w:tcW w:w="1138" w:type="dxa"/>
          </w:tcPr>
          <w:p w:rsidR="00BE12DF" w:rsidRPr="00872EF1" w:rsidRDefault="00BE12DF" w:rsidP="004966E9">
            <w:pPr>
              <w:widowControl/>
              <w:jc w:val="center"/>
              <w:rPr>
                <w:rFonts w:ascii="仿宋" w:hAnsi="仿宋" w:cs="宋体"/>
                <w:kern w:val="0"/>
                <w:sz w:val="21"/>
                <w:szCs w:val="21"/>
              </w:rPr>
            </w:pPr>
          </w:p>
        </w:tc>
      </w:tr>
    </w:tbl>
    <w:p w:rsidR="00956D07" w:rsidRPr="00585A07" w:rsidRDefault="00956D07" w:rsidP="00956D07">
      <w:pPr>
        <w:ind w:left="420"/>
        <w:rPr>
          <w:lang w:val="zh-CN"/>
        </w:rPr>
      </w:pPr>
      <w:r w:rsidRPr="00585A07">
        <w:rPr>
          <w:rFonts w:hint="eastAsia"/>
          <w:lang w:val="zh-CN"/>
        </w:rPr>
        <w:t>选项说明：</w:t>
      </w:r>
    </w:p>
    <w:p w:rsidR="00956D07" w:rsidRPr="00872EF1" w:rsidRDefault="00956D07" w:rsidP="00956D07">
      <w:r>
        <w:rPr>
          <w:rFonts w:hint="eastAsia"/>
        </w:rPr>
        <w:t>1</w:t>
      </w:r>
      <w:r w:rsidRPr="00872EF1">
        <w:rPr>
          <w:rFonts w:hint="eastAsia"/>
        </w:rPr>
        <w:t>.</w:t>
      </w:r>
      <w:r w:rsidRPr="00872EF1">
        <w:rPr>
          <w:rFonts w:hint="eastAsia"/>
        </w:rPr>
        <w:t>【暂存】按钮</w:t>
      </w:r>
    </w:p>
    <w:p w:rsidR="00956D07" w:rsidRPr="00585A07" w:rsidRDefault="00956D07" w:rsidP="00956D07">
      <w:pPr>
        <w:ind w:left="420"/>
        <w:rPr>
          <w:lang w:val="zh-CN"/>
        </w:rPr>
      </w:pPr>
      <w:r w:rsidRPr="00585A07">
        <w:rPr>
          <w:rFonts w:hint="eastAsia"/>
          <w:lang w:val="zh-CN"/>
        </w:rPr>
        <w:t>用户点击【暂存】按钮，系统提示暂存成功，案件状态转为正在处理特殊赔案。</w:t>
      </w:r>
    </w:p>
    <w:p w:rsidR="00956D07" w:rsidRPr="00872EF1" w:rsidRDefault="00956D07" w:rsidP="00956D07">
      <w:r>
        <w:rPr>
          <w:rFonts w:hint="eastAsia"/>
        </w:rPr>
        <w:t>2</w:t>
      </w:r>
      <w:r w:rsidRPr="00872EF1">
        <w:rPr>
          <w:rFonts w:hint="eastAsia"/>
        </w:rPr>
        <w:t>.</w:t>
      </w:r>
      <w:r w:rsidRPr="00872EF1">
        <w:rPr>
          <w:rFonts w:hint="eastAsia"/>
        </w:rPr>
        <w:t>【提交】按钮</w:t>
      </w:r>
    </w:p>
    <w:p w:rsidR="00956D07" w:rsidRPr="00585A07" w:rsidRDefault="00956D07" w:rsidP="00956D07">
      <w:pPr>
        <w:ind w:left="420"/>
        <w:rPr>
          <w:lang w:val="zh-CN"/>
        </w:rPr>
      </w:pPr>
      <w:r w:rsidRPr="00585A07">
        <w:rPr>
          <w:rFonts w:hint="eastAsia"/>
          <w:lang w:val="zh-CN"/>
        </w:rPr>
        <w:t>用户单击【提交】按钮，系统校验</w:t>
      </w:r>
      <w:proofErr w:type="gramStart"/>
      <w:r w:rsidRPr="00585A07">
        <w:rPr>
          <w:rFonts w:hint="eastAsia"/>
          <w:lang w:val="zh-CN"/>
        </w:rPr>
        <w:t>必录项是否</w:t>
      </w:r>
      <w:proofErr w:type="gramEnd"/>
      <w:r w:rsidRPr="00585A07">
        <w:rPr>
          <w:rFonts w:hint="eastAsia"/>
          <w:lang w:val="zh-CN"/>
        </w:rPr>
        <w:t>填写完整，若未填写完整，系统提示“请输入</w:t>
      </w:r>
      <w:r w:rsidRPr="00585A07">
        <w:rPr>
          <w:rFonts w:hint="eastAsia"/>
          <w:lang w:val="zh-CN"/>
        </w:rPr>
        <w:t>***</w:t>
      </w:r>
      <w:r w:rsidRPr="00585A07">
        <w:rPr>
          <w:rFonts w:hint="eastAsia"/>
          <w:lang w:val="zh-CN"/>
        </w:rPr>
        <w:t>！”，若校验通过，系统将案件提交至核赔系统进行审核，并提示提交成功。</w:t>
      </w:r>
    </w:p>
    <w:p w:rsidR="00956D07" w:rsidRPr="00872EF1" w:rsidRDefault="00956D07" w:rsidP="00956D07">
      <w:r>
        <w:rPr>
          <w:rFonts w:hint="eastAsia"/>
        </w:rPr>
        <w:t>3</w:t>
      </w:r>
      <w:r w:rsidRPr="00872EF1">
        <w:rPr>
          <w:rFonts w:hint="eastAsia"/>
        </w:rPr>
        <w:t xml:space="preserve">. </w:t>
      </w:r>
      <w:r w:rsidRPr="00872EF1">
        <w:rPr>
          <w:rFonts w:hint="eastAsia"/>
        </w:rPr>
        <w:t>【取消】按钮</w:t>
      </w:r>
    </w:p>
    <w:p w:rsidR="00956D07" w:rsidRPr="00585A07" w:rsidRDefault="00956D07" w:rsidP="00956D07">
      <w:pPr>
        <w:ind w:left="420"/>
        <w:rPr>
          <w:lang w:val="zh-CN"/>
        </w:rPr>
      </w:pPr>
      <w:r w:rsidRPr="00585A07">
        <w:rPr>
          <w:rFonts w:hint="eastAsia"/>
          <w:lang w:val="zh-CN"/>
        </w:rPr>
        <w:t>用户单击【取消】按钮，系统退出当前页面。</w:t>
      </w:r>
    </w:p>
    <w:p w:rsidR="00956D07" w:rsidRDefault="00956D07" w:rsidP="00956D07">
      <w:r>
        <w:rPr>
          <w:rFonts w:hint="eastAsia"/>
        </w:rPr>
        <w:t>4.</w:t>
      </w:r>
      <w:r>
        <w:rPr>
          <w:rFonts w:hint="eastAsia"/>
        </w:rPr>
        <w:t>【放弃任务】按钮</w:t>
      </w:r>
    </w:p>
    <w:p w:rsidR="00956D07" w:rsidRPr="00585A07" w:rsidRDefault="00956D07" w:rsidP="00956D07">
      <w:pPr>
        <w:ind w:left="420"/>
        <w:rPr>
          <w:lang w:val="zh-CN"/>
        </w:rPr>
      </w:pPr>
      <w:r w:rsidRPr="00585A07">
        <w:rPr>
          <w:rFonts w:hint="eastAsia"/>
          <w:lang w:val="zh-CN"/>
        </w:rPr>
        <w:t>用户单击【放弃任务】按钮，关闭当前页面，系统后台删除操作人信息。</w:t>
      </w:r>
    </w:p>
    <w:p w:rsidR="00956D07" w:rsidRDefault="00956D07" w:rsidP="00956D07">
      <w:r>
        <w:rPr>
          <w:rFonts w:hint="eastAsia"/>
        </w:rPr>
        <w:t>5.</w:t>
      </w:r>
      <w:r>
        <w:rPr>
          <w:rFonts w:hint="eastAsia"/>
        </w:rPr>
        <w:t>【理赔沟通】按钮</w:t>
      </w:r>
    </w:p>
    <w:p w:rsidR="00956D07" w:rsidRDefault="00956D07" w:rsidP="008A59AE">
      <w:pPr>
        <w:ind w:left="420"/>
        <w:rPr>
          <w:lang w:val="zh-CN"/>
        </w:rPr>
      </w:pPr>
      <w:r>
        <w:rPr>
          <w:rFonts w:hint="eastAsia"/>
          <w:lang w:val="zh-CN"/>
        </w:rPr>
        <w:t>用户单击【理赔沟通】按钮，系统进入理赔沟通弹窗</w:t>
      </w:r>
      <w:r w:rsidR="008A59AE">
        <w:rPr>
          <w:rFonts w:hint="eastAsia"/>
          <w:lang w:val="zh-CN"/>
        </w:rPr>
        <w:t>，页面与</w:t>
      </w:r>
      <w:r w:rsidR="008A59AE" w:rsidRPr="00232FAF">
        <w:rPr>
          <w:rFonts w:hint="eastAsia"/>
          <w:i/>
          <w:lang w:val="zh-CN"/>
        </w:rPr>
        <w:t>《国元农业保险新农险理赔需求规格说明书》</w:t>
      </w:r>
      <w:r w:rsidR="008A59AE">
        <w:rPr>
          <w:rFonts w:hint="eastAsia"/>
          <w:lang w:val="zh-CN"/>
        </w:rPr>
        <w:t>图</w:t>
      </w:r>
      <w:r w:rsidR="008A59AE">
        <w:rPr>
          <w:rFonts w:hint="eastAsia"/>
          <w:lang w:val="zh-CN"/>
        </w:rPr>
        <w:t>34</w:t>
      </w:r>
      <w:r w:rsidR="008A59AE">
        <w:rPr>
          <w:rFonts w:hint="eastAsia"/>
          <w:lang w:val="zh-CN"/>
        </w:rPr>
        <w:t>保持一致。</w:t>
      </w:r>
    </w:p>
    <w:p w:rsidR="00956D07" w:rsidRDefault="00956D07" w:rsidP="00956D07">
      <w:pPr>
        <w:ind w:left="420"/>
        <w:rPr>
          <w:lang w:val="zh-CN"/>
        </w:rPr>
      </w:pPr>
      <w:r>
        <w:rPr>
          <w:rFonts w:hint="eastAsia"/>
          <w:lang w:val="zh-CN"/>
        </w:rPr>
        <w:t>特殊赔案查看页面：</w:t>
      </w:r>
    </w:p>
    <w:p w:rsidR="00956D07" w:rsidRDefault="00D659A1" w:rsidP="007D2ED1">
      <w:pPr>
        <w:rPr>
          <w:lang w:val="zh-CN"/>
        </w:rPr>
      </w:pPr>
      <w:r>
        <w:rPr>
          <w:noProof/>
        </w:rPr>
        <w:lastRenderedPageBreak/>
        <w:drawing>
          <wp:inline distT="0" distB="0" distL="0" distR="0" wp14:anchorId="54636FD6" wp14:editId="05C64494">
            <wp:extent cx="5274310" cy="3683471"/>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683471"/>
                    </a:xfrm>
                    <a:prstGeom prst="rect">
                      <a:avLst/>
                    </a:prstGeom>
                  </pic:spPr>
                </pic:pic>
              </a:graphicData>
            </a:graphic>
          </wp:inline>
        </w:drawing>
      </w:r>
    </w:p>
    <w:p w:rsidR="00AE404D" w:rsidRDefault="00D659A1" w:rsidP="007D2ED1">
      <w:pPr>
        <w:keepNext/>
      </w:pPr>
      <w:r>
        <w:rPr>
          <w:noProof/>
        </w:rPr>
        <w:drawing>
          <wp:inline distT="0" distB="0" distL="0" distR="0" wp14:anchorId="2241A175" wp14:editId="4ADBC81D">
            <wp:extent cx="5274310" cy="960852"/>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960852"/>
                    </a:xfrm>
                    <a:prstGeom prst="rect">
                      <a:avLst/>
                    </a:prstGeom>
                  </pic:spPr>
                </pic:pic>
              </a:graphicData>
            </a:graphic>
          </wp:inline>
        </w:drawing>
      </w:r>
    </w:p>
    <w:p w:rsidR="00956D07" w:rsidRDefault="00AE404D" w:rsidP="00AE404D">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ins w:id="54" w:author="ThinkPad" w:date="2017-12-28T09:27:00Z">
        <w:r w:rsidR="00465891">
          <w:rPr>
            <w:noProof/>
          </w:rPr>
          <w:t>10</w:t>
        </w:r>
      </w:ins>
      <w:del w:id="55" w:author="ThinkPad" w:date="2017-12-28T09:27:00Z">
        <w:r w:rsidR="00EF6EBA" w:rsidDel="00465891">
          <w:rPr>
            <w:noProof/>
          </w:rPr>
          <w:delText>8</w:delText>
        </w:r>
      </w:del>
      <w:r>
        <w:fldChar w:fldCharType="end"/>
      </w:r>
      <w:r>
        <w:t>特殊赔案查看</w:t>
      </w:r>
    </w:p>
    <w:p w:rsidR="00D659A1" w:rsidRDefault="00D659A1" w:rsidP="00D659A1">
      <w:r>
        <w:rPr>
          <w:rFonts w:hint="eastAsia"/>
        </w:rPr>
        <w:t>选项和元素说明：此页面</w:t>
      </w:r>
      <w:r w:rsidR="005C662F">
        <w:rPr>
          <w:rFonts w:hint="eastAsia"/>
        </w:rPr>
        <w:t>元素</w:t>
      </w:r>
      <w:r>
        <w:rPr>
          <w:rFonts w:hint="eastAsia"/>
        </w:rPr>
        <w:t>与特殊赔案处理页面基本一致，</w:t>
      </w:r>
      <w:r w:rsidR="005C662F">
        <w:rPr>
          <w:rFonts w:hint="eastAsia"/>
        </w:rPr>
        <w:t>但</w:t>
      </w:r>
      <w:r>
        <w:rPr>
          <w:rFonts w:hint="eastAsia"/>
        </w:rPr>
        <w:t>不可编辑。</w:t>
      </w:r>
    </w:p>
    <w:p w:rsidR="005C662F" w:rsidRDefault="005C662F" w:rsidP="00D659A1">
      <w:r>
        <w:rPr>
          <w:rFonts w:hint="eastAsia"/>
        </w:rPr>
        <w:t>1.</w:t>
      </w:r>
      <w:r>
        <w:rPr>
          <w:rFonts w:hint="eastAsia"/>
        </w:rPr>
        <w:t>【返回】按钮</w:t>
      </w:r>
    </w:p>
    <w:p w:rsidR="005C662F" w:rsidRPr="005C662F" w:rsidRDefault="005C662F" w:rsidP="00D659A1">
      <w:r>
        <w:rPr>
          <w:rFonts w:hint="eastAsia"/>
        </w:rPr>
        <w:t>用户单击【返回】按钮，退出当前页面，返回至查询页面。</w:t>
      </w:r>
    </w:p>
    <w:p w:rsidR="00D659A1" w:rsidRDefault="005C662F" w:rsidP="00D659A1">
      <w:r>
        <w:rPr>
          <w:rFonts w:hint="eastAsia"/>
        </w:rPr>
        <w:t>2.</w:t>
      </w:r>
      <w:r>
        <w:rPr>
          <w:rFonts w:hint="eastAsia"/>
        </w:rPr>
        <w:t>【审核意见】按钮</w:t>
      </w:r>
    </w:p>
    <w:p w:rsidR="005C662F" w:rsidRPr="00D659A1" w:rsidRDefault="005C662F" w:rsidP="00D659A1">
      <w:r>
        <w:rPr>
          <w:rFonts w:hint="eastAsia"/>
        </w:rPr>
        <w:t>用户单击【审核意见】按钮，可查看审核意见，页面与原系统其他节点审核意见一致。</w:t>
      </w:r>
    </w:p>
    <w:p w:rsidR="00AE404D" w:rsidRDefault="00C27353" w:rsidP="00F355CD">
      <w:pPr>
        <w:keepNext/>
      </w:pPr>
      <w:r>
        <w:rPr>
          <w:noProof/>
        </w:rPr>
        <w:lastRenderedPageBreak/>
        <w:drawing>
          <wp:inline distT="0" distB="0" distL="0" distR="0" wp14:anchorId="6C98ECBB" wp14:editId="41BEA6DD">
            <wp:extent cx="5274310" cy="139793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397936"/>
                    </a:xfrm>
                    <a:prstGeom prst="rect">
                      <a:avLst/>
                    </a:prstGeom>
                  </pic:spPr>
                </pic:pic>
              </a:graphicData>
            </a:graphic>
          </wp:inline>
        </w:drawing>
      </w:r>
    </w:p>
    <w:p w:rsidR="00956D07" w:rsidRDefault="00AE404D" w:rsidP="00AE404D">
      <w:pPr>
        <w:pStyle w:val="a8"/>
        <w:jc w:val="center"/>
        <w:rPr>
          <w:lang w:val="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ins w:id="56" w:author="ThinkPad" w:date="2017-12-28T09:27:00Z">
        <w:r w:rsidR="00465891">
          <w:rPr>
            <w:noProof/>
          </w:rPr>
          <w:t>11</w:t>
        </w:r>
      </w:ins>
      <w:del w:id="57" w:author="ThinkPad" w:date="2017-12-28T09:27:00Z">
        <w:r w:rsidR="00EF6EBA" w:rsidDel="00465891">
          <w:rPr>
            <w:noProof/>
          </w:rPr>
          <w:delText>9</w:delText>
        </w:r>
      </w:del>
      <w:r>
        <w:fldChar w:fldCharType="end"/>
      </w:r>
      <w:r>
        <w:t>导入清单</w:t>
      </w:r>
    </w:p>
    <w:tbl>
      <w:tblPr>
        <w:tblStyle w:val="a6"/>
        <w:tblW w:w="8042" w:type="dxa"/>
        <w:tblInd w:w="480" w:type="dxa"/>
        <w:tblLook w:val="04A0" w:firstRow="1" w:lastRow="0" w:firstColumn="1" w:lastColumn="0" w:noHBand="0" w:noVBand="1"/>
      </w:tblPr>
      <w:tblGrid>
        <w:gridCol w:w="1374"/>
        <w:gridCol w:w="1438"/>
        <w:gridCol w:w="1501"/>
        <w:gridCol w:w="1121"/>
        <w:gridCol w:w="1564"/>
        <w:gridCol w:w="1044"/>
      </w:tblGrid>
      <w:tr w:rsidR="004966E9" w:rsidRPr="00872EF1" w:rsidTr="004966E9">
        <w:trPr>
          <w:trHeight w:val="376"/>
        </w:trPr>
        <w:tc>
          <w:tcPr>
            <w:tcW w:w="8042" w:type="dxa"/>
            <w:gridSpan w:val="6"/>
            <w:shd w:val="clear" w:color="auto" w:fill="F79646" w:themeFill="accent6"/>
          </w:tcPr>
          <w:p w:rsidR="004966E9" w:rsidRPr="00872EF1" w:rsidRDefault="004966E9" w:rsidP="007D2ED1">
            <w:pPr>
              <w:widowControl/>
              <w:jc w:val="center"/>
              <w:rPr>
                <w:rFonts w:ascii="仿宋" w:hAnsi="仿宋" w:cs="宋体"/>
                <w:b/>
                <w:kern w:val="0"/>
                <w:sz w:val="24"/>
                <w:szCs w:val="24"/>
              </w:rPr>
            </w:pPr>
            <w:r>
              <w:rPr>
                <w:rFonts w:ascii="仿宋" w:hAnsi="仿宋" w:cs="宋体" w:hint="eastAsia"/>
                <w:b/>
                <w:kern w:val="0"/>
                <w:sz w:val="24"/>
                <w:szCs w:val="24"/>
              </w:rPr>
              <w:t>导入清单</w:t>
            </w:r>
          </w:p>
        </w:tc>
      </w:tr>
      <w:tr w:rsidR="004966E9" w:rsidRPr="00872EF1" w:rsidTr="004966E9">
        <w:trPr>
          <w:trHeight w:val="543"/>
        </w:trPr>
        <w:tc>
          <w:tcPr>
            <w:tcW w:w="1374" w:type="dxa"/>
            <w:shd w:val="clear" w:color="auto" w:fill="9BBB59" w:themeFill="accent3"/>
          </w:tcPr>
          <w:p w:rsidR="004966E9" w:rsidRPr="00872EF1" w:rsidRDefault="004966E9" w:rsidP="004966E9">
            <w:pPr>
              <w:widowControl/>
              <w:jc w:val="center"/>
              <w:rPr>
                <w:rFonts w:ascii="仿宋" w:hAnsi="仿宋" w:cs="宋体"/>
                <w:b/>
                <w:kern w:val="0"/>
                <w:sz w:val="24"/>
                <w:szCs w:val="24"/>
              </w:rPr>
            </w:pPr>
            <w:r w:rsidRPr="00872EF1">
              <w:rPr>
                <w:rFonts w:ascii="仿宋" w:hAnsi="仿宋" w:cs="宋体" w:hint="eastAsia"/>
                <w:b/>
                <w:kern w:val="0"/>
                <w:sz w:val="24"/>
                <w:szCs w:val="24"/>
              </w:rPr>
              <w:t>页面元素</w:t>
            </w:r>
          </w:p>
        </w:tc>
        <w:tc>
          <w:tcPr>
            <w:tcW w:w="1438" w:type="dxa"/>
            <w:shd w:val="clear" w:color="auto" w:fill="9BBB59" w:themeFill="accent3"/>
          </w:tcPr>
          <w:p w:rsidR="004966E9" w:rsidRPr="00872EF1" w:rsidRDefault="004966E9" w:rsidP="004966E9">
            <w:pPr>
              <w:widowControl/>
              <w:jc w:val="center"/>
              <w:rPr>
                <w:rFonts w:ascii="仿宋" w:hAnsi="仿宋" w:cs="宋体"/>
                <w:b/>
                <w:kern w:val="0"/>
                <w:sz w:val="24"/>
                <w:szCs w:val="24"/>
              </w:rPr>
            </w:pPr>
            <w:r w:rsidRPr="00872EF1">
              <w:rPr>
                <w:rFonts w:ascii="仿宋" w:hAnsi="仿宋" w:cs="宋体" w:hint="eastAsia"/>
                <w:b/>
                <w:kern w:val="0"/>
                <w:sz w:val="24"/>
                <w:szCs w:val="24"/>
              </w:rPr>
              <w:t>交互类型</w:t>
            </w:r>
          </w:p>
        </w:tc>
        <w:tc>
          <w:tcPr>
            <w:tcW w:w="1501" w:type="dxa"/>
            <w:shd w:val="clear" w:color="auto" w:fill="9BBB59" w:themeFill="accent3"/>
          </w:tcPr>
          <w:p w:rsidR="004966E9" w:rsidRPr="00872EF1" w:rsidRDefault="004966E9" w:rsidP="004966E9">
            <w:pPr>
              <w:widowControl/>
              <w:jc w:val="center"/>
              <w:rPr>
                <w:rFonts w:ascii="仿宋" w:hAnsi="仿宋" w:cs="宋体"/>
                <w:b/>
                <w:kern w:val="0"/>
                <w:sz w:val="24"/>
                <w:szCs w:val="24"/>
              </w:rPr>
            </w:pPr>
            <w:r w:rsidRPr="00872EF1">
              <w:rPr>
                <w:rFonts w:ascii="仿宋" w:hAnsi="仿宋" w:cs="宋体" w:hint="eastAsia"/>
                <w:b/>
                <w:kern w:val="0"/>
                <w:sz w:val="24"/>
                <w:szCs w:val="24"/>
              </w:rPr>
              <w:t>交互模式</w:t>
            </w:r>
          </w:p>
        </w:tc>
        <w:tc>
          <w:tcPr>
            <w:tcW w:w="1121" w:type="dxa"/>
            <w:shd w:val="clear" w:color="auto" w:fill="9BBB59" w:themeFill="accent3"/>
          </w:tcPr>
          <w:p w:rsidR="004966E9" w:rsidRPr="00872EF1" w:rsidRDefault="004966E9" w:rsidP="004966E9">
            <w:pPr>
              <w:widowControl/>
              <w:jc w:val="center"/>
              <w:rPr>
                <w:rFonts w:ascii="仿宋" w:hAnsi="仿宋" w:cs="宋体"/>
                <w:b/>
                <w:kern w:val="0"/>
                <w:sz w:val="24"/>
                <w:szCs w:val="24"/>
              </w:rPr>
            </w:pPr>
            <w:r w:rsidRPr="00872EF1">
              <w:rPr>
                <w:rFonts w:ascii="仿宋" w:hAnsi="仿宋" w:cs="宋体" w:hint="eastAsia"/>
                <w:b/>
                <w:kern w:val="0"/>
                <w:sz w:val="24"/>
                <w:szCs w:val="24"/>
              </w:rPr>
              <w:t>是否必填</w:t>
            </w:r>
          </w:p>
        </w:tc>
        <w:tc>
          <w:tcPr>
            <w:tcW w:w="1564" w:type="dxa"/>
            <w:shd w:val="clear" w:color="auto" w:fill="9BBB59" w:themeFill="accent3"/>
          </w:tcPr>
          <w:p w:rsidR="004966E9" w:rsidRPr="00872EF1" w:rsidRDefault="004966E9" w:rsidP="004966E9">
            <w:pPr>
              <w:widowControl/>
              <w:jc w:val="center"/>
              <w:rPr>
                <w:rFonts w:ascii="仿宋" w:hAnsi="仿宋" w:cs="宋体"/>
                <w:b/>
                <w:kern w:val="0"/>
                <w:sz w:val="24"/>
                <w:szCs w:val="24"/>
              </w:rPr>
            </w:pPr>
            <w:r w:rsidRPr="00872EF1">
              <w:rPr>
                <w:rFonts w:ascii="仿宋" w:hAnsi="仿宋" w:cs="宋体" w:hint="eastAsia"/>
                <w:b/>
                <w:kern w:val="0"/>
                <w:sz w:val="24"/>
                <w:szCs w:val="24"/>
              </w:rPr>
              <w:t>内容说明</w:t>
            </w:r>
          </w:p>
        </w:tc>
        <w:tc>
          <w:tcPr>
            <w:tcW w:w="1044" w:type="dxa"/>
            <w:shd w:val="clear" w:color="auto" w:fill="9BBB59" w:themeFill="accent3"/>
          </w:tcPr>
          <w:p w:rsidR="004966E9" w:rsidRPr="00872EF1" w:rsidRDefault="004966E9" w:rsidP="004966E9">
            <w:pPr>
              <w:widowControl/>
              <w:jc w:val="center"/>
              <w:rPr>
                <w:rFonts w:ascii="仿宋" w:hAnsi="仿宋" w:cs="宋体"/>
                <w:b/>
                <w:kern w:val="0"/>
                <w:sz w:val="24"/>
                <w:szCs w:val="24"/>
              </w:rPr>
            </w:pPr>
            <w:r w:rsidRPr="00872EF1">
              <w:rPr>
                <w:rFonts w:ascii="仿宋" w:hAnsi="仿宋" w:cs="宋体" w:hint="eastAsia"/>
                <w:b/>
                <w:kern w:val="0"/>
                <w:sz w:val="24"/>
                <w:szCs w:val="24"/>
              </w:rPr>
              <w:t>默认值</w:t>
            </w:r>
          </w:p>
        </w:tc>
      </w:tr>
      <w:tr w:rsidR="004966E9" w:rsidRPr="00872EF1" w:rsidTr="004966E9">
        <w:trPr>
          <w:trHeight w:val="543"/>
        </w:trPr>
        <w:tc>
          <w:tcPr>
            <w:tcW w:w="8042" w:type="dxa"/>
            <w:gridSpan w:val="6"/>
            <w:shd w:val="clear" w:color="auto" w:fill="9BBB59" w:themeFill="accent3"/>
          </w:tcPr>
          <w:p w:rsidR="004966E9" w:rsidRPr="00872EF1" w:rsidRDefault="004966E9" w:rsidP="004966E9">
            <w:pPr>
              <w:widowControl/>
              <w:jc w:val="center"/>
              <w:rPr>
                <w:rFonts w:ascii="仿宋" w:hAnsi="仿宋" w:cs="宋体"/>
                <w:b/>
                <w:kern w:val="0"/>
                <w:sz w:val="24"/>
                <w:szCs w:val="24"/>
              </w:rPr>
            </w:pPr>
            <w:r>
              <w:rPr>
                <w:rFonts w:ascii="仿宋" w:hAnsi="仿宋" w:cs="宋体" w:hint="eastAsia"/>
                <w:b/>
                <w:bCs/>
                <w:kern w:val="0"/>
                <w:sz w:val="21"/>
                <w:szCs w:val="21"/>
                <w:lang w:val="zh-CN"/>
              </w:rPr>
              <w:t>导入清单</w:t>
            </w:r>
          </w:p>
        </w:tc>
      </w:tr>
      <w:tr w:rsidR="00FE0FE9" w:rsidRPr="00872EF1" w:rsidTr="004966E9">
        <w:trPr>
          <w:trHeight w:val="413"/>
        </w:trPr>
        <w:tc>
          <w:tcPr>
            <w:tcW w:w="1374" w:type="dxa"/>
          </w:tcPr>
          <w:p w:rsidR="00FE0FE9" w:rsidRDefault="00C27353" w:rsidP="006E49A1">
            <w:pPr>
              <w:widowControl/>
              <w:jc w:val="center"/>
              <w:rPr>
                <w:rFonts w:ascii="仿宋" w:hAnsi="仿宋" w:cs="宋体"/>
                <w:kern w:val="0"/>
                <w:sz w:val="21"/>
                <w:szCs w:val="21"/>
              </w:rPr>
            </w:pPr>
            <w:r>
              <w:rPr>
                <w:rFonts w:ascii="仿宋" w:hAnsi="仿宋" w:cs="宋体"/>
                <w:kern w:val="0"/>
                <w:sz w:val="21"/>
                <w:szCs w:val="21"/>
              </w:rPr>
              <w:t>下载</w:t>
            </w:r>
            <w:r w:rsidR="00FE0FE9">
              <w:rPr>
                <w:rFonts w:ascii="仿宋" w:hAnsi="仿宋" w:cs="宋体"/>
                <w:kern w:val="0"/>
                <w:sz w:val="21"/>
                <w:szCs w:val="21"/>
              </w:rPr>
              <w:t>模板</w:t>
            </w:r>
          </w:p>
        </w:tc>
        <w:tc>
          <w:tcPr>
            <w:tcW w:w="1438" w:type="dxa"/>
          </w:tcPr>
          <w:p w:rsidR="00FE0FE9" w:rsidRDefault="00FE0FE9" w:rsidP="006E49A1">
            <w:pPr>
              <w:widowControl/>
              <w:jc w:val="center"/>
              <w:rPr>
                <w:rFonts w:ascii="仿宋" w:hAnsi="仿宋" w:cs="宋体"/>
                <w:kern w:val="0"/>
                <w:sz w:val="21"/>
                <w:szCs w:val="21"/>
              </w:rPr>
            </w:pPr>
            <w:r>
              <w:rPr>
                <w:rFonts w:ascii="仿宋" w:hAnsi="仿宋" w:cs="宋体" w:hint="eastAsia"/>
                <w:kern w:val="0"/>
                <w:sz w:val="21"/>
                <w:szCs w:val="21"/>
              </w:rPr>
              <w:t>按钮</w:t>
            </w:r>
          </w:p>
        </w:tc>
        <w:tc>
          <w:tcPr>
            <w:tcW w:w="1501" w:type="dxa"/>
          </w:tcPr>
          <w:p w:rsidR="00FE0FE9" w:rsidRDefault="00FE0FE9" w:rsidP="006E49A1">
            <w:pPr>
              <w:widowControl/>
              <w:jc w:val="center"/>
              <w:rPr>
                <w:rFonts w:ascii="仿宋" w:hAnsi="仿宋" w:cs="宋体"/>
                <w:kern w:val="0"/>
                <w:sz w:val="21"/>
                <w:szCs w:val="21"/>
              </w:rPr>
            </w:pPr>
            <w:r>
              <w:rPr>
                <w:rFonts w:ascii="仿宋" w:hAnsi="仿宋" w:cs="宋体" w:hint="eastAsia"/>
                <w:kern w:val="0"/>
                <w:sz w:val="21"/>
                <w:szCs w:val="21"/>
              </w:rPr>
              <w:t>单击</w:t>
            </w:r>
          </w:p>
        </w:tc>
        <w:tc>
          <w:tcPr>
            <w:tcW w:w="1121" w:type="dxa"/>
          </w:tcPr>
          <w:p w:rsidR="00FE0FE9" w:rsidRDefault="00FE0FE9" w:rsidP="006E49A1">
            <w:pPr>
              <w:widowControl/>
              <w:jc w:val="center"/>
              <w:rPr>
                <w:rFonts w:ascii="仿宋" w:hAnsi="仿宋" w:cs="宋体"/>
                <w:kern w:val="0"/>
                <w:sz w:val="21"/>
                <w:szCs w:val="21"/>
              </w:rPr>
            </w:pPr>
          </w:p>
        </w:tc>
        <w:tc>
          <w:tcPr>
            <w:tcW w:w="1564" w:type="dxa"/>
          </w:tcPr>
          <w:p w:rsidR="00FE0FE9" w:rsidRDefault="00FE0FE9" w:rsidP="00FE0FE9">
            <w:pPr>
              <w:widowControl/>
              <w:jc w:val="left"/>
              <w:rPr>
                <w:rFonts w:ascii="仿宋" w:hAnsi="仿宋" w:cs="宋体"/>
                <w:bCs/>
                <w:kern w:val="0"/>
                <w:sz w:val="21"/>
                <w:szCs w:val="21"/>
                <w:lang w:val="zh-CN"/>
              </w:rPr>
            </w:pPr>
            <w:r>
              <w:rPr>
                <w:rFonts w:ascii="仿宋" w:hAnsi="仿宋" w:cs="宋体"/>
                <w:bCs/>
                <w:kern w:val="0"/>
                <w:sz w:val="21"/>
                <w:szCs w:val="21"/>
                <w:lang w:val="zh-CN"/>
              </w:rPr>
              <w:t>见</w:t>
            </w:r>
            <w:r w:rsidRPr="00FE0FE9">
              <w:rPr>
                <w:rFonts w:ascii="仿宋" w:hAnsi="仿宋" w:cs="宋体" w:hint="eastAsia"/>
                <w:bCs/>
                <w:i/>
                <w:kern w:val="0"/>
                <w:sz w:val="21"/>
                <w:szCs w:val="21"/>
                <w:lang w:val="zh-CN"/>
              </w:rPr>
              <w:t>《</w:t>
            </w:r>
            <w:r w:rsidRPr="00FE0FE9">
              <w:rPr>
                <w:rFonts w:ascii="仿宋" w:hAnsi="仿宋" w:cs="宋体"/>
                <w:bCs/>
                <w:i/>
                <w:kern w:val="0"/>
                <w:sz w:val="21"/>
                <w:szCs w:val="21"/>
                <w:lang w:val="zh-CN"/>
              </w:rPr>
              <w:t>清单表格合集</w:t>
            </w:r>
            <w:r w:rsidRPr="00FE0FE9">
              <w:rPr>
                <w:rFonts w:ascii="仿宋" w:hAnsi="仿宋" w:cs="宋体" w:hint="eastAsia"/>
                <w:bCs/>
                <w:i/>
                <w:kern w:val="0"/>
                <w:sz w:val="21"/>
                <w:szCs w:val="21"/>
                <w:lang w:val="zh-CN"/>
              </w:rPr>
              <w:t>》</w:t>
            </w:r>
            <w:r>
              <w:rPr>
                <w:rFonts w:ascii="仿宋" w:hAnsi="仿宋" w:cs="宋体"/>
                <w:bCs/>
                <w:kern w:val="0"/>
                <w:sz w:val="21"/>
                <w:szCs w:val="21"/>
                <w:lang w:val="zh-CN"/>
              </w:rPr>
              <w:t>表格中的特殊赔案清单</w:t>
            </w:r>
            <w:r>
              <w:rPr>
                <w:rFonts w:ascii="仿宋" w:hAnsi="仿宋" w:cs="宋体" w:hint="eastAsia"/>
                <w:bCs/>
                <w:kern w:val="0"/>
                <w:sz w:val="21"/>
                <w:szCs w:val="21"/>
                <w:lang w:val="zh-CN"/>
              </w:rPr>
              <w:t>sheet页</w:t>
            </w:r>
          </w:p>
        </w:tc>
        <w:tc>
          <w:tcPr>
            <w:tcW w:w="1044" w:type="dxa"/>
          </w:tcPr>
          <w:p w:rsidR="00FE0FE9" w:rsidRDefault="00FE0FE9" w:rsidP="006E49A1">
            <w:pPr>
              <w:widowControl/>
              <w:jc w:val="center"/>
              <w:rPr>
                <w:rFonts w:ascii="仿宋" w:hAnsi="仿宋" w:cs="宋体"/>
                <w:kern w:val="0"/>
                <w:sz w:val="21"/>
                <w:szCs w:val="21"/>
              </w:rPr>
            </w:pPr>
          </w:p>
        </w:tc>
      </w:tr>
      <w:tr w:rsidR="004966E9" w:rsidRPr="00872EF1" w:rsidTr="004966E9">
        <w:trPr>
          <w:trHeight w:val="413"/>
        </w:trPr>
        <w:tc>
          <w:tcPr>
            <w:tcW w:w="1374" w:type="dxa"/>
          </w:tcPr>
          <w:p w:rsidR="004966E9" w:rsidRDefault="00FE0FE9" w:rsidP="004966E9">
            <w:pPr>
              <w:widowControl/>
              <w:jc w:val="center"/>
              <w:rPr>
                <w:rFonts w:ascii="仿宋" w:hAnsi="仿宋" w:cs="宋体"/>
                <w:kern w:val="0"/>
                <w:sz w:val="21"/>
                <w:szCs w:val="21"/>
              </w:rPr>
            </w:pPr>
            <w:r>
              <w:rPr>
                <w:rFonts w:ascii="仿宋" w:hAnsi="仿宋" w:cs="宋体" w:hint="eastAsia"/>
                <w:kern w:val="0"/>
                <w:sz w:val="21"/>
                <w:szCs w:val="21"/>
              </w:rPr>
              <w:t>下载</w:t>
            </w:r>
            <w:r>
              <w:rPr>
                <w:rFonts w:ascii="仿宋" w:hAnsi="仿宋" w:cs="宋体"/>
                <w:kern w:val="0"/>
                <w:sz w:val="21"/>
                <w:szCs w:val="21"/>
              </w:rPr>
              <w:t>保单清单</w:t>
            </w:r>
          </w:p>
        </w:tc>
        <w:tc>
          <w:tcPr>
            <w:tcW w:w="1438" w:type="dxa"/>
          </w:tcPr>
          <w:p w:rsidR="004966E9" w:rsidRDefault="005001D3" w:rsidP="004966E9">
            <w:pPr>
              <w:widowControl/>
              <w:jc w:val="center"/>
              <w:rPr>
                <w:rFonts w:ascii="仿宋" w:hAnsi="仿宋" w:cs="宋体"/>
                <w:kern w:val="0"/>
                <w:sz w:val="21"/>
                <w:szCs w:val="21"/>
              </w:rPr>
            </w:pPr>
            <w:r>
              <w:rPr>
                <w:rFonts w:ascii="仿宋" w:hAnsi="仿宋" w:cs="宋体" w:hint="eastAsia"/>
                <w:kern w:val="0"/>
                <w:sz w:val="21"/>
                <w:szCs w:val="21"/>
              </w:rPr>
              <w:t>按钮</w:t>
            </w:r>
          </w:p>
        </w:tc>
        <w:tc>
          <w:tcPr>
            <w:tcW w:w="1501" w:type="dxa"/>
          </w:tcPr>
          <w:p w:rsidR="004966E9" w:rsidRDefault="005001D3" w:rsidP="004966E9">
            <w:pPr>
              <w:widowControl/>
              <w:jc w:val="center"/>
              <w:rPr>
                <w:rFonts w:ascii="仿宋" w:hAnsi="仿宋" w:cs="宋体"/>
                <w:kern w:val="0"/>
                <w:sz w:val="21"/>
                <w:szCs w:val="21"/>
              </w:rPr>
            </w:pPr>
            <w:r>
              <w:rPr>
                <w:rFonts w:ascii="仿宋" w:hAnsi="仿宋" w:cs="宋体" w:hint="eastAsia"/>
                <w:kern w:val="0"/>
                <w:sz w:val="21"/>
                <w:szCs w:val="21"/>
              </w:rPr>
              <w:t>单击</w:t>
            </w:r>
          </w:p>
        </w:tc>
        <w:tc>
          <w:tcPr>
            <w:tcW w:w="1121" w:type="dxa"/>
          </w:tcPr>
          <w:p w:rsidR="004966E9" w:rsidRDefault="004966E9" w:rsidP="004966E9">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4966E9" w:rsidRDefault="00FE0FE9" w:rsidP="004966E9">
            <w:pPr>
              <w:widowControl/>
              <w:jc w:val="left"/>
              <w:rPr>
                <w:rFonts w:ascii="仿宋" w:hAnsi="仿宋" w:cs="宋体"/>
                <w:bCs/>
                <w:kern w:val="0"/>
                <w:sz w:val="21"/>
                <w:szCs w:val="21"/>
                <w:lang w:val="zh-CN"/>
              </w:rPr>
            </w:pPr>
            <w:r>
              <w:rPr>
                <w:rFonts w:ascii="仿宋" w:hAnsi="仿宋" w:cs="宋体"/>
                <w:bCs/>
                <w:kern w:val="0"/>
                <w:sz w:val="21"/>
                <w:szCs w:val="21"/>
                <w:lang w:val="zh-CN"/>
              </w:rPr>
              <w:t>见</w:t>
            </w:r>
            <w:r w:rsidRPr="00FE0FE9">
              <w:rPr>
                <w:rFonts w:ascii="仿宋" w:hAnsi="仿宋" w:cs="宋体" w:hint="eastAsia"/>
                <w:bCs/>
                <w:i/>
                <w:kern w:val="0"/>
                <w:sz w:val="21"/>
                <w:szCs w:val="21"/>
                <w:lang w:val="zh-CN"/>
              </w:rPr>
              <w:t>《</w:t>
            </w:r>
            <w:r w:rsidRPr="00FE0FE9">
              <w:rPr>
                <w:rFonts w:ascii="仿宋" w:hAnsi="仿宋" w:cs="宋体"/>
                <w:bCs/>
                <w:i/>
                <w:kern w:val="0"/>
                <w:sz w:val="21"/>
                <w:szCs w:val="21"/>
                <w:lang w:val="zh-CN"/>
              </w:rPr>
              <w:t>清单表格合集</w:t>
            </w:r>
            <w:r w:rsidRPr="00FE0FE9">
              <w:rPr>
                <w:rFonts w:ascii="仿宋" w:hAnsi="仿宋" w:cs="宋体" w:hint="eastAsia"/>
                <w:bCs/>
                <w:i/>
                <w:kern w:val="0"/>
                <w:sz w:val="21"/>
                <w:szCs w:val="21"/>
                <w:lang w:val="zh-CN"/>
              </w:rPr>
              <w:t>》</w:t>
            </w:r>
            <w:r>
              <w:rPr>
                <w:rFonts w:ascii="仿宋" w:hAnsi="仿宋" w:cs="宋体"/>
                <w:bCs/>
                <w:kern w:val="0"/>
                <w:sz w:val="21"/>
                <w:szCs w:val="21"/>
                <w:lang w:val="zh-CN"/>
              </w:rPr>
              <w:t>中的投承保分户清单</w:t>
            </w:r>
            <w:r>
              <w:rPr>
                <w:rFonts w:ascii="仿宋" w:hAnsi="仿宋" w:cs="宋体" w:hint="eastAsia"/>
                <w:bCs/>
                <w:kern w:val="0"/>
                <w:sz w:val="21"/>
                <w:szCs w:val="21"/>
                <w:lang w:val="zh-CN"/>
              </w:rPr>
              <w:t>sheet页</w:t>
            </w:r>
          </w:p>
        </w:tc>
        <w:tc>
          <w:tcPr>
            <w:tcW w:w="1044" w:type="dxa"/>
          </w:tcPr>
          <w:p w:rsidR="004966E9" w:rsidRPr="00872EF1" w:rsidRDefault="004966E9" w:rsidP="004966E9">
            <w:pPr>
              <w:widowControl/>
              <w:rPr>
                <w:rFonts w:ascii="仿宋" w:hAnsi="仿宋" w:cs="宋体"/>
                <w:kern w:val="0"/>
                <w:sz w:val="21"/>
                <w:szCs w:val="21"/>
              </w:rPr>
            </w:pPr>
          </w:p>
        </w:tc>
      </w:tr>
      <w:tr w:rsidR="00FE0FE9" w:rsidRPr="00872EF1" w:rsidTr="004966E9">
        <w:trPr>
          <w:trHeight w:val="413"/>
        </w:trPr>
        <w:tc>
          <w:tcPr>
            <w:tcW w:w="1374" w:type="dxa"/>
          </w:tcPr>
          <w:p w:rsidR="00FE0FE9" w:rsidRDefault="00FE0FE9" w:rsidP="004966E9">
            <w:pPr>
              <w:widowControl/>
              <w:jc w:val="center"/>
              <w:rPr>
                <w:rFonts w:ascii="仿宋" w:hAnsi="仿宋" w:cs="宋体"/>
                <w:kern w:val="0"/>
                <w:sz w:val="21"/>
                <w:szCs w:val="21"/>
              </w:rPr>
            </w:pPr>
            <w:r>
              <w:rPr>
                <w:rFonts w:ascii="仿宋" w:hAnsi="仿宋" w:cs="宋体" w:hint="eastAsia"/>
                <w:kern w:val="0"/>
                <w:sz w:val="21"/>
                <w:szCs w:val="21"/>
              </w:rPr>
              <w:t>导入</w:t>
            </w:r>
            <w:r w:rsidR="00712305">
              <w:rPr>
                <w:rFonts w:ascii="仿宋" w:hAnsi="仿宋" w:cs="宋体" w:hint="eastAsia"/>
                <w:kern w:val="0"/>
                <w:sz w:val="21"/>
                <w:szCs w:val="21"/>
              </w:rPr>
              <w:t>理赔</w:t>
            </w:r>
            <w:r>
              <w:rPr>
                <w:rFonts w:ascii="仿宋" w:hAnsi="仿宋" w:cs="宋体" w:hint="eastAsia"/>
                <w:kern w:val="0"/>
                <w:sz w:val="21"/>
                <w:szCs w:val="21"/>
              </w:rPr>
              <w:t>清单</w:t>
            </w:r>
          </w:p>
        </w:tc>
        <w:tc>
          <w:tcPr>
            <w:tcW w:w="1438" w:type="dxa"/>
          </w:tcPr>
          <w:p w:rsidR="00FE0FE9" w:rsidRDefault="005001D3" w:rsidP="004966E9">
            <w:pPr>
              <w:widowControl/>
              <w:jc w:val="center"/>
              <w:rPr>
                <w:rFonts w:ascii="仿宋" w:hAnsi="仿宋" w:cs="宋体"/>
                <w:kern w:val="0"/>
                <w:sz w:val="21"/>
                <w:szCs w:val="21"/>
              </w:rPr>
            </w:pPr>
            <w:r>
              <w:rPr>
                <w:rFonts w:ascii="仿宋" w:hAnsi="仿宋" w:cs="宋体" w:hint="eastAsia"/>
                <w:kern w:val="0"/>
                <w:sz w:val="21"/>
                <w:szCs w:val="21"/>
              </w:rPr>
              <w:t>按钮</w:t>
            </w:r>
          </w:p>
        </w:tc>
        <w:tc>
          <w:tcPr>
            <w:tcW w:w="1501" w:type="dxa"/>
          </w:tcPr>
          <w:p w:rsidR="00FE0FE9" w:rsidRDefault="005001D3" w:rsidP="004966E9">
            <w:pPr>
              <w:widowControl/>
              <w:jc w:val="center"/>
              <w:rPr>
                <w:rFonts w:ascii="仿宋" w:hAnsi="仿宋" w:cs="宋体"/>
                <w:kern w:val="0"/>
                <w:sz w:val="21"/>
                <w:szCs w:val="21"/>
              </w:rPr>
            </w:pPr>
            <w:r>
              <w:rPr>
                <w:rFonts w:ascii="仿宋" w:hAnsi="仿宋" w:cs="宋体" w:hint="eastAsia"/>
                <w:kern w:val="0"/>
                <w:sz w:val="21"/>
                <w:szCs w:val="21"/>
              </w:rPr>
              <w:t>单击</w:t>
            </w:r>
          </w:p>
        </w:tc>
        <w:tc>
          <w:tcPr>
            <w:tcW w:w="1121" w:type="dxa"/>
          </w:tcPr>
          <w:p w:rsidR="00FE0FE9" w:rsidRDefault="00FE0FE9" w:rsidP="004966E9">
            <w:pPr>
              <w:widowControl/>
              <w:jc w:val="center"/>
              <w:rPr>
                <w:rFonts w:ascii="仿宋" w:hAnsi="仿宋" w:cs="宋体"/>
                <w:kern w:val="0"/>
                <w:sz w:val="21"/>
                <w:szCs w:val="21"/>
              </w:rPr>
            </w:pPr>
          </w:p>
        </w:tc>
        <w:tc>
          <w:tcPr>
            <w:tcW w:w="1564" w:type="dxa"/>
          </w:tcPr>
          <w:p w:rsidR="00FE0FE9" w:rsidRDefault="005001D3" w:rsidP="004966E9">
            <w:pPr>
              <w:widowControl/>
              <w:jc w:val="left"/>
              <w:rPr>
                <w:rFonts w:ascii="仿宋" w:hAnsi="仿宋" w:cs="宋体"/>
                <w:bCs/>
                <w:kern w:val="0"/>
                <w:sz w:val="21"/>
                <w:szCs w:val="21"/>
                <w:lang w:val="zh-CN"/>
              </w:rPr>
            </w:pPr>
            <w:r>
              <w:rPr>
                <w:rFonts w:ascii="仿宋" w:hAnsi="仿宋" w:cs="宋体"/>
                <w:bCs/>
                <w:kern w:val="0"/>
                <w:sz w:val="21"/>
                <w:szCs w:val="21"/>
                <w:lang w:val="zh-CN"/>
              </w:rPr>
              <w:t>单击按钮导入所选清单</w:t>
            </w:r>
            <w:r w:rsidR="00712305">
              <w:rPr>
                <w:rFonts w:ascii="仿宋" w:hAnsi="仿宋" w:cs="宋体" w:hint="eastAsia"/>
                <w:bCs/>
                <w:kern w:val="0"/>
                <w:sz w:val="21"/>
                <w:szCs w:val="21"/>
                <w:lang w:val="zh-CN"/>
              </w:rPr>
              <w:t>，</w:t>
            </w:r>
            <w:ins w:id="58" w:author="ThinkPad" w:date="2017-12-28T10:59:00Z">
              <w:r w:rsidR="00FA05F8">
                <w:rPr>
                  <w:rFonts w:ascii="仿宋" w:hAnsi="仿宋" w:cs="宋体" w:hint="eastAsia"/>
                  <w:bCs/>
                  <w:kern w:val="0"/>
                  <w:sz w:val="21"/>
                  <w:szCs w:val="21"/>
                  <w:lang w:val="zh-CN"/>
                </w:rPr>
                <w:t>系统将理赔清单信息从农户、险别、标的</w:t>
              </w:r>
              <w:proofErr w:type="gramStart"/>
              <w:r w:rsidR="00FA05F8">
                <w:rPr>
                  <w:rFonts w:ascii="仿宋" w:hAnsi="仿宋" w:cs="宋体" w:hint="eastAsia"/>
                  <w:bCs/>
                  <w:kern w:val="0"/>
                  <w:sz w:val="21"/>
                  <w:szCs w:val="21"/>
                  <w:lang w:val="zh-CN"/>
                </w:rPr>
                <w:t>的</w:t>
              </w:r>
              <w:proofErr w:type="gramEnd"/>
              <w:r w:rsidR="00FA05F8">
                <w:rPr>
                  <w:rFonts w:ascii="仿宋" w:hAnsi="仿宋" w:cs="宋体" w:hint="eastAsia"/>
                  <w:bCs/>
                  <w:kern w:val="0"/>
                  <w:sz w:val="21"/>
                  <w:szCs w:val="21"/>
                  <w:lang w:val="zh-CN"/>
                </w:rPr>
                <w:t>维度与</w:t>
              </w:r>
            </w:ins>
            <w:ins w:id="59" w:author="ThinkPad" w:date="2017-12-28T11:00:00Z">
              <w:r w:rsidR="00FA05F8">
                <w:rPr>
                  <w:rFonts w:ascii="仿宋" w:hAnsi="仿宋" w:cs="宋体" w:hint="eastAsia"/>
                  <w:bCs/>
                  <w:kern w:val="0"/>
                  <w:sz w:val="21"/>
                  <w:szCs w:val="21"/>
                  <w:lang w:val="zh-CN"/>
                </w:rPr>
                <w:t>保单清单做一致性校验。校验不通过系统提示“***农户</w:t>
              </w:r>
            </w:ins>
            <w:ins w:id="60" w:author="ThinkPad" w:date="2017-12-28T11:01:00Z">
              <w:r w:rsidR="00FA05F8">
                <w:rPr>
                  <w:rFonts w:ascii="仿宋" w:hAnsi="仿宋" w:cs="宋体" w:hint="eastAsia"/>
                  <w:bCs/>
                  <w:kern w:val="0"/>
                  <w:sz w:val="21"/>
                  <w:szCs w:val="21"/>
                  <w:lang w:val="zh-CN"/>
                </w:rPr>
                <w:t>险别及标的信息与保单清单不一致，请修改</w:t>
              </w:r>
            </w:ins>
            <w:ins w:id="61" w:author="ThinkPad" w:date="2017-12-28T11:00:00Z">
              <w:r w:rsidR="00FA05F8">
                <w:rPr>
                  <w:rFonts w:ascii="仿宋" w:hAnsi="仿宋" w:cs="宋体" w:hint="eastAsia"/>
                  <w:bCs/>
                  <w:kern w:val="0"/>
                  <w:sz w:val="21"/>
                  <w:szCs w:val="21"/>
                  <w:lang w:val="zh-CN"/>
                </w:rPr>
                <w:t>”</w:t>
              </w:r>
            </w:ins>
            <w:ins w:id="62" w:author="ThinkPad" w:date="2017-12-28T11:01:00Z">
              <w:r w:rsidR="00FA05F8">
                <w:rPr>
                  <w:rFonts w:ascii="仿宋" w:hAnsi="仿宋" w:cs="宋体" w:hint="eastAsia"/>
                  <w:bCs/>
                  <w:kern w:val="0"/>
                  <w:sz w:val="21"/>
                  <w:szCs w:val="21"/>
                  <w:lang w:val="zh-CN"/>
                </w:rPr>
                <w:t>校验通过则提示“导入成功”</w:t>
              </w:r>
            </w:ins>
            <w:r w:rsidR="00712305">
              <w:rPr>
                <w:rFonts w:ascii="仿宋" w:hAnsi="仿宋" w:cs="宋体"/>
                <w:bCs/>
                <w:kern w:val="0"/>
                <w:sz w:val="21"/>
                <w:szCs w:val="21"/>
                <w:lang w:val="zh-CN"/>
              </w:rPr>
              <w:t>文本框中显示理赔清单名称</w:t>
            </w:r>
          </w:p>
        </w:tc>
        <w:tc>
          <w:tcPr>
            <w:tcW w:w="1044" w:type="dxa"/>
          </w:tcPr>
          <w:p w:rsidR="00FE0FE9" w:rsidRPr="00872EF1" w:rsidRDefault="00FE0FE9" w:rsidP="004966E9">
            <w:pPr>
              <w:widowControl/>
              <w:rPr>
                <w:rFonts w:ascii="仿宋" w:hAnsi="仿宋" w:cs="宋体"/>
                <w:kern w:val="0"/>
                <w:sz w:val="21"/>
                <w:szCs w:val="21"/>
              </w:rPr>
            </w:pPr>
          </w:p>
        </w:tc>
      </w:tr>
    </w:tbl>
    <w:p w:rsidR="00FE0FE9" w:rsidRDefault="00FE0FE9" w:rsidP="00FE0FE9">
      <w:pPr>
        <w:rPr>
          <w:lang w:val="zh-CN"/>
        </w:rPr>
      </w:pPr>
      <w:r>
        <w:rPr>
          <w:lang w:val="zh-CN"/>
        </w:rPr>
        <w:object w:dxaOrig="1508" w:dyaOrig="9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6pt" o:ole="">
            <v:imagedata r:id="rId23" o:title=""/>
          </v:shape>
          <o:OLEObject Type="Link" ProgID="Excel.Sheet.12" ShapeID="_x0000_i1025" DrawAspect="Icon" r:id="rId24" UpdateMode="Always">
            <o:LinkType>EnhancedMetaFile</o:LinkType>
            <o:LockedField>false</o:LockedField>
            <o:FieldCodes>\f 0</o:FieldCodes>
          </o:OLEObject>
        </w:object>
      </w:r>
    </w:p>
    <w:p w:rsidR="005001D3" w:rsidRDefault="005001D3" w:rsidP="00FE0FE9">
      <w:pPr>
        <w:rPr>
          <w:lang w:val="zh-CN"/>
        </w:rPr>
      </w:pPr>
      <w:r>
        <w:rPr>
          <w:rFonts w:hint="eastAsia"/>
          <w:lang w:val="zh-CN"/>
        </w:rPr>
        <w:t>选项说明：</w:t>
      </w:r>
    </w:p>
    <w:p w:rsidR="005001D3" w:rsidRDefault="005001D3" w:rsidP="00FE0FE9">
      <w:pPr>
        <w:rPr>
          <w:lang w:val="zh-CN"/>
        </w:rPr>
      </w:pPr>
      <w:r>
        <w:rPr>
          <w:rFonts w:hint="eastAsia"/>
          <w:lang w:val="zh-CN"/>
        </w:rPr>
        <w:lastRenderedPageBreak/>
        <w:t>1.</w:t>
      </w:r>
      <w:r>
        <w:rPr>
          <w:rFonts w:hint="eastAsia"/>
          <w:lang w:val="zh-CN"/>
        </w:rPr>
        <w:t>【确定】按钮</w:t>
      </w:r>
    </w:p>
    <w:p w:rsidR="005001D3" w:rsidRDefault="005001D3" w:rsidP="00FE0FE9">
      <w:pPr>
        <w:rPr>
          <w:lang w:val="zh-CN"/>
        </w:rPr>
      </w:pPr>
      <w:r>
        <w:rPr>
          <w:rFonts w:hint="eastAsia"/>
          <w:lang w:val="zh-CN"/>
        </w:rPr>
        <w:t>用户单击【确定】按钮，系统校验是否已导入清单，若未导入，系统提示“请导入清单！”，若校验通过，则关闭当前页面，将相关信息</w:t>
      </w:r>
      <w:r w:rsidR="003A2B86">
        <w:rPr>
          <w:rFonts w:hint="eastAsia"/>
          <w:lang w:val="zh-CN"/>
        </w:rPr>
        <w:t>带入到预赔清单信息中。</w:t>
      </w:r>
    </w:p>
    <w:p w:rsidR="003A2B86" w:rsidRDefault="003A2B86" w:rsidP="00FE0FE9">
      <w:pPr>
        <w:rPr>
          <w:lang w:val="zh-CN"/>
        </w:rPr>
      </w:pPr>
      <w:r>
        <w:rPr>
          <w:rFonts w:hint="eastAsia"/>
          <w:lang w:val="zh-CN"/>
        </w:rPr>
        <w:t>2.</w:t>
      </w:r>
      <w:r>
        <w:rPr>
          <w:rFonts w:hint="eastAsia"/>
          <w:lang w:val="zh-CN"/>
        </w:rPr>
        <w:t>【返回】按钮</w:t>
      </w:r>
    </w:p>
    <w:p w:rsidR="003A2B86" w:rsidRDefault="003A2B86" w:rsidP="00FE0FE9">
      <w:pPr>
        <w:rPr>
          <w:lang w:val="zh-CN"/>
        </w:rPr>
      </w:pPr>
      <w:r>
        <w:rPr>
          <w:rFonts w:hint="eastAsia"/>
          <w:lang w:val="zh-CN"/>
        </w:rPr>
        <w:t>用户单击【返回】按钮，系统关闭弹窗，返回特殊赔案处理页面。</w:t>
      </w:r>
    </w:p>
    <w:p w:rsidR="00C27353" w:rsidRDefault="00C27353" w:rsidP="00FE0FE9">
      <w:pPr>
        <w:rPr>
          <w:lang w:val="zh-CN"/>
        </w:rPr>
      </w:pPr>
    </w:p>
    <w:p w:rsidR="00C27353" w:rsidRDefault="00C27353" w:rsidP="00C27353">
      <w:pPr>
        <w:keepNext/>
      </w:pPr>
      <w:r>
        <w:rPr>
          <w:noProof/>
        </w:rPr>
        <w:drawing>
          <wp:inline distT="0" distB="0" distL="0" distR="0" wp14:anchorId="4A143989" wp14:editId="04F02107">
            <wp:extent cx="5274310" cy="880883"/>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880883"/>
                    </a:xfrm>
                    <a:prstGeom prst="rect">
                      <a:avLst/>
                    </a:prstGeom>
                  </pic:spPr>
                </pic:pic>
              </a:graphicData>
            </a:graphic>
          </wp:inline>
        </w:drawing>
      </w:r>
    </w:p>
    <w:p w:rsidR="00712305" w:rsidRDefault="00C27353" w:rsidP="00C2735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ins w:id="63" w:author="ThinkPad" w:date="2017-12-28T09:27:00Z">
        <w:r w:rsidR="00465891">
          <w:rPr>
            <w:noProof/>
          </w:rPr>
          <w:t>12</w:t>
        </w:r>
      </w:ins>
      <w:del w:id="64" w:author="ThinkPad" w:date="2017-12-28T09:27:00Z">
        <w:r w:rsidR="00EF6EBA" w:rsidDel="00465891">
          <w:rPr>
            <w:noProof/>
          </w:rPr>
          <w:delText>10</w:delText>
        </w:r>
      </w:del>
      <w:r>
        <w:fldChar w:fldCharType="end"/>
      </w:r>
      <w:r>
        <w:t>下载清单</w:t>
      </w:r>
    </w:p>
    <w:tbl>
      <w:tblPr>
        <w:tblStyle w:val="a6"/>
        <w:tblW w:w="8042" w:type="dxa"/>
        <w:tblLook w:val="04A0" w:firstRow="1" w:lastRow="0" w:firstColumn="1" w:lastColumn="0" w:noHBand="0" w:noVBand="1"/>
      </w:tblPr>
      <w:tblGrid>
        <w:gridCol w:w="1374"/>
        <w:gridCol w:w="1438"/>
        <w:gridCol w:w="1501"/>
        <w:gridCol w:w="1121"/>
        <w:gridCol w:w="1564"/>
        <w:gridCol w:w="1044"/>
      </w:tblGrid>
      <w:tr w:rsidR="00CE7584" w:rsidRPr="00872EF1" w:rsidTr="00CE7584">
        <w:trPr>
          <w:trHeight w:val="376"/>
        </w:trPr>
        <w:tc>
          <w:tcPr>
            <w:tcW w:w="8042" w:type="dxa"/>
            <w:gridSpan w:val="6"/>
            <w:shd w:val="clear" w:color="auto" w:fill="F79646" w:themeFill="accent6"/>
          </w:tcPr>
          <w:p w:rsidR="00CE7584" w:rsidRPr="00872EF1" w:rsidRDefault="00CE7584" w:rsidP="006D4485">
            <w:pPr>
              <w:widowControl/>
              <w:jc w:val="center"/>
              <w:rPr>
                <w:rFonts w:ascii="仿宋" w:hAnsi="仿宋" w:cs="宋体"/>
                <w:b/>
                <w:kern w:val="0"/>
                <w:sz w:val="24"/>
                <w:szCs w:val="24"/>
              </w:rPr>
            </w:pPr>
            <w:r>
              <w:rPr>
                <w:rFonts w:ascii="仿宋" w:hAnsi="仿宋" w:cs="宋体" w:hint="eastAsia"/>
                <w:b/>
                <w:kern w:val="0"/>
                <w:sz w:val="24"/>
                <w:szCs w:val="24"/>
              </w:rPr>
              <w:t>下载清单</w:t>
            </w:r>
          </w:p>
        </w:tc>
      </w:tr>
      <w:tr w:rsidR="00CE7584" w:rsidRPr="00872EF1" w:rsidTr="00CE7584">
        <w:trPr>
          <w:trHeight w:val="543"/>
        </w:trPr>
        <w:tc>
          <w:tcPr>
            <w:tcW w:w="1374" w:type="dxa"/>
            <w:shd w:val="clear" w:color="auto" w:fill="9BBB59" w:themeFill="accent3"/>
          </w:tcPr>
          <w:p w:rsidR="00CE7584" w:rsidRPr="00872EF1" w:rsidRDefault="00CE7584" w:rsidP="006D4485">
            <w:pPr>
              <w:widowControl/>
              <w:jc w:val="center"/>
              <w:rPr>
                <w:rFonts w:ascii="仿宋" w:hAnsi="仿宋" w:cs="宋体"/>
                <w:b/>
                <w:kern w:val="0"/>
                <w:sz w:val="24"/>
                <w:szCs w:val="24"/>
              </w:rPr>
            </w:pPr>
            <w:r w:rsidRPr="00872EF1">
              <w:rPr>
                <w:rFonts w:ascii="仿宋" w:hAnsi="仿宋" w:cs="宋体" w:hint="eastAsia"/>
                <w:b/>
                <w:kern w:val="0"/>
                <w:sz w:val="24"/>
                <w:szCs w:val="24"/>
              </w:rPr>
              <w:t>页面元素</w:t>
            </w:r>
          </w:p>
        </w:tc>
        <w:tc>
          <w:tcPr>
            <w:tcW w:w="1438" w:type="dxa"/>
            <w:shd w:val="clear" w:color="auto" w:fill="9BBB59" w:themeFill="accent3"/>
          </w:tcPr>
          <w:p w:rsidR="00CE7584" w:rsidRPr="00872EF1" w:rsidRDefault="00CE7584" w:rsidP="006D4485">
            <w:pPr>
              <w:widowControl/>
              <w:jc w:val="center"/>
              <w:rPr>
                <w:rFonts w:ascii="仿宋" w:hAnsi="仿宋" w:cs="宋体"/>
                <w:b/>
                <w:kern w:val="0"/>
                <w:sz w:val="24"/>
                <w:szCs w:val="24"/>
              </w:rPr>
            </w:pPr>
            <w:r w:rsidRPr="00872EF1">
              <w:rPr>
                <w:rFonts w:ascii="仿宋" w:hAnsi="仿宋" w:cs="宋体" w:hint="eastAsia"/>
                <w:b/>
                <w:kern w:val="0"/>
                <w:sz w:val="24"/>
                <w:szCs w:val="24"/>
              </w:rPr>
              <w:t>交互类型</w:t>
            </w:r>
          </w:p>
        </w:tc>
        <w:tc>
          <w:tcPr>
            <w:tcW w:w="1501" w:type="dxa"/>
            <w:shd w:val="clear" w:color="auto" w:fill="9BBB59" w:themeFill="accent3"/>
          </w:tcPr>
          <w:p w:rsidR="00CE7584" w:rsidRPr="00872EF1" w:rsidRDefault="00CE7584" w:rsidP="006D4485">
            <w:pPr>
              <w:widowControl/>
              <w:jc w:val="center"/>
              <w:rPr>
                <w:rFonts w:ascii="仿宋" w:hAnsi="仿宋" w:cs="宋体"/>
                <w:b/>
                <w:kern w:val="0"/>
                <w:sz w:val="24"/>
                <w:szCs w:val="24"/>
              </w:rPr>
            </w:pPr>
            <w:r w:rsidRPr="00872EF1">
              <w:rPr>
                <w:rFonts w:ascii="仿宋" w:hAnsi="仿宋" w:cs="宋体" w:hint="eastAsia"/>
                <w:b/>
                <w:kern w:val="0"/>
                <w:sz w:val="24"/>
                <w:szCs w:val="24"/>
              </w:rPr>
              <w:t>交互模式</w:t>
            </w:r>
          </w:p>
        </w:tc>
        <w:tc>
          <w:tcPr>
            <w:tcW w:w="1121" w:type="dxa"/>
            <w:shd w:val="clear" w:color="auto" w:fill="9BBB59" w:themeFill="accent3"/>
          </w:tcPr>
          <w:p w:rsidR="00CE7584" w:rsidRPr="00872EF1" w:rsidRDefault="00CE7584" w:rsidP="006D4485">
            <w:pPr>
              <w:widowControl/>
              <w:jc w:val="center"/>
              <w:rPr>
                <w:rFonts w:ascii="仿宋" w:hAnsi="仿宋" w:cs="宋体"/>
                <w:b/>
                <w:kern w:val="0"/>
                <w:sz w:val="24"/>
                <w:szCs w:val="24"/>
              </w:rPr>
            </w:pPr>
            <w:r w:rsidRPr="00872EF1">
              <w:rPr>
                <w:rFonts w:ascii="仿宋" w:hAnsi="仿宋" w:cs="宋体" w:hint="eastAsia"/>
                <w:b/>
                <w:kern w:val="0"/>
                <w:sz w:val="24"/>
                <w:szCs w:val="24"/>
              </w:rPr>
              <w:t>是否必填</w:t>
            </w:r>
          </w:p>
        </w:tc>
        <w:tc>
          <w:tcPr>
            <w:tcW w:w="1564" w:type="dxa"/>
            <w:shd w:val="clear" w:color="auto" w:fill="9BBB59" w:themeFill="accent3"/>
          </w:tcPr>
          <w:p w:rsidR="00CE7584" w:rsidRPr="00872EF1" w:rsidRDefault="00CE7584" w:rsidP="006D4485">
            <w:pPr>
              <w:widowControl/>
              <w:jc w:val="center"/>
              <w:rPr>
                <w:rFonts w:ascii="仿宋" w:hAnsi="仿宋" w:cs="宋体"/>
                <w:b/>
                <w:kern w:val="0"/>
                <w:sz w:val="24"/>
                <w:szCs w:val="24"/>
              </w:rPr>
            </w:pPr>
            <w:r w:rsidRPr="00872EF1">
              <w:rPr>
                <w:rFonts w:ascii="仿宋" w:hAnsi="仿宋" w:cs="宋体" w:hint="eastAsia"/>
                <w:b/>
                <w:kern w:val="0"/>
                <w:sz w:val="24"/>
                <w:szCs w:val="24"/>
              </w:rPr>
              <w:t>内容说明</w:t>
            </w:r>
          </w:p>
        </w:tc>
        <w:tc>
          <w:tcPr>
            <w:tcW w:w="1044" w:type="dxa"/>
            <w:shd w:val="clear" w:color="auto" w:fill="9BBB59" w:themeFill="accent3"/>
          </w:tcPr>
          <w:p w:rsidR="00CE7584" w:rsidRPr="00872EF1" w:rsidRDefault="00CE7584" w:rsidP="006D4485">
            <w:pPr>
              <w:widowControl/>
              <w:jc w:val="center"/>
              <w:rPr>
                <w:rFonts w:ascii="仿宋" w:hAnsi="仿宋" w:cs="宋体"/>
                <w:b/>
                <w:kern w:val="0"/>
                <w:sz w:val="24"/>
                <w:szCs w:val="24"/>
              </w:rPr>
            </w:pPr>
            <w:r w:rsidRPr="00872EF1">
              <w:rPr>
                <w:rFonts w:ascii="仿宋" w:hAnsi="仿宋" w:cs="宋体" w:hint="eastAsia"/>
                <w:b/>
                <w:kern w:val="0"/>
                <w:sz w:val="24"/>
                <w:szCs w:val="24"/>
              </w:rPr>
              <w:t>默认值</w:t>
            </w:r>
          </w:p>
        </w:tc>
      </w:tr>
      <w:tr w:rsidR="00CE7584" w:rsidRPr="00872EF1" w:rsidTr="00CE7584">
        <w:trPr>
          <w:trHeight w:val="543"/>
        </w:trPr>
        <w:tc>
          <w:tcPr>
            <w:tcW w:w="8042" w:type="dxa"/>
            <w:gridSpan w:val="6"/>
            <w:shd w:val="clear" w:color="auto" w:fill="9BBB59" w:themeFill="accent3"/>
          </w:tcPr>
          <w:p w:rsidR="00CE7584" w:rsidRPr="00872EF1" w:rsidRDefault="00CE7584" w:rsidP="006D4485">
            <w:pPr>
              <w:widowControl/>
              <w:jc w:val="center"/>
              <w:rPr>
                <w:rFonts w:ascii="仿宋" w:hAnsi="仿宋" w:cs="宋体"/>
                <w:b/>
                <w:kern w:val="0"/>
                <w:sz w:val="24"/>
                <w:szCs w:val="24"/>
              </w:rPr>
            </w:pPr>
            <w:r>
              <w:rPr>
                <w:rFonts w:ascii="仿宋" w:hAnsi="仿宋" w:cs="宋体" w:hint="eastAsia"/>
                <w:b/>
                <w:bCs/>
                <w:kern w:val="0"/>
                <w:sz w:val="21"/>
                <w:szCs w:val="21"/>
                <w:lang w:val="zh-CN"/>
              </w:rPr>
              <w:t>下载清单</w:t>
            </w:r>
          </w:p>
        </w:tc>
      </w:tr>
      <w:tr w:rsidR="00CE7584" w:rsidTr="00CE7584">
        <w:trPr>
          <w:trHeight w:val="413"/>
        </w:trPr>
        <w:tc>
          <w:tcPr>
            <w:tcW w:w="1374" w:type="dxa"/>
          </w:tcPr>
          <w:p w:rsidR="00CE7584" w:rsidRDefault="00CE7584" w:rsidP="006D4485">
            <w:pPr>
              <w:widowControl/>
              <w:jc w:val="center"/>
              <w:rPr>
                <w:rFonts w:ascii="仿宋" w:hAnsi="仿宋" w:cs="宋体"/>
                <w:kern w:val="0"/>
                <w:sz w:val="21"/>
                <w:szCs w:val="21"/>
              </w:rPr>
            </w:pPr>
            <w:proofErr w:type="gramStart"/>
            <w:r>
              <w:rPr>
                <w:rFonts w:ascii="仿宋" w:hAnsi="仿宋" w:cs="宋体"/>
                <w:kern w:val="0"/>
                <w:sz w:val="21"/>
                <w:szCs w:val="21"/>
              </w:rPr>
              <w:t>下载定</w:t>
            </w:r>
            <w:proofErr w:type="gramEnd"/>
            <w:r>
              <w:rPr>
                <w:rFonts w:ascii="仿宋" w:hAnsi="仿宋" w:cs="宋体"/>
                <w:kern w:val="0"/>
                <w:sz w:val="21"/>
                <w:szCs w:val="21"/>
              </w:rPr>
              <w:t>损清单</w:t>
            </w:r>
          </w:p>
        </w:tc>
        <w:tc>
          <w:tcPr>
            <w:tcW w:w="1438" w:type="dxa"/>
          </w:tcPr>
          <w:p w:rsidR="00CE7584" w:rsidRDefault="00CE7584" w:rsidP="006D4485">
            <w:pPr>
              <w:widowControl/>
              <w:jc w:val="center"/>
              <w:rPr>
                <w:rFonts w:ascii="仿宋" w:hAnsi="仿宋" w:cs="宋体"/>
                <w:kern w:val="0"/>
                <w:sz w:val="21"/>
                <w:szCs w:val="21"/>
              </w:rPr>
            </w:pPr>
            <w:r>
              <w:rPr>
                <w:rFonts w:ascii="仿宋" w:hAnsi="仿宋" w:cs="宋体" w:hint="eastAsia"/>
                <w:kern w:val="0"/>
                <w:sz w:val="21"/>
                <w:szCs w:val="21"/>
              </w:rPr>
              <w:t>按钮</w:t>
            </w:r>
          </w:p>
        </w:tc>
        <w:tc>
          <w:tcPr>
            <w:tcW w:w="1501" w:type="dxa"/>
          </w:tcPr>
          <w:p w:rsidR="00CE7584" w:rsidRDefault="00CE7584" w:rsidP="006D4485">
            <w:pPr>
              <w:widowControl/>
              <w:jc w:val="center"/>
              <w:rPr>
                <w:rFonts w:ascii="仿宋" w:hAnsi="仿宋" w:cs="宋体"/>
                <w:kern w:val="0"/>
                <w:sz w:val="21"/>
                <w:szCs w:val="21"/>
              </w:rPr>
            </w:pPr>
            <w:r>
              <w:rPr>
                <w:rFonts w:ascii="仿宋" w:hAnsi="仿宋" w:cs="宋体" w:hint="eastAsia"/>
                <w:kern w:val="0"/>
                <w:sz w:val="21"/>
                <w:szCs w:val="21"/>
              </w:rPr>
              <w:t>单击</w:t>
            </w:r>
          </w:p>
        </w:tc>
        <w:tc>
          <w:tcPr>
            <w:tcW w:w="1121" w:type="dxa"/>
          </w:tcPr>
          <w:p w:rsidR="00CE7584" w:rsidRDefault="00CE7584" w:rsidP="006D4485">
            <w:pPr>
              <w:widowControl/>
              <w:jc w:val="center"/>
              <w:rPr>
                <w:rFonts w:ascii="仿宋" w:hAnsi="仿宋" w:cs="宋体"/>
                <w:kern w:val="0"/>
                <w:sz w:val="21"/>
                <w:szCs w:val="21"/>
              </w:rPr>
            </w:pPr>
          </w:p>
        </w:tc>
        <w:tc>
          <w:tcPr>
            <w:tcW w:w="1564" w:type="dxa"/>
          </w:tcPr>
          <w:p w:rsidR="00CE7584" w:rsidRDefault="00CE7584" w:rsidP="006D4485">
            <w:pPr>
              <w:widowControl/>
              <w:jc w:val="left"/>
              <w:rPr>
                <w:rFonts w:ascii="仿宋" w:hAnsi="仿宋" w:cs="宋体"/>
                <w:bCs/>
                <w:kern w:val="0"/>
                <w:sz w:val="21"/>
                <w:szCs w:val="21"/>
                <w:lang w:val="zh-CN"/>
              </w:rPr>
            </w:pPr>
            <w:r>
              <w:rPr>
                <w:rFonts w:ascii="仿宋" w:hAnsi="仿宋" w:cs="宋体"/>
                <w:bCs/>
                <w:kern w:val="0"/>
                <w:sz w:val="21"/>
                <w:szCs w:val="21"/>
                <w:lang w:val="zh-CN"/>
              </w:rPr>
              <w:t>单击下载定期清单</w:t>
            </w:r>
            <w:r>
              <w:rPr>
                <w:rFonts w:ascii="仿宋" w:hAnsi="仿宋" w:cs="宋体" w:hint="eastAsia"/>
                <w:bCs/>
                <w:kern w:val="0"/>
                <w:sz w:val="21"/>
                <w:szCs w:val="21"/>
                <w:lang w:val="zh-CN"/>
              </w:rPr>
              <w:t>，</w:t>
            </w:r>
            <w:r>
              <w:rPr>
                <w:rFonts w:ascii="仿宋" w:hAnsi="仿宋" w:cs="宋体"/>
                <w:bCs/>
                <w:kern w:val="0"/>
                <w:sz w:val="21"/>
                <w:szCs w:val="21"/>
                <w:lang w:val="zh-CN"/>
              </w:rPr>
              <w:t>见</w:t>
            </w:r>
            <w:r w:rsidRPr="00FE0FE9">
              <w:rPr>
                <w:rFonts w:ascii="仿宋" w:hAnsi="仿宋" w:cs="宋体" w:hint="eastAsia"/>
                <w:bCs/>
                <w:i/>
                <w:kern w:val="0"/>
                <w:sz w:val="21"/>
                <w:szCs w:val="21"/>
                <w:lang w:val="zh-CN"/>
              </w:rPr>
              <w:t>《</w:t>
            </w:r>
            <w:r w:rsidRPr="00FE0FE9">
              <w:rPr>
                <w:rFonts w:ascii="仿宋" w:hAnsi="仿宋" w:cs="宋体"/>
                <w:bCs/>
                <w:i/>
                <w:kern w:val="0"/>
                <w:sz w:val="21"/>
                <w:szCs w:val="21"/>
                <w:lang w:val="zh-CN"/>
              </w:rPr>
              <w:t>清单表格合集</w:t>
            </w:r>
            <w:r w:rsidRPr="00FE0FE9">
              <w:rPr>
                <w:rFonts w:ascii="仿宋" w:hAnsi="仿宋" w:cs="宋体" w:hint="eastAsia"/>
                <w:bCs/>
                <w:i/>
                <w:kern w:val="0"/>
                <w:sz w:val="21"/>
                <w:szCs w:val="21"/>
                <w:lang w:val="zh-CN"/>
              </w:rPr>
              <w:t>》</w:t>
            </w:r>
            <w:r>
              <w:rPr>
                <w:rFonts w:ascii="仿宋" w:hAnsi="仿宋" w:cs="宋体"/>
                <w:bCs/>
                <w:kern w:val="0"/>
                <w:sz w:val="21"/>
                <w:szCs w:val="21"/>
                <w:lang w:val="zh-CN"/>
              </w:rPr>
              <w:t>表格中的定损清单</w:t>
            </w:r>
            <w:r>
              <w:rPr>
                <w:rFonts w:ascii="仿宋" w:hAnsi="仿宋" w:cs="宋体" w:hint="eastAsia"/>
                <w:bCs/>
                <w:kern w:val="0"/>
                <w:sz w:val="21"/>
                <w:szCs w:val="21"/>
                <w:lang w:val="zh-CN"/>
              </w:rPr>
              <w:t>sheet页</w:t>
            </w:r>
          </w:p>
        </w:tc>
        <w:tc>
          <w:tcPr>
            <w:tcW w:w="1044" w:type="dxa"/>
          </w:tcPr>
          <w:p w:rsidR="00CE7584" w:rsidRDefault="00CE7584" w:rsidP="006D4485">
            <w:pPr>
              <w:widowControl/>
              <w:jc w:val="center"/>
              <w:rPr>
                <w:rFonts w:ascii="仿宋" w:hAnsi="仿宋" w:cs="宋体"/>
                <w:kern w:val="0"/>
                <w:sz w:val="21"/>
                <w:szCs w:val="21"/>
              </w:rPr>
            </w:pPr>
          </w:p>
        </w:tc>
      </w:tr>
      <w:tr w:rsidR="00CE7584" w:rsidTr="00CE7584">
        <w:trPr>
          <w:trHeight w:val="413"/>
        </w:trPr>
        <w:tc>
          <w:tcPr>
            <w:tcW w:w="1374" w:type="dxa"/>
          </w:tcPr>
          <w:p w:rsidR="00CE7584" w:rsidRDefault="00CE7584" w:rsidP="006D4485">
            <w:pPr>
              <w:widowControl/>
              <w:jc w:val="center"/>
              <w:rPr>
                <w:rFonts w:ascii="仿宋" w:hAnsi="仿宋" w:cs="宋体"/>
                <w:kern w:val="0"/>
                <w:sz w:val="21"/>
                <w:szCs w:val="21"/>
              </w:rPr>
            </w:pPr>
            <w:r>
              <w:rPr>
                <w:rFonts w:ascii="仿宋" w:hAnsi="仿宋" w:cs="宋体"/>
                <w:kern w:val="0"/>
                <w:sz w:val="21"/>
                <w:szCs w:val="21"/>
              </w:rPr>
              <w:t>下载理赔清单</w:t>
            </w:r>
          </w:p>
        </w:tc>
        <w:tc>
          <w:tcPr>
            <w:tcW w:w="1438" w:type="dxa"/>
          </w:tcPr>
          <w:p w:rsidR="00CE7584" w:rsidRDefault="00CE7584" w:rsidP="006D4485">
            <w:pPr>
              <w:widowControl/>
              <w:jc w:val="center"/>
              <w:rPr>
                <w:rFonts w:ascii="仿宋" w:hAnsi="仿宋" w:cs="宋体"/>
                <w:kern w:val="0"/>
                <w:sz w:val="21"/>
                <w:szCs w:val="21"/>
              </w:rPr>
            </w:pPr>
            <w:r>
              <w:rPr>
                <w:rFonts w:ascii="仿宋" w:hAnsi="仿宋" w:cs="宋体" w:hint="eastAsia"/>
                <w:kern w:val="0"/>
                <w:sz w:val="21"/>
                <w:szCs w:val="21"/>
              </w:rPr>
              <w:t>按钮</w:t>
            </w:r>
          </w:p>
        </w:tc>
        <w:tc>
          <w:tcPr>
            <w:tcW w:w="1501" w:type="dxa"/>
          </w:tcPr>
          <w:p w:rsidR="00CE7584" w:rsidRDefault="00CE7584" w:rsidP="006D4485">
            <w:pPr>
              <w:widowControl/>
              <w:jc w:val="center"/>
              <w:rPr>
                <w:rFonts w:ascii="仿宋" w:hAnsi="仿宋" w:cs="宋体"/>
                <w:kern w:val="0"/>
                <w:sz w:val="21"/>
                <w:szCs w:val="21"/>
              </w:rPr>
            </w:pPr>
            <w:r>
              <w:rPr>
                <w:rFonts w:ascii="仿宋" w:hAnsi="仿宋" w:cs="宋体" w:hint="eastAsia"/>
                <w:kern w:val="0"/>
                <w:sz w:val="21"/>
                <w:szCs w:val="21"/>
              </w:rPr>
              <w:t>单击</w:t>
            </w:r>
          </w:p>
        </w:tc>
        <w:tc>
          <w:tcPr>
            <w:tcW w:w="1121" w:type="dxa"/>
          </w:tcPr>
          <w:p w:rsidR="00CE7584" w:rsidRDefault="00CE7584" w:rsidP="006D4485">
            <w:pPr>
              <w:widowControl/>
              <w:jc w:val="center"/>
              <w:rPr>
                <w:rFonts w:ascii="仿宋" w:hAnsi="仿宋" w:cs="宋体"/>
                <w:kern w:val="0"/>
                <w:sz w:val="21"/>
                <w:szCs w:val="21"/>
              </w:rPr>
            </w:pPr>
          </w:p>
        </w:tc>
        <w:tc>
          <w:tcPr>
            <w:tcW w:w="1564" w:type="dxa"/>
          </w:tcPr>
          <w:p w:rsidR="00CE7584" w:rsidRDefault="00CE7584" w:rsidP="006D4485">
            <w:pPr>
              <w:widowControl/>
              <w:jc w:val="left"/>
              <w:rPr>
                <w:rFonts w:ascii="仿宋" w:hAnsi="仿宋" w:cs="宋体"/>
                <w:bCs/>
                <w:kern w:val="0"/>
                <w:sz w:val="21"/>
                <w:szCs w:val="21"/>
                <w:lang w:val="zh-CN"/>
              </w:rPr>
            </w:pPr>
            <w:r>
              <w:rPr>
                <w:rFonts w:ascii="仿宋" w:hAnsi="仿宋" w:cs="宋体"/>
                <w:bCs/>
                <w:kern w:val="0"/>
                <w:sz w:val="21"/>
                <w:szCs w:val="21"/>
                <w:lang w:val="zh-CN"/>
              </w:rPr>
              <w:t>单击下载</w:t>
            </w:r>
            <w:r>
              <w:rPr>
                <w:rFonts w:ascii="仿宋" w:hAnsi="仿宋" w:cs="宋体" w:hint="eastAsia"/>
                <w:bCs/>
                <w:kern w:val="0"/>
                <w:sz w:val="21"/>
                <w:szCs w:val="21"/>
                <w:lang w:val="zh-CN"/>
              </w:rPr>
              <w:t>已生成内容的</w:t>
            </w:r>
            <w:r>
              <w:rPr>
                <w:rFonts w:ascii="仿宋" w:hAnsi="仿宋" w:cs="宋体"/>
                <w:bCs/>
                <w:kern w:val="0"/>
                <w:sz w:val="21"/>
                <w:szCs w:val="21"/>
                <w:lang w:val="zh-CN"/>
              </w:rPr>
              <w:t>理赔清单见</w:t>
            </w:r>
            <w:r w:rsidRPr="00FE0FE9">
              <w:rPr>
                <w:rFonts w:ascii="仿宋" w:hAnsi="仿宋" w:cs="宋体" w:hint="eastAsia"/>
                <w:bCs/>
                <w:i/>
                <w:kern w:val="0"/>
                <w:sz w:val="21"/>
                <w:szCs w:val="21"/>
                <w:lang w:val="zh-CN"/>
              </w:rPr>
              <w:t>《</w:t>
            </w:r>
            <w:r w:rsidRPr="00FE0FE9">
              <w:rPr>
                <w:rFonts w:ascii="仿宋" w:hAnsi="仿宋" w:cs="宋体"/>
                <w:bCs/>
                <w:i/>
                <w:kern w:val="0"/>
                <w:sz w:val="21"/>
                <w:szCs w:val="21"/>
                <w:lang w:val="zh-CN"/>
              </w:rPr>
              <w:t>清单表格合集</w:t>
            </w:r>
            <w:r w:rsidRPr="00FE0FE9">
              <w:rPr>
                <w:rFonts w:ascii="仿宋" w:hAnsi="仿宋" w:cs="宋体" w:hint="eastAsia"/>
                <w:bCs/>
                <w:i/>
                <w:kern w:val="0"/>
                <w:sz w:val="21"/>
                <w:szCs w:val="21"/>
                <w:lang w:val="zh-CN"/>
              </w:rPr>
              <w:t>》</w:t>
            </w:r>
            <w:r>
              <w:rPr>
                <w:rFonts w:ascii="仿宋" w:hAnsi="仿宋" w:cs="宋体"/>
                <w:bCs/>
                <w:kern w:val="0"/>
                <w:sz w:val="21"/>
                <w:szCs w:val="21"/>
                <w:lang w:val="zh-CN"/>
              </w:rPr>
              <w:t>表格中的理赔清单</w:t>
            </w:r>
            <w:r>
              <w:rPr>
                <w:rFonts w:ascii="仿宋" w:hAnsi="仿宋" w:cs="宋体" w:hint="eastAsia"/>
                <w:bCs/>
                <w:kern w:val="0"/>
                <w:sz w:val="21"/>
                <w:szCs w:val="21"/>
                <w:lang w:val="zh-CN"/>
              </w:rPr>
              <w:t>sheet页。</w:t>
            </w:r>
          </w:p>
        </w:tc>
        <w:tc>
          <w:tcPr>
            <w:tcW w:w="1044" w:type="dxa"/>
          </w:tcPr>
          <w:p w:rsidR="00CE7584" w:rsidRDefault="00CE7584" w:rsidP="006D4485">
            <w:pPr>
              <w:widowControl/>
              <w:jc w:val="center"/>
              <w:rPr>
                <w:rFonts w:ascii="仿宋" w:hAnsi="仿宋" w:cs="宋体"/>
                <w:kern w:val="0"/>
                <w:sz w:val="21"/>
                <w:szCs w:val="21"/>
              </w:rPr>
            </w:pPr>
          </w:p>
        </w:tc>
      </w:tr>
    </w:tbl>
    <w:p w:rsidR="00C27353" w:rsidRDefault="00CE7584" w:rsidP="00C27353">
      <w:r>
        <w:t>选项说明</w:t>
      </w:r>
      <w:r>
        <w:rPr>
          <w:rFonts w:hint="eastAsia"/>
        </w:rPr>
        <w:t>：</w:t>
      </w:r>
    </w:p>
    <w:p w:rsidR="00CE7584" w:rsidRDefault="00CE7584" w:rsidP="00C27353">
      <w:r>
        <w:rPr>
          <w:rFonts w:hint="eastAsia"/>
        </w:rPr>
        <w:t>1.</w:t>
      </w:r>
      <w:r>
        <w:rPr>
          <w:rFonts w:hint="eastAsia"/>
        </w:rPr>
        <w:t>【返回】按钮</w:t>
      </w:r>
    </w:p>
    <w:p w:rsidR="00CE7584" w:rsidRPr="00C27353" w:rsidRDefault="00CE7584" w:rsidP="00C27353">
      <w:r>
        <w:rPr>
          <w:rFonts w:hint="eastAsia"/>
        </w:rPr>
        <w:t>用户单击【返回】按钮，关闭弹窗，返回图</w:t>
      </w:r>
      <w:ins w:id="65" w:author="ThinkPad" w:date="2017-12-28T09:30:00Z">
        <w:r w:rsidR="00B9732E">
          <w:rPr>
            <w:rFonts w:hint="eastAsia"/>
          </w:rPr>
          <w:t>9</w:t>
        </w:r>
      </w:ins>
      <w:del w:id="66" w:author="ThinkPad" w:date="2017-12-28T09:30:00Z">
        <w:r w:rsidR="00AC470E" w:rsidDel="00B9732E">
          <w:rPr>
            <w:rFonts w:hint="eastAsia"/>
          </w:rPr>
          <w:delText>7</w:delText>
        </w:r>
      </w:del>
      <w:r>
        <w:rPr>
          <w:rFonts w:hint="eastAsia"/>
        </w:rPr>
        <w:t>.</w:t>
      </w:r>
    </w:p>
    <w:p w:rsidR="001221C5" w:rsidRDefault="001221C5" w:rsidP="001221C5">
      <w:pPr>
        <w:pStyle w:val="3"/>
        <w:ind w:right="320"/>
        <w:rPr>
          <w:rFonts w:eastAsiaTheme="minorEastAsia"/>
        </w:rPr>
      </w:pPr>
      <w:r>
        <w:rPr>
          <w:rFonts w:hint="eastAsia"/>
        </w:rPr>
        <w:lastRenderedPageBreak/>
        <w:t>支付管理</w:t>
      </w:r>
      <w:r>
        <w:rPr>
          <w:rFonts w:asciiTheme="minorEastAsia" w:eastAsiaTheme="minorEastAsia" w:hAnsiTheme="minorEastAsia" w:hint="eastAsia"/>
        </w:rPr>
        <w:t>（种植险与养殖险通用）</w:t>
      </w:r>
    </w:p>
    <w:p w:rsidR="001221C5" w:rsidRDefault="001221C5" w:rsidP="001221C5">
      <w:pPr>
        <w:pStyle w:val="4"/>
      </w:pPr>
      <w:r>
        <w:rPr>
          <w:rFonts w:hint="eastAsia"/>
        </w:rPr>
        <w:t>支付信息管理</w:t>
      </w:r>
    </w:p>
    <w:p w:rsidR="0027588D" w:rsidRPr="00872EF1" w:rsidRDefault="0027588D" w:rsidP="0027588D">
      <w:pPr>
        <w:pStyle w:val="5"/>
        <w:rPr>
          <w:lang w:val="zh-CN"/>
        </w:rPr>
      </w:pPr>
      <w:r w:rsidRPr="00872EF1">
        <w:rPr>
          <w:rFonts w:hint="eastAsia"/>
          <w:lang w:val="zh-CN"/>
        </w:rPr>
        <w:t>业务场景</w:t>
      </w:r>
    </w:p>
    <w:p w:rsidR="0027588D" w:rsidRPr="00872EF1" w:rsidRDefault="0027588D" w:rsidP="0027588D">
      <w:pPr>
        <w:ind w:left="420"/>
        <w:rPr>
          <w:lang w:val="zh-CN"/>
        </w:rPr>
      </w:pPr>
      <w:r w:rsidRPr="00872EF1">
        <w:rPr>
          <w:rFonts w:hint="eastAsia"/>
          <w:lang w:val="zh-CN"/>
        </w:rPr>
        <w:t>用于用户在此进行支付信息管理，包括支付信息的录入、维护、查询。</w:t>
      </w:r>
    </w:p>
    <w:p w:rsidR="0027588D" w:rsidRPr="00872EF1" w:rsidRDefault="0027588D" w:rsidP="0027588D">
      <w:pPr>
        <w:pStyle w:val="5"/>
        <w:rPr>
          <w:lang w:val="zh-CN"/>
        </w:rPr>
      </w:pPr>
      <w:r w:rsidRPr="00872EF1">
        <w:rPr>
          <w:rFonts w:hint="eastAsia"/>
          <w:lang w:val="zh-CN"/>
        </w:rPr>
        <w:t>菜单设置及权限</w:t>
      </w:r>
    </w:p>
    <w:p w:rsidR="0027588D" w:rsidRPr="00872EF1" w:rsidRDefault="0027588D" w:rsidP="0027588D">
      <w:pPr>
        <w:ind w:left="420"/>
        <w:rPr>
          <w:lang w:val="zh-CN"/>
        </w:rPr>
      </w:pPr>
      <w:r w:rsidRPr="00872EF1">
        <w:rPr>
          <w:rFonts w:hint="eastAsia"/>
          <w:lang w:val="zh-CN"/>
        </w:rPr>
        <w:t>菜单：在菜单栏设置三级菜单</w:t>
      </w:r>
      <w:r w:rsidRPr="00872EF1">
        <w:rPr>
          <w:lang w:val="zh-CN"/>
        </w:rPr>
        <w:t>—</w:t>
      </w:r>
      <w:r w:rsidRPr="00872EF1">
        <w:rPr>
          <w:rFonts w:hint="eastAsia"/>
          <w:lang w:val="zh-CN"/>
        </w:rPr>
        <w:t>理赔管理</w:t>
      </w:r>
      <w:r w:rsidRPr="00872EF1">
        <w:rPr>
          <w:lang w:val="zh-CN"/>
        </w:rPr>
        <w:t>—</w:t>
      </w:r>
      <w:r w:rsidRPr="00872EF1">
        <w:rPr>
          <w:rFonts w:hint="eastAsia"/>
          <w:lang w:val="zh-CN"/>
        </w:rPr>
        <w:t>支付管理</w:t>
      </w:r>
      <w:r w:rsidRPr="00872EF1">
        <w:rPr>
          <w:lang w:val="zh-CN"/>
        </w:rPr>
        <w:t>—</w:t>
      </w:r>
      <w:r w:rsidRPr="00872EF1">
        <w:rPr>
          <w:rFonts w:hint="eastAsia"/>
          <w:lang w:val="zh-CN"/>
        </w:rPr>
        <w:t>支付信息管理</w:t>
      </w:r>
    </w:p>
    <w:p w:rsidR="0027588D" w:rsidRPr="00872EF1" w:rsidRDefault="0027588D" w:rsidP="0027588D">
      <w:pPr>
        <w:ind w:left="420"/>
        <w:rPr>
          <w:lang w:val="zh-CN"/>
        </w:rPr>
      </w:pPr>
      <w:r w:rsidRPr="00872EF1">
        <w:rPr>
          <w:rFonts w:hint="eastAsia"/>
          <w:lang w:val="zh-CN"/>
        </w:rPr>
        <w:t>访问权限：</w:t>
      </w:r>
      <w:r w:rsidRPr="00872EF1">
        <w:rPr>
          <w:lang w:val="zh-CN"/>
        </w:rPr>
        <w:t xml:space="preserve"> </w:t>
      </w:r>
      <w:r>
        <w:rPr>
          <w:lang w:val="zh-CN"/>
        </w:rPr>
        <w:t>各机构农险</w:t>
      </w:r>
      <w:r>
        <w:rPr>
          <w:rFonts w:hint="eastAsia"/>
          <w:lang w:val="zh-CN"/>
        </w:rPr>
        <w:t>经理、呼叫中心接报案、系统运维员、中支理赔内勤</w:t>
      </w:r>
    </w:p>
    <w:p w:rsidR="0027588D" w:rsidRPr="00872EF1" w:rsidRDefault="0027588D" w:rsidP="0027588D">
      <w:pPr>
        <w:pStyle w:val="5"/>
        <w:rPr>
          <w:lang w:val="zh-CN"/>
        </w:rPr>
      </w:pPr>
      <w:r w:rsidRPr="00872EF1">
        <w:rPr>
          <w:rFonts w:hint="eastAsia"/>
          <w:lang w:val="zh-CN"/>
        </w:rPr>
        <w:t>功能概述</w:t>
      </w:r>
    </w:p>
    <w:p w:rsidR="0027588D" w:rsidRDefault="0027588D" w:rsidP="0027588D">
      <w:pPr>
        <w:ind w:left="420"/>
        <w:rPr>
          <w:lang w:val="zh-CN"/>
        </w:rPr>
      </w:pPr>
      <w:r w:rsidRPr="00872EF1">
        <w:rPr>
          <w:rFonts w:hint="eastAsia"/>
          <w:lang w:val="zh-CN"/>
        </w:rPr>
        <w:t>在查询页面录入查询条件，点击【查询】按钮，</w:t>
      </w:r>
      <w:r>
        <w:rPr>
          <w:rFonts w:hint="eastAsia"/>
          <w:lang w:val="zh-CN"/>
        </w:rPr>
        <w:t>对已录入支付信息进行查询，</w:t>
      </w:r>
      <w:r w:rsidRPr="00872EF1">
        <w:rPr>
          <w:rFonts w:hint="eastAsia"/>
          <w:lang w:val="zh-CN"/>
        </w:rPr>
        <w:t>页面显示符合条件的查询结果</w:t>
      </w:r>
      <w:r>
        <w:rPr>
          <w:rFonts w:hint="eastAsia"/>
          <w:lang w:val="zh-CN"/>
        </w:rPr>
        <w:t>，针对</w:t>
      </w:r>
      <w:r w:rsidR="00F81BD9">
        <w:rPr>
          <w:rFonts w:hint="eastAsia"/>
          <w:lang w:val="zh-CN"/>
        </w:rPr>
        <w:t>处理</w:t>
      </w:r>
      <w:r>
        <w:rPr>
          <w:rFonts w:hint="eastAsia"/>
          <w:lang w:val="zh-CN"/>
        </w:rPr>
        <w:t>状态，可进行相应操作</w:t>
      </w:r>
      <w:r w:rsidRPr="00872EF1">
        <w:rPr>
          <w:rFonts w:hint="eastAsia"/>
          <w:lang w:val="zh-CN"/>
        </w:rPr>
        <w:t>。</w:t>
      </w:r>
    </w:p>
    <w:p w:rsidR="0027588D" w:rsidRPr="0027588D" w:rsidRDefault="0027588D" w:rsidP="0027588D">
      <w:pPr>
        <w:ind w:left="420"/>
        <w:rPr>
          <w:lang w:val="zh-CN"/>
        </w:rPr>
      </w:pPr>
      <w:r>
        <w:rPr>
          <w:rFonts w:hint="eastAsia"/>
          <w:lang w:val="zh-CN"/>
        </w:rPr>
        <w:t>点击【录入支付信息】按钮进入查询页面，</w:t>
      </w:r>
      <w:r w:rsidRPr="00872EF1">
        <w:rPr>
          <w:rFonts w:hint="eastAsia"/>
          <w:lang w:val="zh-CN"/>
        </w:rPr>
        <w:t>选择要处理的案件，选择点击【整单支付】或【清单支付】。支付信息录入完成之后，提交双</w:t>
      </w:r>
      <w:proofErr w:type="gramStart"/>
      <w:r w:rsidRPr="00872EF1">
        <w:rPr>
          <w:rFonts w:hint="eastAsia"/>
          <w:lang w:val="zh-CN"/>
        </w:rPr>
        <w:t>核系统</w:t>
      </w:r>
      <w:proofErr w:type="gramEnd"/>
      <w:r w:rsidRPr="00872EF1">
        <w:rPr>
          <w:rFonts w:hint="eastAsia"/>
          <w:lang w:val="zh-CN"/>
        </w:rPr>
        <w:t>审核。</w:t>
      </w:r>
    </w:p>
    <w:p w:rsidR="001221C5" w:rsidRPr="00B25B47" w:rsidRDefault="001221C5" w:rsidP="001221C5">
      <w:pPr>
        <w:pStyle w:val="5"/>
        <w:rPr>
          <w:lang w:val="zh-CN"/>
        </w:rPr>
      </w:pPr>
      <w:r>
        <w:rPr>
          <w:rFonts w:hint="eastAsia"/>
          <w:lang w:val="zh-CN"/>
        </w:rPr>
        <w:lastRenderedPageBreak/>
        <w:t>页面原型</w:t>
      </w:r>
    </w:p>
    <w:p w:rsidR="001221C5" w:rsidRDefault="00130046" w:rsidP="001221C5">
      <w:pPr>
        <w:keepNext/>
      </w:pPr>
      <w:r>
        <w:rPr>
          <w:noProof/>
        </w:rPr>
        <w:drawing>
          <wp:inline distT="0" distB="0" distL="0" distR="0" wp14:anchorId="0B2FBE5F" wp14:editId="41A6F829">
            <wp:extent cx="5274310" cy="4016778"/>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016778"/>
                    </a:xfrm>
                    <a:prstGeom prst="rect">
                      <a:avLst/>
                    </a:prstGeom>
                  </pic:spPr>
                </pic:pic>
              </a:graphicData>
            </a:graphic>
          </wp:inline>
        </w:drawing>
      </w:r>
    </w:p>
    <w:p w:rsidR="001221C5" w:rsidRPr="001221C5" w:rsidRDefault="001221C5" w:rsidP="001221C5">
      <w:pPr>
        <w:pStyle w:val="a8"/>
        <w:jc w:val="center"/>
        <w:rPr>
          <w:lang w:val="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ins w:id="67" w:author="ThinkPad" w:date="2017-12-28T09:27:00Z">
        <w:r w:rsidR="00465891">
          <w:rPr>
            <w:noProof/>
          </w:rPr>
          <w:t>13</w:t>
        </w:r>
      </w:ins>
      <w:del w:id="68" w:author="ThinkPad" w:date="2017-12-28T09:27:00Z">
        <w:r w:rsidR="00EF6EBA" w:rsidDel="00465891">
          <w:rPr>
            <w:noProof/>
          </w:rPr>
          <w:delText>11</w:delText>
        </w:r>
      </w:del>
      <w:r>
        <w:fldChar w:fldCharType="end"/>
      </w:r>
      <w:r>
        <w:t>支付信息管理</w:t>
      </w:r>
      <w:r>
        <w:rPr>
          <w:rFonts w:hint="eastAsia"/>
        </w:rPr>
        <w:t>-</w:t>
      </w:r>
      <w:r>
        <w:t>查询</w:t>
      </w:r>
    </w:p>
    <w:p w:rsidR="001221C5" w:rsidRDefault="001221C5" w:rsidP="001221C5">
      <w:r>
        <w:rPr>
          <w:rFonts w:hint="eastAsia"/>
        </w:rPr>
        <w:t>选项和元素说明：</w:t>
      </w:r>
    </w:p>
    <w:tbl>
      <w:tblPr>
        <w:tblStyle w:val="a6"/>
        <w:tblW w:w="8042" w:type="dxa"/>
        <w:jc w:val="center"/>
        <w:tblLook w:val="04A0" w:firstRow="1" w:lastRow="0" w:firstColumn="1" w:lastColumn="0" w:noHBand="0" w:noVBand="1"/>
      </w:tblPr>
      <w:tblGrid>
        <w:gridCol w:w="1374"/>
        <w:gridCol w:w="1438"/>
        <w:gridCol w:w="1501"/>
        <w:gridCol w:w="1121"/>
        <w:gridCol w:w="1564"/>
        <w:gridCol w:w="1044"/>
      </w:tblGrid>
      <w:tr w:rsidR="001221C5" w:rsidRPr="00872EF1" w:rsidTr="001221C5">
        <w:trPr>
          <w:trHeight w:val="376"/>
          <w:jc w:val="center"/>
        </w:trPr>
        <w:tc>
          <w:tcPr>
            <w:tcW w:w="8042" w:type="dxa"/>
            <w:gridSpan w:val="6"/>
            <w:shd w:val="clear" w:color="auto" w:fill="F79646" w:themeFill="accent6"/>
          </w:tcPr>
          <w:p w:rsidR="001221C5" w:rsidRPr="00872EF1" w:rsidRDefault="001221C5" w:rsidP="001221C5">
            <w:pPr>
              <w:widowControl/>
              <w:jc w:val="center"/>
              <w:rPr>
                <w:rFonts w:ascii="仿宋" w:hAnsi="仿宋" w:cs="宋体"/>
                <w:b/>
                <w:kern w:val="0"/>
                <w:sz w:val="24"/>
                <w:szCs w:val="24"/>
              </w:rPr>
            </w:pPr>
            <w:r>
              <w:rPr>
                <w:rFonts w:ascii="仿宋" w:hAnsi="仿宋" w:cs="宋体" w:hint="eastAsia"/>
                <w:b/>
                <w:kern w:val="0"/>
                <w:sz w:val="24"/>
                <w:szCs w:val="24"/>
              </w:rPr>
              <w:t>支付信息管理——查询</w:t>
            </w:r>
          </w:p>
        </w:tc>
      </w:tr>
      <w:tr w:rsidR="001221C5" w:rsidRPr="00872EF1" w:rsidTr="001221C5">
        <w:trPr>
          <w:trHeight w:val="543"/>
          <w:jc w:val="center"/>
        </w:trPr>
        <w:tc>
          <w:tcPr>
            <w:tcW w:w="1374" w:type="dxa"/>
            <w:shd w:val="clear" w:color="auto" w:fill="9BBB59" w:themeFill="accent3"/>
          </w:tcPr>
          <w:p w:rsidR="001221C5" w:rsidRPr="00872EF1" w:rsidRDefault="001221C5" w:rsidP="001221C5">
            <w:pPr>
              <w:widowControl/>
              <w:jc w:val="center"/>
              <w:rPr>
                <w:rFonts w:ascii="仿宋" w:hAnsi="仿宋" w:cs="宋体"/>
                <w:b/>
                <w:kern w:val="0"/>
                <w:sz w:val="24"/>
                <w:szCs w:val="24"/>
              </w:rPr>
            </w:pPr>
            <w:r w:rsidRPr="00872EF1">
              <w:rPr>
                <w:rFonts w:ascii="仿宋" w:hAnsi="仿宋" w:cs="宋体" w:hint="eastAsia"/>
                <w:b/>
                <w:kern w:val="0"/>
                <w:sz w:val="24"/>
                <w:szCs w:val="24"/>
              </w:rPr>
              <w:t>页面元素</w:t>
            </w:r>
          </w:p>
        </w:tc>
        <w:tc>
          <w:tcPr>
            <w:tcW w:w="1438" w:type="dxa"/>
            <w:shd w:val="clear" w:color="auto" w:fill="9BBB59" w:themeFill="accent3"/>
          </w:tcPr>
          <w:p w:rsidR="001221C5" w:rsidRPr="00872EF1" w:rsidRDefault="001221C5" w:rsidP="001221C5">
            <w:pPr>
              <w:widowControl/>
              <w:jc w:val="center"/>
              <w:rPr>
                <w:rFonts w:ascii="仿宋" w:hAnsi="仿宋" w:cs="宋体"/>
                <w:b/>
                <w:kern w:val="0"/>
                <w:sz w:val="24"/>
                <w:szCs w:val="24"/>
              </w:rPr>
            </w:pPr>
            <w:r w:rsidRPr="00872EF1">
              <w:rPr>
                <w:rFonts w:ascii="仿宋" w:hAnsi="仿宋" w:cs="宋体" w:hint="eastAsia"/>
                <w:b/>
                <w:kern w:val="0"/>
                <w:sz w:val="24"/>
                <w:szCs w:val="24"/>
              </w:rPr>
              <w:t>交互类型</w:t>
            </w:r>
          </w:p>
        </w:tc>
        <w:tc>
          <w:tcPr>
            <w:tcW w:w="1501" w:type="dxa"/>
            <w:shd w:val="clear" w:color="auto" w:fill="9BBB59" w:themeFill="accent3"/>
          </w:tcPr>
          <w:p w:rsidR="001221C5" w:rsidRPr="00872EF1" w:rsidRDefault="001221C5" w:rsidP="001221C5">
            <w:pPr>
              <w:widowControl/>
              <w:jc w:val="center"/>
              <w:rPr>
                <w:rFonts w:ascii="仿宋" w:hAnsi="仿宋" w:cs="宋体"/>
                <w:b/>
                <w:kern w:val="0"/>
                <w:sz w:val="24"/>
                <w:szCs w:val="24"/>
              </w:rPr>
            </w:pPr>
            <w:r w:rsidRPr="00872EF1">
              <w:rPr>
                <w:rFonts w:ascii="仿宋" w:hAnsi="仿宋" w:cs="宋体" w:hint="eastAsia"/>
                <w:b/>
                <w:kern w:val="0"/>
                <w:sz w:val="24"/>
                <w:szCs w:val="24"/>
              </w:rPr>
              <w:t>交互模式</w:t>
            </w:r>
          </w:p>
        </w:tc>
        <w:tc>
          <w:tcPr>
            <w:tcW w:w="1121" w:type="dxa"/>
            <w:shd w:val="clear" w:color="auto" w:fill="9BBB59" w:themeFill="accent3"/>
          </w:tcPr>
          <w:p w:rsidR="001221C5" w:rsidRPr="00872EF1" w:rsidRDefault="001221C5" w:rsidP="001221C5">
            <w:pPr>
              <w:widowControl/>
              <w:jc w:val="center"/>
              <w:rPr>
                <w:rFonts w:ascii="仿宋" w:hAnsi="仿宋" w:cs="宋体"/>
                <w:b/>
                <w:kern w:val="0"/>
                <w:sz w:val="24"/>
                <w:szCs w:val="24"/>
              </w:rPr>
            </w:pPr>
            <w:r w:rsidRPr="00872EF1">
              <w:rPr>
                <w:rFonts w:ascii="仿宋" w:hAnsi="仿宋" w:cs="宋体" w:hint="eastAsia"/>
                <w:b/>
                <w:kern w:val="0"/>
                <w:sz w:val="24"/>
                <w:szCs w:val="24"/>
              </w:rPr>
              <w:t>是否必填</w:t>
            </w:r>
          </w:p>
        </w:tc>
        <w:tc>
          <w:tcPr>
            <w:tcW w:w="1564" w:type="dxa"/>
            <w:shd w:val="clear" w:color="auto" w:fill="9BBB59" w:themeFill="accent3"/>
          </w:tcPr>
          <w:p w:rsidR="001221C5" w:rsidRPr="00872EF1" w:rsidRDefault="001221C5" w:rsidP="001221C5">
            <w:pPr>
              <w:widowControl/>
              <w:jc w:val="center"/>
              <w:rPr>
                <w:rFonts w:ascii="仿宋" w:hAnsi="仿宋" w:cs="宋体"/>
                <w:b/>
                <w:kern w:val="0"/>
                <w:sz w:val="24"/>
                <w:szCs w:val="24"/>
              </w:rPr>
            </w:pPr>
            <w:r w:rsidRPr="00872EF1">
              <w:rPr>
                <w:rFonts w:ascii="仿宋" w:hAnsi="仿宋" w:cs="宋体" w:hint="eastAsia"/>
                <w:b/>
                <w:kern w:val="0"/>
                <w:sz w:val="24"/>
                <w:szCs w:val="24"/>
              </w:rPr>
              <w:t>内容说明</w:t>
            </w:r>
          </w:p>
        </w:tc>
        <w:tc>
          <w:tcPr>
            <w:tcW w:w="1044" w:type="dxa"/>
            <w:shd w:val="clear" w:color="auto" w:fill="9BBB59" w:themeFill="accent3"/>
          </w:tcPr>
          <w:p w:rsidR="001221C5" w:rsidRPr="00872EF1" w:rsidRDefault="001221C5" w:rsidP="001221C5">
            <w:pPr>
              <w:widowControl/>
              <w:jc w:val="center"/>
              <w:rPr>
                <w:rFonts w:ascii="仿宋" w:hAnsi="仿宋" w:cs="宋体"/>
                <w:b/>
                <w:kern w:val="0"/>
                <w:sz w:val="24"/>
                <w:szCs w:val="24"/>
              </w:rPr>
            </w:pPr>
            <w:r w:rsidRPr="00872EF1">
              <w:rPr>
                <w:rFonts w:ascii="仿宋" w:hAnsi="仿宋" w:cs="宋体" w:hint="eastAsia"/>
                <w:b/>
                <w:kern w:val="0"/>
                <w:sz w:val="24"/>
                <w:szCs w:val="24"/>
              </w:rPr>
              <w:t>默认值</w:t>
            </w:r>
          </w:p>
        </w:tc>
      </w:tr>
      <w:tr w:rsidR="001221C5" w:rsidRPr="00872EF1" w:rsidTr="001221C5">
        <w:trPr>
          <w:trHeight w:val="496"/>
          <w:jc w:val="center"/>
        </w:trPr>
        <w:tc>
          <w:tcPr>
            <w:tcW w:w="8042" w:type="dxa"/>
            <w:gridSpan w:val="6"/>
            <w:shd w:val="clear" w:color="auto" w:fill="9BBB59" w:themeFill="accent3"/>
          </w:tcPr>
          <w:p w:rsidR="001221C5" w:rsidRPr="00872EF1" w:rsidRDefault="001221C5" w:rsidP="001221C5">
            <w:pPr>
              <w:widowControl/>
              <w:jc w:val="center"/>
              <w:rPr>
                <w:rFonts w:ascii="仿宋" w:hAnsi="仿宋" w:cs="宋体"/>
                <w:b/>
                <w:kern w:val="0"/>
                <w:sz w:val="24"/>
                <w:szCs w:val="24"/>
              </w:rPr>
            </w:pPr>
            <w:r>
              <w:rPr>
                <w:rFonts w:ascii="仿宋" w:hAnsi="仿宋" w:cs="宋体"/>
                <w:b/>
                <w:kern w:val="0"/>
                <w:sz w:val="24"/>
                <w:szCs w:val="24"/>
              </w:rPr>
              <w:t>查询条件</w:t>
            </w:r>
          </w:p>
        </w:tc>
      </w:tr>
      <w:tr w:rsidR="001221C5" w:rsidRPr="00872EF1" w:rsidTr="001221C5">
        <w:trPr>
          <w:trHeight w:val="413"/>
          <w:jc w:val="center"/>
        </w:trPr>
        <w:tc>
          <w:tcPr>
            <w:tcW w:w="1374" w:type="dxa"/>
          </w:tcPr>
          <w:p w:rsidR="001221C5" w:rsidRPr="00872EF1" w:rsidRDefault="000D3FA7" w:rsidP="001221C5">
            <w:pPr>
              <w:widowControl/>
              <w:jc w:val="center"/>
              <w:rPr>
                <w:rFonts w:ascii="仿宋" w:hAnsi="仿宋" w:cs="宋体"/>
                <w:kern w:val="0"/>
                <w:sz w:val="21"/>
                <w:szCs w:val="21"/>
              </w:rPr>
            </w:pPr>
            <w:r>
              <w:rPr>
                <w:rFonts w:ascii="仿宋" w:hAnsi="仿宋" w:cs="宋体"/>
                <w:kern w:val="0"/>
                <w:sz w:val="21"/>
                <w:szCs w:val="21"/>
              </w:rPr>
              <w:t>赔款计算书号</w:t>
            </w:r>
          </w:p>
        </w:tc>
        <w:tc>
          <w:tcPr>
            <w:tcW w:w="1438" w:type="dxa"/>
          </w:tcPr>
          <w:p w:rsidR="001221C5" w:rsidRPr="00872EF1" w:rsidRDefault="000D3FA7" w:rsidP="001221C5">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1221C5" w:rsidRPr="00872EF1" w:rsidRDefault="000D3FA7" w:rsidP="001221C5">
            <w:pPr>
              <w:widowControl/>
              <w:jc w:val="center"/>
              <w:rPr>
                <w:rFonts w:ascii="仿宋" w:hAnsi="仿宋" w:cs="宋体"/>
                <w:kern w:val="0"/>
                <w:sz w:val="21"/>
                <w:szCs w:val="21"/>
              </w:rPr>
            </w:pPr>
            <w:r>
              <w:rPr>
                <w:rFonts w:ascii="仿宋" w:hAnsi="仿宋" w:cs="宋体"/>
                <w:kern w:val="0"/>
                <w:sz w:val="21"/>
                <w:szCs w:val="21"/>
              </w:rPr>
              <w:t>可编辑</w:t>
            </w:r>
          </w:p>
        </w:tc>
        <w:tc>
          <w:tcPr>
            <w:tcW w:w="1121" w:type="dxa"/>
          </w:tcPr>
          <w:p w:rsidR="001221C5" w:rsidRPr="00872EF1" w:rsidRDefault="000D3FA7" w:rsidP="001221C5">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1221C5" w:rsidRPr="00872EF1" w:rsidRDefault="000D3FA7" w:rsidP="001221C5">
            <w:pPr>
              <w:widowControl/>
              <w:jc w:val="left"/>
              <w:rPr>
                <w:rFonts w:ascii="仿宋" w:hAnsi="仿宋" w:cs="宋体"/>
                <w:bCs/>
                <w:kern w:val="0"/>
                <w:sz w:val="21"/>
                <w:szCs w:val="21"/>
                <w:lang w:val="zh-CN"/>
              </w:rPr>
            </w:pPr>
            <w:r>
              <w:rPr>
                <w:rFonts w:ascii="仿宋" w:hAnsi="仿宋" w:cs="宋体"/>
                <w:bCs/>
                <w:kern w:val="0"/>
                <w:sz w:val="21"/>
                <w:szCs w:val="21"/>
                <w:lang w:val="zh-CN"/>
              </w:rPr>
              <w:t>根据赔款计算书号查询相应的案件</w:t>
            </w:r>
          </w:p>
        </w:tc>
        <w:tc>
          <w:tcPr>
            <w:tcW w:w="1044" w:type="dxa"/>
          </w:tcPr>
          <w:p w:rsidR="001221C5" w:rsidRPr="00872EF1" w:rsidRDefault="001221C5" w:rsidP="001221C5">
            <w:pPr>
              <w:widowControl/>
              <w:rPr>
                <w:rFonts w:ascii="仿宋" w:hAnsi="仿宋" w:cs="宋体"/>
                <w:kern w:val="0"/>
                <w:sz w:val="21"/>
                <w:szCs w:val="21"/>
              </w:rPr>
            </w:pPr>
          </w:p>
        </w:tc>
      </w:tr>
      <w:tr w:rsidR="000D3FA7" w:rsidRPr="00872EF1" w:rsidTr="001221C5">
        <w:trPr>
          <w:trHeight w:val="413"/>
          <w:jc w:val="center"/>
        </w:trPr>
        <w:tc>
          <w:tcPr>
            <w:tcW w:w="1374" w:type="dxa"/>
          </w:tcPr>
          <w:p w:rsidR="000D3FA7" w:rsidRPr="00872EF1" w:rsidRDefault="000D3FA7" w:rsidP="009338CE">
            <w:pPr>
              <w:widowControl/>
              <w:jc w:val="center"/>
              <w:rPr>
                <w:rFonts w:ascii="仿宋" w:hAnsi="仿宋" w:cs="宋体"/>
                <w:kern w:val="0"/>
                <w:sz w:val="21"/>
                <w:szCs w:val="21"/>
              </w:rPr>
            </w:pPr>
            <w:r>
              <w:rPr>
                <w:rFonts w:ascii="仿宋" w:hAnsi="仿宋" w:cs="宋体"/>
                <w:kern w:val="0"/>
                <w:sz w:val="21"/>
                <w:szCs w:val="21"/>
              </w:rPr>
              <w:t>报案号码</w:t>
            </w:r>
          </w:p>
        </w:tc>
        <w:tc>
          <w:tcPr>
            <w:tcW w:w="1438" w:type="dxa"/>
          </w:tcPr>
          <w:p w:rsidR="000D3FA7" w:rsidRPr="00872EF1" w:rsidRDefault="000D3FA7" w:rsidP="009338CE">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0D3FA7" w:rsidRPr="00872EF1" w:rsidRDefault="000D3FA7" w:rsidP="009338CE">
            <w:pPr>
              <w:widowControl/>
              <w:jc w:val="center"/>
              <w:rPr>
                <w:rFonts w:ascii="仿宋" w:hAnsi="仿宋" w:cs="宋体"/>
                <w:kern w:val="0"/>
                <w:sz w:val="21"/>
                <w:szCs w:val="21"/>
              </w:rPr>
            </w:pPr>
            <w:r>
              <w:rPr>
                <w:rFonts w:ascii="仿宋" w:hAnsi="仿宋" w:cs="宋体"/>
                <w:kern w:val="0"/>
                <w:sz w:val="21"/>
                <w:szCs w:val="21"/>
              </w:rPr>
              <w:t>可编辑</w:t>
            </w:r>
          </w:p>
        </w:tc>
        <w:tc>
          <w:tcPr>
            <w:tcW w:w="1121" w:type="dxa"/>
          </w:tcPr>
          <w:p w:rsidR="000D3FA7" w:rsidRPr="00872EF1" w:rsidRDefault="000D3FA7" w:rsidP="009338CE">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0D3FA7" w:rsidRPr="00872EF1" w:rsidRDefault="000D3FA7" w:rsidP="009338CE">
            <w:pPr>
              <w:widowControl/>
              <w:jc w:val="left"/>
              <w:rPr>
                <w:rFonts w:ascii="仿宋" w:hAnsi="仿宋" w:cs="宋体"/>
                <w:bCs/>
                <w:kern w:val="0"/>
                <w:sz w:val="21"/>
                <w:szCs w:val="21"/>
                <w:lang w:val="zh-CN"/>
              </w:rPr>
            </w:pPr>
            <w:r>
              <w:rPr>
                <w:rFonts w:ascii="仿宋" w:hAnsi="仿宋" w:cs="宋体"/>
                <w:bCs/>
                <w:kern w:val="0"/>
                <w:sz w:val="21"/>
                <w:szCs w:val="21"/>
                <w:lang w:val="zh-CN"/>
              </w:rPr>
              <w:t>根据报案号码查询相应的案件</w:t>
            </w:r>
          </w:p>
        </w:tc>
        <w:tc>
          <w:tcPr>
            <w:tcW w:w="1044" w:type="dxa"/>
          </w:tcPr>
          <w:p w:rsidR="000D3FA7" w:rsidRPr="00872EF1" w:rsidRDefault="000D3FA7" w:rsidP="009338CE">
            <w:pPr>
              <w:widowControl/>
              <w:rPr>
                <w:rFonts w:ascii="仿宋" w:hAnsi="仿宋" w:cs="宋体"/>
                <w:kern w:val="0"/>
                <w:sz w:val="21"/>
                <w:szCs w:val="21"/>
              </w:rPr>
            </w:pPr>
            <w:r>
              <w:rPr>
                <w:rFonts w:ascii="仿宋" w:hAnsi="仿宋" w:cs="宋体" w:hint="eastAsia"/>
                <w:kern w:val="0"/>
                <w:sz w:val="21"/>
                <w:szCs w:val="21"/>
              </w:rPr>
              <w:t>-</w:t>
            </w:r>
          </w:p>
        </w:tc>
      </w:tr>
      <w:tr w:rsidR="000D3FA7" w:rsidRPr="00872EF1" w:rsidTr="001221C5">
        <w:trPr>
          <w:trHeight w:val="413"/>
          <w:jc w:val="center"/>
        </w:trPr>
        <w:tc>
          <w:tcPr>
            <w:tcW w:w="1374" w:type="dxa"/>
          </w:tcPr>
          <w:p w:rsidR="000D3FA7" w:rsidRDefault="000D3FA7" w:rsidP="001221C5">
            <w:pPr>
              <w:widowControl/>
              <w:jc w:val="center"/>
              <w:rPr>
                <w:rFonts w:ascii="仿宋" w:hAnsi="仿宋" w:cs="宋体"/>
                <w:kern w:val="0"/>
                <w:sz w:val="21"/>
                <w:szCs w:val="21"/>
              </w:rPr>
            </w:pPr>
            <w:r>
              <w:rPr>
                <w:rFonts w:ascii="仿宋" w:hAnsi="仿宋" w:cs="宋体"/>
                <w:kern w:val="0"/>
                <w:sz w:val="21"/>
                <w:szCs w:val="21"/>
              </w:rPr>
              <w:t>保单号码</w:t>
            </w:r>
          </w:p>
        </w:tc>
        <w:tc>
          <w:tcPr>
            <w:tcW w:w="1438" w:type="dxa"/>
          </w:tcPr>
          <w:p w:rsidR="000D3FA7" w:rsidRPr="00872EF1" w:rsidRDefault="000D3FA7" w:rsidP="001221C5">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0D3FA7" w:rsidRPr="00872EF1" w:rsidRDefault="000D3FA7" w:rsidP="001221C5">
            <w:pPr>
              <w:widowControl/>
              <w:jc w:val="center"/>
              <w:rPr>
                <w:rFonts w:ascii="仿宋" w:hAnsi="仿宋" w:cs="宋体"/>
                <w:kern w:val="0"/>
                <w:sz w:val="21"/>
                <w:szCs w:val="21"/>
              </w:rPr>
            </w:pPr>
            <w:r>
              <w:rPr>
                <w:rFonts w:ascii="仿宋" w:hAnsi="仿宋" w:cs="宋体"/>
                <w:kern w:val="0"/>
                <w:sz w:val="21"/>
                <w:szCs w:val="21"/>
              </w:rPr>
              <w:t>可编辑</w:t>
            </w:r>
          </w:p>
        </w:tc>
        <w:tc>
          <w:tcPr>
            <w:tcW w:w="1121" w:type="dxa"/>
          </w:tcPr>
          <w:p w:rsidR="000D3FA7" w:rsidRPr="00872EF1" w:rsidRDefault="000D3FA7" w:rsidP="001221C5">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0D3FA7" w:rsidRPr="00872EF1" w:rsidRDefault="000D3FA7" w:rsidP="001221C5">
            <w:pPr>
              <w:widowControl/>
              <w:jc w:val="left"/>
              <w:rPr>
                <w:rFonts w:ascii="仿宋" w:hAnsi="仿宋" w:cs="宋体"/>
                <w:bCs/>
                <w:kern w:val="0"/>
                <w:sz w:val="21"/>
                <w:szCs w:val="21"/>
                <w:lang w:val="zh-CN"/>
              </w:rPr>
            </w:pPr>
            <w:r>
              <w:rPr>
                <w:rFonts w:ascii="仿宋" w:hAnsi="仿宋" w:cs="宋体"/>
                <w:bCs/>
                <w:kern w:val="0"/>
                <w:sz w:val="21"/>
                <w:szCs w:val="21"/>
                <w:lang w:val="zh-CN"/>
              </w:rPr>
              <w:t>根据保单号码查询相应的案件</w:t>
            </w:r>
          </w:p>
        </w:tc>
        <w:tc>
          <w:tcPr>
            <w:tcW w:w="1044" w:type="dxa"/>
          </w:tcPr>
          <w:p w:rsidR="000D3FA7" w:rsidRPr="00872EF1" w:rsidRDefault="000D3FA7" w:rsidP="001221C5">
            <w:pPr>
              <w:widowControl/>
              <w:rPr>
                <w:rFonts w:ascii="仿宋" w:hAnsi="仿宋" w:cs="宋体"/>
                <w:kern w:val="0"/>
                <w:sz w:val="21"/>
                <w:szCs w:val="21"/>
              </w:rPr>
            </w:pPr>
          </w:p>
        </w:tc>
      </w:tr>
      <w:tr w:rsidR="00103945" w:rsidRPr="00872EF1" w:rsidTr="001221C5">
        <w:trPr>
          <w:trHeight w:val="413"/>
          <w:jc w:val="center"/>
        </w:trPr>
        <w:tc>
          <w:tcPr>
            <w:tcW w:w="1374" w:type="dxa"/>
          </w:tcPr>
          <w:p w:rsidR="00103945" w:rsidRDefault="00103945" w:rsidP="001221C5">
            <w:pPr>
              <w:widowControl/>
              <w:jc w:val="center"/>
              <w:rPr>
                <w:rFonts w:ascii="仿宋" w:hAnsi="仿宋" w:cs="宋体"/>
                <w:kern w:val="0"/>
                <w:sz w:val="21"/>
                <w:szCs w:val="21"/>
              </w:rPr>
            </w:pPr>
            <w:proofErr w:type="gramStart"/>
            <w:r>
              <w:rPr>
                <w:rFonts w:ascii="仿宋" w:hAnsi="仿宋" w:cs="宋体"/>
                <w:kern w:val="0"/>
                <w:sz w:val="21"/>
                <w:szCs w:val="21"/>
              </w:rPr>
              <w:t>批次号</w:t>
            </w:r>
            <w:proofErr w:type="gramEnd"/>
          </w:p>
        </w:tc>
        <w:tc>
          <w:tcPr>
            <w:tcW w:w="1438" w:type="dxa"/>
          </w:tcPr>
          <w:p w:rsidR="00103945" w:rsidRPr="00872EF1" w:rsidRDefault="00103945" w:rsidP="006D4485">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103945" w:rsidRPr="00872EF1" w:rsidRDefault="00103945" w:rsidP="006D4485">
            <w:pPr>
              <w:widowControl/>
              <w:jc w:val="center"/>
              <w:rPr>
                <w:rFonts w:ascii="仿宋" w:hAnsi="仿宋" w:cs="宋体"/>
                <w:kern w:val="0"/>
                <w:sz w:val="21"/>
                <w:szCs w:val="21"/>
              </w:rPr>
            </w:pPr>
            <w:r>
              <w:rPr>
                <w:rFonts w:ascii="仿宋" w:hAnsi="仿宋" w:cs="宋体"/>
                <w:kern w:val="0"/>
                <w:sz w:val="21"/>
                <w:szCs w:val="21"/>
              </w:rPr>
              <w:t>可编辑</w:t>
            </w:r>
          </w:p>
        </w:tc>
        <w:tc>
          <w:tcPr>
            <w:tcW w:w="1121" w:type="dxa"/>
          </w:tcPr>
          <w:p w:rsidR="00103945" w:rsidRPr="00872EF1" w:rsidRDefault="00103945" w:rsidP="006D4485">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103945" w:rsidRPr="00872EF1" w:rsidRDefault="00103945" w:rsidP="006D4485">
            <w:pPr>
              <w:widowControl/>
              <w:jc w:val="left"/>
              <w:rPr>
                <w:rFonts w:ascii="仿宋" w:hAnsi="仿宋" w:cs="宋体"/>
                <w:bCs/>
                <w:kern w:val="0"/>
                <w:sz w:val="21"/>
                <w:szCs w:val="21"/>
                <w:lang w:val="zh-CN"/>
              </w:rPr>
            </w:pPr>
            <w:r>
              <w:rPr>
                <w:rFonts w:ascii="仿宋" w:hAnsi="仿宋" w:cs="宋体"/>
                <w:bCs/>
                <w:kern w:val="0"/>
                <w:sz w:val="21"/>
                <w:szCs w:val="21"/>
                <w:lang w:val="zh-CN"/>
              </w:rPr>
              <w:t>根据</w:t>
            </w:r>
            <w:proofErr w:type="gramStart"/>
            <w:r>
              <w:rPr>
                <w:rFonts w:ascii="仿宋" w:hAnsi="仿宋" w:cs="宋体"/>
                <w:bCs/>
                <w:kern w:val="0"/>
                <w:sz w:val="21"/>
                <w:szCs w:val="21"/>
                <w:lang w:val="zh-CN"/>
              </w:rPr>
              <w:t>批次号</w:t>
            </w:r>
            <w:proofErr w:type="gramEnd"/>
            <w:r>
              <w:rPr>
                <w:rFonts w:ascii="仿宋" w:hAnsi="仿宋" w:cs="宋体"/>
                <w:bCs/>
                <w:kern w:val="0"/>
                <w:sz w:val="21"/>
                <w:szCs w:val="21"/>
                <w:lang w:val="zh-CN"/>
              </w:rPr>
              <w:t>查询相应的案件</w:t>
            </w:r>
          </w:p>
        </w:tc>
        <w:tc>
          <w:tcPr>
            <w:tcW w:w="1044" w:type="dxa"/>
          </w:tcPr>
          <w:p w:rsidR="00103945" w:rsidRPr="00872EF1" w:rsidRDefault="00103945" w:rsidP="001221C5">
            <w:pPr>
              <w:widowControl/>
              <w:rPr>
                <w:rFonts w:ascii="仿宋" w:hAnsi="仿宋" w:cs="宋体"/>
                <w:kern w:val="0"/>
                <w:sz w:val="21"/>
                <w:szCs w:val="21"/>
              </w:rPr>
            </w:pPr>
          </w:p>
        </w:tc>
      </w:tr>
      <w:tr w:rsidR="00103945" w:rsidRPr="00872EF1" w:rsidTr="001221C5">
        <w:trPr>
          <w:trHeight w:val="413"/>
          <w:jc w:val="center"/>
        </w:trPr>
        <w:tc>
          <w:tcPr>
            <w:tcW w:w="1374" w:type="dxa"/>
          </w:tcPr>
          <w:p w:rsidR="00103945" w:rsidRDefault="00103945" w:rsidP="001221C5">
            <w:pPr>
              <w:widowControl/>
              <w:jc w:val="center"/>
              <w:rPr>
                <w:rFonts w:ascii="仿宋" w:hAnsi="仿宋" w:cs="宋体"/>
                <w:kern w:val="0"/>
                <w:sz w:val="21"/>
                <w:szCs w:val="21"/>
              </w:rPr>
            </w:pPr>
            <w:r>
              <w:rPr>
                <w:rFonts w:ascii="仿宋" w:hAnsi="仿宋" w:cs="宋体"/>
                <w:kern w:val="0"/>
                <w:sz w:val="21"/>
                <w:szCs w:val="21"/>
              </w:rPr>
              <w:t>支付单号</w:t>
            </w:r>
          </w:p>
        </w:tc>
        <w:tc>
          <w:tcPr>
            <w:tcW w:w="1438" w:type="dxa"/>
          </w:tcPr>
          <w:p w:rsidR="00103945" w:rsidRPr="00872EF1" w:rsidRDefault="00103945" w:rsidP="006D4485">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103945" w:rsidRPr="00872EF1" w:rsidRDefault="00103945" w:rsidP="006D4485">
            <w:pPr>
              <w:widowControl/>
              <w:jc w:val="center"/>
              <w:rPr>
                <w:rFonts w:ascii="仿宋" w:hAnsi="仿宋" w:cs="宋体"/>
                <w:kern w:val="0"/>
                <w:sz w:val="21"/>
                <w:szCs w:val="21"/>
              </w:rPr>
            </w:pPr>
            <w:r>
              <w:rPr>
                <w:rFonts w:ascii="仿宋" w:hAnsi="仿宋" w:cs="宋体"/>
                <w:kern w:val="0"/>
                <w:sz w:val="21"/>
                <w:szCs w:val="21"/>
              </w:rPr>
              <w:t>可编辑</w:t>
            </w:r>
          </w:p>
        </w:tc>
        <w:tc>
          <w:tcPr>
            <w:tcW w:w="1121" w:type="dxa"/>
          </w:tcPr>
          <w:p w:rsidR="00103945" w:rsidRPr="00872EF1" w:rsidRDefault="00103945" w:rsidP="006D4485">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103945" w:rsidRPr="00872EF1" w:rsidRDefault="00103945" w:rsidP="006D4485">
            <w:pPr>
              <w:widowControl/>
              <w:jc w:val="left"/>
              <w:rPr>
                <w:rFonts w:ascii="仿宋" w:hAnsi="仿宋" w:cs="宋体"/>
                <w:bCs/>
                <w:kern w:val="0"/>
                <w:sz w:val="21"/>
                <w:szCs w:val="21"/>
                <w:lang w:val="zh-CN"/>
              </w:rPr>
            </w:pPr>
            <w:r>
              <w:rPr>
                <w:rFonts w:ascii="仿宋" w:hAnsi="仿宋" w:cs="宋体"/>
                <w:bCs/>
                <w:kern w:val="0"/>
                <w:sz w:val="21"/>
                <w:szCs w:val="21"/>
                <w:lang w:val="zh-CN"/>
              </w:rPr>
              <w:t>根据支付单号</w:t>
            </w:r>
            <w:r>
              <w:rPr>
                <w:rFonts w:ascii="仿宋" w:hAnsi="仿宋" w:cs="宋体"/>
                <w:bCs/>
                <w:kern w:val="0"/>
                <w:sz w:val="21"/>
                <w:szCs w:val="21"/>
                <w:lang w:val="zh-CN"/>
              </w:rPr>
              <w:lastRenderedPageBreak/>
              <w:t>查询相应的案件</w:t>
            </w:r>
          </w:p>
        </w:tc>
        <w:tc>
          <w:tcPr>
            <w:tcW w:w="1044" w:type="dxa"/>
          </w:tcPr>
          <w:p w:rsidR="00103945" w:rsidRPr="00872EF1" w:rsidRDefault="00103945" w:rsidP="001221C5">
            <w:pPr>
              <w:widowControl/>
              <w:rPr>
                <w:rFonts w:ascii="仿宋" w:hAnsi="仿宋" w:cs="宋体"/>
                <w:kern w:val="0"/>
                <w:sz w:val="21"/>
                <w:szCs w:val="21"/>
              </w:rPr>
            </w:pPr>
          </w:p>
        </w:tc>
      </w:tr>
      <w:tr w:rsidR="000D3FA7" w:rsidRPr="00872EF1" w:rsidTr="001221C5">
        <w:trPr>
          <w:trHeight w:val="413"/>
          <w:jc w:val="center"/>
        </w:trPr>
        <w:tc>
          <w:tcPr>
            <w:tcW w:w="1374" w:type="dxa"/>
          </w:tcPr>
          <w:p w:rsidR="000D3FA7" w:rsidRDefault="000D3FA7" w:rsidP="001221C5">
            <w:pPr>
              <w:widowControl/>
              <w:jc w:val="center"/>
              <w:rPr>
                <w:rFonts w:ascii="仿宋" w:hAnsi="仿宋" w:cs="宋体"/>
                <w:kern w:val="0"/>
                <w:sz w:val="21"/>
                <w:szCs w:val="21"/>
              </w:rPr>
            </w:pPr>
            <w:r>
              <w:rPr>
                <w:rFonts w:ascii="仿宋" w:hAnsi="仿宋" w:cs="宋体"/>
                <w:kern w:val="0"/>
                <w:sz w:val="21"/>
                <w:szCs w:val="21"/>
              </w:rPr>
              <w:lastRenderedPageBreak/>
              <w:t>被保险人</w:t>
            </w:r>
          </w:p>
        </w:tc>
        <w:tc>
          <w:tcPr>
            <w:tcW w:w="1438" w:type="dxa"/>
          </w:tcPr>
          <w:p w:rsidR="000D3FA7" w:rsidRPr="00872EF1" w:rsidRDefault="000D3FA7" w:rsidP="001221C5">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0D3FA7" w:rsidRPr="00872EF1" w:rsidRDefault="000D3FA7" w:rsidP="001221C5">
            <w:pPr>
              <w:widowControl/>
              <w:jc w:val="center"/>
              <w:rPr>
                <w:rFonts w:ascii="仿宋" w:hAnsi="仿宋" w:cs="宋体"/>
                <w:kern w:val="0"/>
                <w:sz w:val="21"/>
                <w:szCs w:val="21"/>
              </w:rPr>
            </w:pPr>
            <w:r>
              <w:rPr>
                <w:rFonts w:ascii="仿宋" w:hAnsi="仿宋" w:cs="宋体"/>
                <w:kern w:val="0"/>
                <w:sz w:val="21"/>
                <w:szCs w:val="21"/>
              </w:rPr>
              <w:t>可编辑</w:t>
            </w:r>
          </w:p>
        </w:tc>
        <w:tc>
          <w:tcPr>
            <w:tcW w:w="1121" w:type="dxa"/>
          </w:tcPr>
          <w:p w:rsidR="000D3FA7" w:rsidRPr="00872EF1" w:rsidRDefault="000D3FA7" w:rsidP="001221C5">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0D3FA7" w:rsidRPr="00872EF1" w:rsidRDefault="000D3FA7" w:rsidP="001221C5">
            <w:pPr>
              <w:widowControl/>
              <w:jc w:val="left"/>
              <w:rPr>
                <w:rFonts w:ascii="仿宋" w:hAnsi="仿宋" w:cs="宋体"/>
                <w:bCs/>
                <w:kern w:val="0"/>
                <w:sz w:val="21"/>
                <w:szCs w:val="21"/>
                <w:lang w:val="zh-CN"/>
              </w:rPr>
            </w:pPr>
            <w:r>
              <w:rPr>
                <w:rFonts w:ascii="仿宋" w:hAnsi="仿宋" w:cs="宋体"/>
                <w:bCs/>
                <w:kern w:val="0"/>
                <w:sz w:val="21"/>
                <w:szCs w:val="21"/>
                <w:lang w:val="zh-CN"/>
              </w:rPr>
              <w:t>根据</w:t>
            </w:r>
            <w:r>
              <w:rPr>
                <w:rFonts w:ascii="仿宋" w:hAnsi="仿宋" w:cs="宋体" w:hint="eastAsia"/>
                <w:bCs/>
                <w:kern w:val="0"/>
                <w:sz w:val="21"/>
                <w:szCs w:val="21"/>
                <w:lang w:val="zh-CN"/>
              </w:rPr>
              <w:t>被保险</w:t>
            </w:r>
            <w:r>
              <w:rPr>
                <w:rFonts w:ascii="仿宋" w:hAnsi="仿宋" w:cs="宋体"/>
                <w:bCs/>
                <w:kern w:val="0"/>
                <w:sz w:val="21"/>
                <w:szCs w:val="21"/>
                <w:lang w:val="zh-CN"/>
              </w:rPr>
              <w:t>人查询相应的案件</w:t>
            </w:r>
          </w:p>
        </w:tc>
        <w:tc>
          <w:tcPr>
            <w:tcW w:w="1044" w:type="dxa"/>
          </w:tcPr>
          <w:p w:rsidR="000D3FA7" w:rsidRPr="00872EF1" w:rsidRDefault="000D3FA7" w:rsidP="001221C5">
            <w:pPr>
              <w:widowControl/>
              <w:rPr>
                <w:rFonts w:ascii="仿宋" w:hAnsi="仿宋" w:cs="宋体"/>
                <w:kern w:val="0"/>
                <w:sz w:val="21"/>
                <w:szCs w:val="21"/>
              </w:rPr>
            </w:pPr>
          </w:p>
        </w:tc>
      </w:tr>
      <w:tr w:rsidR="000D3FA7" w:rsidRPr="00872EF1" w:rsidTr="001221C5">
        <w:trPr>
          <w:trHeight w:val="413"/>
          <w:jc w:val="center"/>
        </w:trPr>
        <w:tc>
          <w:tcPr>
            <w:tcW w:w="1374" w:type="dxa"/>
          </w:tcPr>
          <w:p w:rsidR="000D3FA7" w:rsidRDefault="000D3FA7" w:rsidP="009338CE">
            <w:pPr>
              <w:widowControl/>
              <w:jc w:val="center"/>
              <w:rPr>
                <w:rFonts w:ascii="仿宋" w:hAnsi="仿宋" w:cs="宋体"/>
                <w:kern w:val="0"/>
                <w:sz w:val="21"/>
                <w:szCs w:val="21"/>
              </w:rPr>
            </w:pPr>
            <w:r>
              <w:rPr>
                <w:rFonts w:ascii="仿宋" w:hAnsi="仿宋" w:cs="宋体"/>
                <w:kern w:val="0"/>
                <w:sz w:val="21"/>
                <w:szCs w:val="21"/>
              </w:rPr>
              <w:t>赔款类型</w:t>
            </w:r>
          </w:p>
        </w:tc>
        <w:tc>
          <w:tcPr>
            <w:tcW w:w="1438" w:type="dxa"/>
          </w:tcPr>
          <w:p w:rsidR="000D3FA7" w:rsidRPr="00872EF1" w:rsidRDefault="000D3FA7" w:rsidP="009338CE">
            <w:pPr>
              <w:widowControl/>
              <w:jc w:val="center"/>
              <w:rPr>
                <w:rFonts w:ascii="仿宋" w:hAnsi="仿宋" w:cs="宋体"/>
                <w:kern w:val="0"/>
                <w:sz w:val="21"/>
                <w:szCs w:val="21"/>
              </w:rPr>
            </w:pPr>
            <w:proofErr w:type="gramStart"/>
            <w:r>
              <w:rPr>
                <w:rFonts w:ascii="仿宋" w:hAnsi="仿宋" w:cs="宋体"/>
                <w:kern w:val="0"/>
                <w:sz w:val="21"/>
                <w:szCs w:val="21"/>
              </w:rPr>
              <w:t>下拉选框</w:t>
            </w:r>
            <w:proofErr w:type="gramEnd"/>
          </w:p>
        </w:tc>
        <w:tc>
          <w:tcPr>
            <w:tcW w:w="1501" w:type="dxa"/>
          </w:tcPr>
          <w:p w:rsidR="000D3FA7" w:rsidRPr="00872EF1" w:rsidRDefault="000D3FA7" w:rsidP="009338CE">
            <w:pPr>
              <w:widowControl/>
              <w:jc w:val="center"/>
              <w:rPr>
                <w:rFonts w:ascii="仿宋" w:hAnsi="仿宋" w:cs="宋体"/>
                <w:kern w:val="0"/>
                <w:sz w:val="21"/>
                <w:szCs w:val="21"/>
              </w:rPr>
            </w:pPr>
            <w:r>
              <w:rPr>
                <w:rFonts w:ascii="仿宋" w:hAnsi="仿宋" w:cs="宋体"/>
                <w:kern w:val="0"/>
                <w:sz w:val="21"/>
                <w:szCs w:val="21"/>
              </w:rPr>
              <w:t>可选择</w:t>
            </w:r>
          </w:p>
        </w:tc>
        <w:tc>
          <w:tcPr>
            <w:tcW w:w="1121" w:type="dxa"/>
          </w:tcPr>
          <w:p w:rsidR="000D3FA7" w:rsidRPr="00872EF1" w:rsidRDefault="000D3FA7" w:rsidP="009338CE">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0D3FA7" w:rsidRPr="00872EF1" w:rsidRDefault="000D3FA7" w:rsidP="009338CE">
            <w:pPr>
              <w:widowControl/>
              <w:jc w:val="left"/>
              <w:rPr>
                <w:rFonts w:ascii="仿宋" w:hAnsi="仿宋" w:cs="宋体"/>
                <w:bCs/>
                <w:kern w:val="0"/>
                <w:sz w:val="21"/>
                <w:szCs w:val="21"/>
                <w:lang w:val="zh-CN"/>
              </w:rPr>
            </w:pPr>
            <w:r>
              <w:rPr>
                <w:rFonts w:ascii="仿宋" w:hAnsi="仿宋" w:cs="宋体"/>
                <w:bCs/>
                <w:kern w:val="0"/>
                <w:sz w:val="21"/>
                <w:szCs w:val="21"/>
                <w:lang w:val="zh-CN"/>
              </w:rPr>
              <w:t>选项内容</w:t>
            </w:r>
            <w:r>
              <w:rPr>
                <w:rFonts w:ascii="仿宋" w:hAnsi="仿宋" w:cs="宋体" w:hint="eastAsia"/>
                <w:bCs/>
                <w:kern w:val="0"/>
                <w:sz w:val="21"/>
                <w:szCs w:val="21"/>
                <w:lang w:val="zh-CN"/>
              </w:rPr>
              <w:t>：</w:t>
            </w:r>
            <w:r>
              <w:rPr>
                <w:rFonts w:ascii="仿宋" w:hAnsi="仿宋" w:cs="宋体"/>
                <w:bCs/>
                <w:kern w:val="0"/>
                <w:sz w:val="21"/>
                <w:szCs w:val="21"/>
                <w:lang w:val="zh-CN"/>
              </w:rPr>
              <w:t>赔款</w:t>
            </w:r>
            <w:r>
              <w:rPr>
                <w:rFonts w:ascii="仿宋" w:hAnsi="仿宋" w:cs="宋体" w:hint="eastAsia"/>
                <w:bCs/>
                <w:kern w:val="0"/>
                <w:sz w:val="21"/>
                <w:szCs w:val="21"/>
                <w:lang w:val="zh-CN"/>
              </w:rPr>
              <w:t>、代付共保、施救费、查勘费、诉讼费、检验鉴定费、公估费、</w:t>
            </w:r>
            <w:proofErr w:type="gramStart"/>
            <w:r>
              <w:rPr>
                <w:rFonts w:ascii="仿宋" w:hAnsi="仿宋" w:cs="宋体" w:hint="eastAsia"/>
                <w:bCs/>
                <w:kern w:val="0"/>
                <w:sz w:val="21"/>
                <w:szCs w:val="21"/>
                <w:lang w:val="zh-CN"/>
              </w:rPr>
              <w:t>系统内代查勘</w:t>
            </w:r>
            <w:proofErr w:type="gramEnd"/>
            <w:r>
              <w:rPr>
                <w:rFonts w:ascii="仿宋" w:hAnsi="仿宋" w:cs="宋体" w:hint="eastAsia"/>
                <w:bCs/>
                <w:kern w:val="0"/>
                <w:sz w:val="21"/>
                <w:szCs w:val="21"/>
                <w:lang w:val="zh-CN"/>
              </w:rPr>
              <w:t>、律师费、其他</w:t>
            </w:r>
          </w:p>
        </w:tc>
        <w:tc>
          <w:tcPr>
            <w:tcW w:w="1044" w:type="dxa"/>
          </w:tcPr>
          <w:p w:rsidR="000D3FA7" w:rsidRPr="00872EF1" w:rsidRDefault="000D3FA7" w:rsidP="009338CE">
            <w:pPr>
              <w:widowControl/>
              <w:rPr>
                <w:rFonts w:ascii="仿宋" w:hAnsi="仿宋" w:cs="宋体"/>
                <w:kern w:val="0"/>
                <w:sz w:val="21"/>
                <w:szCs w:val="21"/>
              </w:rPr>
            </w:pPr>
          </w:p>
        </w:tc>
      </w:tr>
      <w:tr w:rsidR="000D3FA7" w:rsidRPr="00872EF1" w:rsidTr="001221C5">
        <w:trPr>
          <w:trHeight w:val="413"/>
          <w:jc w:val="center"/>
        </w:trPr>
        <w:tc>
          <w:tcPr>
            <w:tcW w:w="1374" w:type="dxa"/>
          </w:tcPr>
          <w:p w:rsidR="000D3FA7" w:rsidRDefault="00103945" w:rsidP="009338CE">
            <w:pPr>
              <w:widowControl/>
              <w:jc w:val="center"/>
              <w:rPr>
                <w:rFonts w:ascii="仿宋" w:hAnsi="仿宋" w:cs="宋体"/>
                <w:kern w:val="0"/>
                <w:sz w:val="21"/>
                <w:szCs w:val="21"/>
              </w:rPr>
            </w:pPr>
            <w:r>
              <w:rPr>
                <w:rFonts w:ascii="仿宋" w:hAnsi="仿宋" w:cs="宋体"/>
                <w:kern w:val="0"/>
                <w:sz w:val="21"/>
                <w:szCs w:val="21"/>
              </w:rPr>
              <w:t>处理</w:t>
            </w:r>
            <w:r w:rsidR="000D3FA7">
              <w:rPr>
                <w:rFonts w:ascii="仿宋" w:hAnsi="仿宋" w:cs="宋体"/>
                <w:kern w:val="0"/>
                <w:sz w:val="21"/>
                <w:szCs w:val="21"/>
              </w:rPr>
              <w:t>状态</w:t>
            </w:r>
          </w:p>
        </w:tc>
        <w:tc>
          <w:tcPr>
            <w:tcW w:w="1438" w:type="dxa"/>
          </w:tcPr>
          <w:p w:rsidR="000D3FA7" w:rsidRPr="00872EF1" w:rsidRDefault="000D3FA7" w:rsidP="009338CE">
            <w:pPr>
              <w:widowControl/>
              <w:jc w:val="center"/>
              <w:rPr>
                <w:rFonts w:ascii="仿宋" w:hAnsi="仿宋" w:cs="宋体"/>
                <w:kern w:val="0"/>
                <w:sz w:val="21"/>
                <w:szCs w:val="21"/>
              </w:rPr>
            </w:pPr>
            <w:proofErr w:type="gramStart"/>
            <w:r>
              <w:rPr>
                <w:rFonts w:ascii="仿宋" w:hAnsi="仿宋" w:cs="宋体"/>
                <w:kern w:val="0"/>
                <w:sz w:val="21"/>
                <w:szCs w:val="21"/>
              </w:rPr>
              <w:t>下拉选框</w:t>
            </w:r>
            <w:proofErr w:type="gramEnd"/>
          </w:p>
        </w:tc>
        <w:tc>
          <w:tcPr>
            <w:tcW w:w="1501" w:type="dxa"/>
          </w:tcPr>
          <w:p w:rsidR="000D3FA7" w:rsidRPr="00872EF1" w:rsidRDefault="000D3FA7" w:rsidP="009338CE">
            <w:pPr>
              <w:widowControl/>
              <w:jc w:val="center"/>
              <w:rPr>
                <w:rFonts w:ascii="仿宋" w:hAnsi="仿宋" w:cs="宋体"/>
                <w:kern w:val="0"/>
                <w:sz w:val="21"/>
                <w:szCs w:val="21"/>
              </w:rPr>
            </w:pPr>
            <w:r>
              <w:rPr>
                <w:rFonts w:ascii="仿宋" w:hAnsi="仿宋" w:cs="宋体"/>
                <w:kern w:val="0"/>
                <w:sz w:val="21"/>
                <w:szCs w:val="21"/>
              </w:rPr>
              <w:t>可选择</w:t>
            </w:r>
          </w:p>
        </w:tc>
        <w:tc>
          <w:tcPr>
            <w:tcW w:w="1121" w:type="dxa"/>
          </w:tcPr>
          <w:p w:rsidR="000D3FA7" w:rsidRPr="00872EF1" w:rsidRDefault="000D3FA7" w:rsidP="009338CE">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0D3FA7" w:rsidRPr="00872EF1" w:rsidRDefault="00073828" w:rsidP="009338CE">
            <w:pPr>
              <w:widowControl/>
              <w:jc w:val="left"/>
              <w:rPr>
                <w:rFonts w:ascii="仿宋" w:hAnsi="仿宋" w:cs="宋体"/>
                <w:bCs/>
                <w:kern w:val="0"/>
                <w:sz w:val="21"/>
                <w:szCs w:val="21"/>
                <w:lang w:val="zh-CN"/>
              </w:rPr>
            </w:pPr>
            <w:r>
              <w:rPr>
                <w:rFonts w:ascii="仿宋" w:hAnsi="仿宋" w:cs="宋体" w:hint="eastAsia"/>
                <w:bCs/>
                <w:kern w:val="0"/>
                <w:sz w:val="21"/>
                <w:szCs w:val="21"/>
                <w:lang w:val="zh-CN"/>
              </w:rPr>
              <w:t>选项内容：</w:t>
            </w:r>
            <w:r w:rsidR="000D3FA7">
              <w:rPr>
                <w:rFonts w:ascii="仿宋" w:hAnsi="仿宋" w:cs="宋体" w:hint="eastAsia"/>
                <w:bCs/>
                <w:kern w:val="0"/>
                <w:sz w:val="21"/>
                <w:szCs w:val="21"/>
                <w:lang w:val="zh-CN"/>
              </w:rPr>
              <w:t>正在处理、已处理、审核退回、审核通过、</w:t>
            </w:r>
            <w:r>
              <w:rPr>
                <w:rFonts w:ascii="仿宋" w:hAnsi="仿宋" w:cs="宋体" w:hint="eastAsia"/>
                <w:bCs/>
                <w:kern w:val="0"/>
                <w:sz w:val="21"/>
                <w:szCs w:val="21"/>
                <w:lang w:val="zh-CN"/>
              </w:rPr>
              <w:t>审核不通过、支付中心处理中、支付中心退回、支付成功</w:t>
            </w:r>
            <w:r w:rsidR="002701B3">
              <w:rPr>
                <w:rFonts w:ascii="仿宋" w:hAnsi="仿宋" w:cs="宋体" w:hint="eastAsia"/>
                <w:bCs/>
                <w:kern w:val="0"/>
                <w:sz w:val="21"/>
                <w:szCs w:val="21"/>
                <w:lang w:val="zh-CN"/>
              </w:rPr>
              <w:t>、已作废</w:t>
            </w:r>
          </w:p>
        </w:tc>
        <w:tc>
          <w:tcPr>
            <w:tcW w:w="1044" w:type="dxa"/>
          </w:tcPr>
          <w:p w:rsidR="000D3FA7" w:rsidRPr="00872EF1" w:rsidRDefault="000D3FA7" w:rsidP="009338CE">
            <w:pPr>
              <w:widowControl/>
              <w:rPr>
                <w:rFonts w:ascii="仿宋" w:hAnsi="仿宋" w:cs="宋体"/>
                <w:kern w:val="0"/>
                <w:sz w:val="21"/>
                <w:szCs w:val="21"/>
              </w:rPr>
            </w:pPr>
          </w:p>
        </w:tc>
      </w:tr>
      <w:tr w:rsidR="000D3FA7" w:rsidRPr="00872EF1" w:rsidTr="001221C5">
        <w:trPr>
          <w:trHeight w:val="413"/>
          <w:jc w:val="center"/>
        </w:trPr>
        <w:tc>
          <w:tcPr>
            <w:tcW w:w="1374" w:type="dxa"/>
          </w:tcPr>
          <w:p w:rsidR="000D3FA7" w:rsidRDefault="000D3FA7" w:rsidP="009338CE">
            <w:pPr>
              <w:widowControl/>
              <w:jc w:val="center"/>
              <w:rPr>
                <w:rFonts w:ascii="仿宋" w:hAnsi="仿宋" w:cs="宋体"/>
                <w:kern w:val="0"/>
                <w:sz w:val="21"/>
                <w:szCs w:val="21"/>
              </w:rPr>
            </w:pPr>
            <w:r>
              <w:rPr>
                <w:rFonts w:ascii="仿宋" w:hAnsi="仿宋" w:cs="宋体"/>
                <w:kern w:val="0"/>
                <w:sz w:val="21"/>
                <w:szCs w:val="21"/>
              </w:rPr>
              <w:t>案件类型</w:t>
            </w:r>
          </w:p>
        </w:tc>
        <w:tc>
          <w:tcPr>
            <w:tcW w:w="1438" w:type="dxa"/>
          </w:tcPr>
          <w:p w:rsidR="000D3FA7" w:rsidRPr="00872EF1" w:rsidRDefault="000D3FA7" w:rsidP="009338CE">
            <w:pPr>
              <w:widowControl/>
              <w:jc w:val="center"/>
              <w:rPr>
                <w:rFonts w:ascii="仿宋" w:hAnsi="仿宋" w:cs="宋体"/>
                <w:kern w:val="0"/>
                <w:sz w:val="21"/>
                <w:szCs w:val="21"/>
              </w:rPr>
            </w:pPr>
            <w:r>
              <w:rPr>
                <w:rFonts w:ascii="仿宋" w:hAnsi="仿宋" w:cs="宋体"/>
                <w:kern w:val="0"/>
                <w:sz w:val="21"/>
                <w:szCs w:val="21"/>
              </w:rPr>
              <w:t>复选框</w:t>
            </w:r>
          </w:p>
        </w:tc>
        <w:tc>
          <w:tcPr>
            <w:tcW w:w="1501" w:type="dxa"/>
          </w:tcPr>
          <w:p w:rsidR="000D3FA7" w:rsidRPr="00872EF1" w:rsidRDefault="000D3FA7" w:rsidP="009338CE">
            <w:pPr>
              <w:widowControl/>
              <w:jc w:val="center"/>
              <w:rPr>
                <w:rFonts w:ascii="仿宋" w:hAnsi="仿宋" w:cs="宋体"/>
                <w:kern w:val="0"/>
                <w:sz w:val="21"/>
                <w:szCs w:val="21"/>
              </w:rPr>
            </w:pPr>
            <w:r>
              <w:rPr>
                <w:rFonts w:ascii="仿宋" w:hAnsi="仿宋" w:cs="宋体"/>
                <w:kern w:val="0"/>
                <w:sz w:val="21"/>
                <w:szCs w:val="21"/>
              </w:rPr>
              <w:t>可选择</w:t>
            </w:r>
          </w:p>
        </w:tc>
        <w:tc>
          <w:tcPr>
            <w:tcW w:w="1121" w:type="dxa"/>
          </w:tcPr>
          <w:p w:rsidR="000D3FA7" w:rsidRPr="00872EF1" w:rsidRDefault="000D3FA7" w:rsidP="009338CE">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0D3FA7" w:rsidRPr="00872EF1" w:rsidRDefault="000D3FA7" w:rsidP="009338CE">
            <w:pPr>
              <w:widowControl/>
              <w:jc w:val="left"/>
              <w:rPr>
                <w:rFonts w:ascii="仿宋" w:hAnsi="仿宋" w:cs="宋体"/>
                <w:bCs/>
                <w:kern w:val="0"/>
                <w:sz w:val="21"/>
                <w:szCs w:val="21"/>
                <w:lang w:val="zh-CN"/>
              </w:rPr>
            </w:pPr>
            <w:r>
              <w:rPr>
                <w:rFonts w:ascii="仿宋" w:hAnsi="仿宋" w:cs="宋体" w:hint="eastAsia"/>
                <w:bCs/>
                <w:kern w:val="0"/>
                <w:sz w:val="21"/>
                <w:szCs w:val="21"/>
                <w:lang w:val="zh-CN"/>
              </w:rPr>
              <w:t>选项</w:t>
            </w:r>
            <w:r>
              <w:rPr>
                <w:rFonts w:ascii="仿宋" w:hAnsi="仿宋" w:cs="宋体"/>
                <w:bCs/>
                <w:kern w:val="0"/>
                <w:sz w:val="21"/>
                <w:szCs w:val="21"/>
                <w:lang w:val="zh-CN"/>
              </w:rPr>
              <w:t>内容</w:t>
            </w:r>
            <w:r>
              <w:rPr>
                <w:rFonts w:ascii="仿宋" w:hAnsi="仿宋" w:cs="宋体" w:hint="eastAsia"/>
                <w:bCs/>
                <w:kern w:val="0"/>
                <w:sz w:val="21"/>
                <w:szCs w:val="21"/>
                <w:lang w:val="zh-CN"/>
              </w:rPr>
              <w:t>：</w:t>
            </w:r>
            <w:r>
              <w:rPr>
                <w:rFonts w:ascii="仿宋" w:hAnsi="仿宋" w:cs="宋体"/>
                <w:bCs/>
                <w:kern w:val="0"/>
                <w:sz w:val="21"/>
                <w:szCs w:val="21"/>
                <w:lang w:val="zh-CN"/>
              </w:rPr>
              <w:t>本机构</w:t>
            </w:r>
            <w:r>
              <w:rPr>
                <w:rFonts w:ascii="仿宋" w:hAnsi="仿宋" w:cs="宋体" w:hint="eastAsia"/>
                <w:bCs/>
                <w:kern w:val="0"/>
                <w:sz w:val="21"/>
                <w:szCs w:val="21"/>
                <w:lang w:val="zh-CN"/>
              </w:rPr>
              <w:t>、</w:t>
            </w:r>
            <w:r>
              <w:rPr>
                <w:rFonts w:ascii="仿宋" w:hAnsi="仿宋" w:cs="宋体"/>
                <w:bCs/>
                <w:kern w:val="0"/>
                <w:sz w:val="21"/>
                <w:szCs w:val="21"/>
                <w:lang w:val="zh-CN"/>
              </w:rPr>
              <w:t>代查勘</w:t>
            </w:r>
          </w:p>
        </w:tc>
        <w:tc>
          <w:tcPr>
            <w:tcW w:w="1044" w:type="dxa"/>
          </w:tcPr>
          <w:p w:rsidR="000D3FA7" w:rsidRPr="00872EF1" w:rsidRDefault="000D3FA7" w:rsidP="009338CE">
            <w:pPr>
              <w:widowControl/>
              <w:rPr>
                <w:rFonts w:ascii="仿宋" w:hAnsi="仿宋" w:cs="宋体"/>
                <w:kern w:val="0"/>
                <w:sz w:val="21"/>
                <w:szCs w:val="21"/>
              </w:rPr>
            </w:pPr>
          </w:p>
        </w:tc>
      </w:tr>
      <w:tr w:rsidR="000D3FA7" w:rsidRPr="00872EF1" w:rsidTr="001221C5">
        <w:trPr>
          <w:trHeight w:val="413"/>
          <w:jc w:val="center"/>
        </w:trPr>
        <w:tc>
          <w:tcPr>
            <w:tcW w:w="1374" w:type="dxa"/>
          </w:tcPr>
          <w:p w:rsidR="000D3FA7" w:rsidRDefault="00073828" w:rsidP="009338CE">
            <w:pPr>
              <w:widowControl/>
              <w:jc w:val="center"/>
              <w:rPr>
                <w:rFonts w:ascii="仿宋" w:hAnsi="仿宋" w:cs="宋体"/>
                <w:kern w:val="0"/>
                <w:sz w:val="21"/>
                <w:szCs w:val="21"/>
              </w:rPr>
            </w:pPr>
            <w:r>
              <w:rPr>
                <w:rFonts w:ascii="仿宋" w:hAnsi="仿宋" w:cs="宋体"/>
                <w:kern w:val="0"/>
                <w:sz w:val="21"/>
                <w:szCs w:val="21"/>
              </w:rPr>
              <w:t>处理</w:t>
            </w:r>
            <w:r w:rsidR="000D3FA7">
              <w:rPr>
                <w:rFonts w:ascii="仿宋" w:hAnsi="仿宋" w:cs="宋体"/>
                <w:kern w:val="0"/>
                <w:sz w:val="21"/>
                <w:szCs w:val="21"/>
              </w:rPr>
              <w:t>时间</w:t>
            </w:r>
          </w:p>
        </w:tc>
        <w:tc>
          <w:tcPr>
            <w:tcW w:w="1438" w:type="dxa"/>
          </w:tcPr>
          <w:p w:rsidR="000D3FA7" w:rsidRPr="00872EF1" w:rsidRDefault="000D3FA7" w:rsidP="009338CE">
            <w:pPr>
              <w:widowControl/>
              <w:jc w:val="center"/>
              <w:rPr>
                <w:rFonts w:ascii="仿宋" w:hAnsi="仿宋" w:cs="宋体"/>
                <w:kern w:val="0"/>
                <w:sz w:val="21"/>
                <w:szCs w:val="21"/>
              </w:rPr>
            </w:pPr>
            <w:r>
              <w:rPr>
                <w:rFonts w:ascii="仿宋" w:hAnsi="仿宋" w:cs="宋体"/>
                <w:kern w:val="0"/>
                <w:sz w:val="21"/>
                <w:szCs w:val="21"/>
              </w:rPr>
              <w:t>时间控件</w:t>
            </w:r>
          </w:p>
        </w:tc>
        <w:tc>
          <w:tcPr>
            <w:tcW w:w="1501" w:type="dxa"/>
          </w:tcPr>
          <w:p w:rsidR="000D3FA7" w:rsidRPr="00872EF1" w:rsidRDefault="000D3FA7" w:rsidP="009338CE">
            <w:pPr>
              <w:widowControl/>
              <w:jc w:val="center"/>
              <w:rPr>
                <w:rFonts w:ascii="仿宋" w:hAnsi="仿宋" w:cs="宋体"/>
                <w:kern w:val="0"/>
                <w:sz w:val="21"/>
                <w:szCs w:val="21"/>
              </w:rPr>
            </w:pPr>
            <w:r>
              <w:rPr>
                <w:rFonts w:ascii="仿宋" w:hAnsi="仿宋" w:cs="宋体"/>
                <w:kern w:val="0"/>
                <w:sz w:val="21"/>
                <w:szCs w:val="21"/>
              </w:rPr>
              <w:t>可选择</w:t>
            </w:r>
          </w:p>
        </w:tc>
        <w:tc>
          <w:tcPr>
            <w:tcW w:w="1121" w:type="dxa"/>
          </w:tcPr>
          <w:p w:rsidR="000D3FA7" w:rsidRPr="00872EF1" w:rsidRDefault="000D3FA7" w:rsidP="009338CE">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0D3FA7" w:rsidRPr="00872EF1" w:rsidRDefault="00073828" w:rsidP="009338CE">
            <w:pPr>
              <w:widowControl/>
              <w:jc w:val="left"/>
              <w:rPr>
                <w:rFonts w:ascii="仿宋" w:hAnsi="仿宋" w:cs="宋体"/>
                <w:bCs/>
                <w:kern w:val="0"/>
                <w:sz w:val="21"/>
                <w:szCs w:val="21"/>
                <w:lang w:val="zh-CN"/>
              </w:rPr>
            </w:pPr>
            <w:r>
              <w:rPr>
                <w:rFonts w:ascii="仿宋" w:hAnsi="仿宋" w:cs="宋体" w:hint="eastAsia"/>
                <w:bCs/>
                <w:kern w:val="0"/>
                <w:sz w:val="21"/>
                <w:szCs w:val="21"/>
                <w:lang w:val="zh-CN"/>
              </w:rPr>
              <w:t>录入</w:t>
            </w:r>
            <w:r>
              <w:rPr>
                <w:rFonts w:ascii="仿宋" w:hAnsi="仿宋" w:cs="宋体"/>
                <w:bCs/>
                <w:kern w:val="0"/>
                <w:sz w:val="21"/>
                <w:szCs w:val="21"/>
                <w:lang w:val="zh-CN"/>
              </w:rPr>
              <w:t>支付信息的时间</w:t>
            </w:r>
          </w:p>
        </w:tc>
        <w:tc>
          <w:tcPr>
            <w:tcW w:w="1044" w:type="dxa"/>
          </w:tcPr>
          <w:p w:rsidR="000D3FA7" w:rsidRPr="00872EF1" w:rsidRDefault="000D3FA7" w:rsidP="009338CE">
            <w:pPr>
              <w:widowControl/>
              <w:rPr>
                <w:rFonts w:ascii="仿宋" w:hAnsi="仿宋" w:cs="宋体"/>
                <w:kern w:val="0"/>
                <w:sz w:val="21"/>
                <w:szCs w:val="21"/>
              </w:rPr>
            </w:pPr>
          </w:p>
        </w:tc>
      </w:tr>
      <w:tr w:rsidR="000D3FA7" w:rsidRPr="00872EF1" w:rsidTr="001221C5">
        <w:trPr>
          <w:trHeight w:val="413"/>
          <w:jc w:val="center"/>
        </w:trPr>
        <w:tc>
          <w:tcPr>
            <w:tcW w:w="1374" w:type="dxa"/>
          </w:tcPr>
          <w:p w:rsidR="000D3FA7" w:rsidRDefault="000D3FA7" w:rsidP="009338CE">
            <w:pPr>
              <w:widowControl/>
              <w:jc w:val="center"/>
              <w:rPr>
                <w:rFonts w:ascii="仿宋" w:hAnsi="仿宋" w:cs="宋体"/>
                <w:kern w:val="0"/>
                <w:sz w:val="21"/>
                <w:szCs w:val="21"/>
              </w:rPr>
            </w:pPr>
            <w:r>
              <w:rPr>
                <w:rFonts w:ascii="仿宋" w:hAnsi="仿宋" w:cs="宋体"/>
                <w:kern w:val="0"/>
                <w:sz w:val="21"/>
                <w:szCs w:val="21"/>
              </w:rPr>
              <w:t>支付类型</w:t>
            </w:r>
          </w:p>
        </w:tc>
        <w:tc>
          <w:tcPr>
            <w:tcW w:w="1438" w:type="dxa"/>
          </w:tcPr>
          <w:p w:rsidR="000D3FA7" w:rsidRPr="00872EF1" w:rsidRDefault="000D3FA7" w:rsidP="009338CE">
            <w:pPr>
              <w:widowControl/>
              <w:jc w:val="center"/>
              <w:rPr>
                <w:rFonts w:ascii="仿宋" w:hAnsi="仿宋" w:cs="宋体"/>
                <w:kern w:val="0"/>
                <w:sz w:val="21"/>
                <w:szCs w:val="21"/>
              </w:rPr>
            </w:pPr>
            <w:r>
              <w:rPr>
                <w:rFonts w:ascii="仿宋" w:hAnsi="仿宋" w:cs="宋体"/>
                <w:kern w:val="0"/>
                <w:sz w:val="21"/>
                <w:szCs w:val="21"/>
              </w:rPr>
              <w:t>复选框</w:t>
            </w:r>
          </w:p>
        </w:tc>
        <w:tc>
          <w:tcPr>
            <w:tcW w:w="1501" w:type="dxa"/>
          </w:tcPr>
          <w:p w:rsidR="000D3FA7" w:rsidRPr="00872EF1" w:rsidRDefault="000D3FA7" w:rsidP="009338CE">
            <w:pPr>
              <w:widowControl/>
              <w:jc w:val="center"/>
              <w:rPr>
                <w:rFonts w:ascii="仿宋" w:hAnsi="仿宋" w:cs="宋体"/>
                <w:kern w:val="0"/>
                <w:sz w:val="21"/>
                <w:szCs w:val="21"/>
              </w:rPr>
            </w:pPr>
            <w:r>
              <w:rPr>
                <w:rFonts w:ascii="仿宋" w:hAnsi="仿宋" w:cs="宋体"/>
                <w:kern w:val="0"/>
                <w:sz w:val="21"/>
                <w:szCs w:val="21"/>
              </w:rPr>
              <w:t>可选择</w:t>
            </w:r>
          </w:p>
        </w:tc>
        <w:tc>
          <w:tcPr>
            <w:tcW w:w="1121" w:type="dxa"/>
          </w:tcPr>
          <w:p w:rsidR="000D3FA7" w:rsidRPr="00872EF1" w:rsidRDefault="000D3FA7" w:rsidP="009338CE">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0D3FA7" w:rsidRPr="00872EF1" w:rsidRDefault="000D3FA7" w:rsidP="009338CE">
            <w:pPr>
              <w:widowControl/>
              <w:jc w:val="left"/>
              <w:rPr>
                <w:rFonts w:ascii="仿宋" w:hAnsi="仿宋" w:cs="宋体"/>
                <w:bCs/>
                <w:kern w:val="0"/>
                <w:sz w:val="21"/>
                <w:szCs w:val="21"/>
                <w:lang w:val="zh-CN"/>
              </w:rPr>
            </w:pPr>
            <w:r>
              <w:rPr>
                <w:rFonts w:ascii="仿宋" w:hAnsi="仿宋" w:cs="宋体"/>
                <w:bCs/>
                <w:kern w:val="0"/>
                <w:sz w:val="21"/>
                <w:szCs w:val="21"/>
                <w:lang w:val="zh-CN"/>
              </w:rPr>
              <w:t>选择类型</w:t>
            </w:r>
            <w:r>
              <w:rPr>
                <w:rFonts w:ascii="仿宋" w:hAnsi="仿宋" w:cs="宋体" w:hint="eastAsia"/>
                <w:bCs/>
                <w:kern w:val="0"/>
                <w:sz w:val="21"/>
                <w:szCs w:val="21"/>
                <w:lang w:val="zh-CN"/>
              </w:rPr>
              <w:t>：</w:t>
            </w:r>
            <w:r>
              <w:rPr>
                <w:rFonts w:ascii="仿宋" w:hAnsi="仿宋" w:cs="宋体"/>
                <w:bCs/>
                <w:kern w:val="0"/>
                <w:sz w:val="21"/>
                <w:szCs w:val="21"/>
                <w:lang w:val="zh-CN"/>
              </w:rPr>
              <w:t>实赔</w:t>
            </w:r>
            <w:r>
              <w:rPr>
                <w:rFonts w:ascii="仿宋" w:hAnsi="仿宋" w:cs="宋体" w:hint="eastAsia"/>
                <w:bCs/>
                <w:kern w:val="0"/>
                <w:sz w:val="21"/>
                <w:szCs w:val="21"/>
                <w:lang w:val="zh-CN"/>
              </w:rPr>
              <w:t>、</w:t>
            </w:r>
            <w:r>
              <w:rPr>
                <w:rFonts w:ascii="仿宋" w:hAnsi="仿宋" w:cs="宋体"/>
                <w:bCs/>
                <w:kern w:val="0"/>
                <w:sz w:val="21"/>
                <w:szCs w:val="21"/>
                <w:lang w:val="zh-CN"/>
              </w:rPr>
              <w:t>预赔</w:t>
            </w:r>
          </w:p>
        </w:tc>
        <w:tc>
          <w:tcPr>
            <w:tcW w:w="1044" w:type="dxa"/>
          </w:tcPr>
          <w:p w:rsidR="000D3FA7" w:rsidRPr="00872EF1" w:rsidRDefault="000D3FA7" w:rsidP="009338CE">
            <w:pPr>
              <w:widowControl/>
              <w:rPr>
                <w:rFonts w:ascii="仿宋" w:hAnsi="仿宋" w:cs="宋体"/>
                <w:kern w:val="0"/>
                <w:sz w:val="21"/>
                <w:szCs w:val="21"/>
              </w:rPr>
            </w:pPr>
          </w:p>
        </w:tc>
      </w:tr>
      <w:tr w:rsidR="000D3FA7" w:rsidRPr="00872EF1" w:rsidTr="001221C5">
        <w:trPr>
          <w:trHeight w:val="413"/>
          <w:jc w:val="center"/>
        </w:trPr>
        <w:tc>
          <w:tcPr>
            <w:tcW w:w="8042" w:type="dxa"/>
            <w:gridSpan w:val="6"/>
          </w:tcPr>
          <w:p w:rsidR="000D3FA7" w:rsidRPr="00872EF1" w:rsidRDefault="000D3FA7" w:rsidP="001221C5">
            <w:pPr>
              <w:widowControl/>
              <w:jc w:val="center"/>
              <w:rPr>
                <w:rFonts w:ascii="仿宋" w:hAnsi="仿宋" w:cs="宋体"/>
                <w:kern w:val="0"/>
                <w:sz w:val="21"/>
                <w:szCs w:val="21"/>
              </w:rPr>
            </w:pPr>
            <w:r>
              <w:rPr>
                <w:rFonts w:ascii="仿宋" w:hAnsi="仿宋" w:cs="宋体"/>
                <w:kern w:val="0"/>
                <w:sz w:val="21"/>
                <w:szCs w:val="21"/>
              </w:rPr>
              <w:t>查询结果列表</w:t>
            </w:r>
          </w:p>
        </w:tc>
      </w:tr>
      <w:tr w:rsidR="000D3FA7" w:rsidRPr="00872EF1" w:rsidTr="001221C5">
        <w:trPr>
          <w:trHeight w:val="413"/>
          <w:jc w:val="center"/>
        </w:trPr>
        <w:tc>
          <w:tcPr>
            <w:tcW w:w="1374" w:type="dxa"/>
          </w:tcPr>
          <w:p w:rsidR="000D3FA7" w:rsidRDefault="00073828" w:rsidP="001221C5">
            <w:pPr>
              <w:widowControl/>
              <w:rPr>
                <w:rFonts w:ascii="仿宋" w:hAnsi="仿宋" w:cs="宋体"/>
                <w:kern w:val="0"/>
                <w:sz w:val="21"/>
                <w:szCs w:val="21"/>
              </w:rPr>
            </w:pPr>
            <w:r>
              <w:rPr>
                <w:rFonts w:ascii="仿宋" w:hAnsi="仿宋" w:cs="宋体"/>
                <w:kern w:val="0"/>
                <w:sz w:val="21"/>
                <w:szCs w:val="21"/>
              </w:rPr>
              <w:t>序号</w:t>
            </w:r>
          </w:p>
        </w:tc>
        <w:tc>
          <w:tcPr>
            <w:tcW w:w="1438" w:type="dxa"/>
          </w:tcPr>
          <w:p w:rsidR="000D3FA7" w:rsidRPr="00872EF1" w:rsidRDefault="00073828" w:rsidP="001221C5">
            <w:pPr>
              <w:widowControl/>
              <w:jc w:val="center"/>
              <w:rPr>
                <w:rFonts w:ascii="仿宋" w:hAnsi="仿宋" w:cs="宋体"/>
                <w:kern w:val="0"/>
                <w:sz w:val="21"/>
                <w:szCs w:val="21"/>
              </w:rPr>
            </w:pPr>
            <w:r>
              <w:rPr>
                <w:rFonts w:ascii="仿宋" w:hAnsi="仿宋" w:cs="宋体" w:hint="eastAsia"/>
                <w:kern w:val="0"/>
                <w:sz w:val="21"/>
                <w:szCs w:val="21"/>
              </w:rPr>
              <w:t>文本</w:t>
            </w:r>
          </w:p>
        </w:tc>
        <w:tc>
          <w:tcPr>
            <w:tcW w:w="1501" w:type="dxa"/>
          </w:tcPr>
          <w:p w:rsidR="000D3FA7" w:rsidRPr="00872EF1" w:rsidRDefault="00073828" w:rsidP="001221C5">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1121" w:type="dxa"/>
          </w:tcPr>
          <w:p w:rsidR="000D3FA7" w:rsidRPr="00872EF1" w:rsidRDefault="000D3FA7" w:rsidP="001221C5">
            <w:pPr>
              <w:widowControl/>
              <w:jc w:val="center"/>
              <w:rPr>
                <w:rFonts w:ascii="仿宋" w:hAnsi="仿宋" w:cs="宋体"/>
                <w:kern w:val="0"/>
                <w:sz w:val="21"/>
                <w:szCs w:val="21"/>
              </w:rPr>
            </w:pPr>
          </w:p>
        </w:tc>
        <w:tc>
          <w:tcPr>
            <w:tcW w:w="1564" w:type="dxa"/>
          </w:tcPr>
          <w:p w:rsidR="000D3FA7" w:rsidRPr="00872EF1" w:rsidRDefault="000D3FA7" w:rsidP="001221C5">
            <w:pPr>
              <w:widowControl/>
              <w:jc w:val="left"/>
              <w:rPr>
                <w:rFonts w:ascii="仿宋" w:hAnsi="仿宋" w:cs="宋体"/>
                <w:bCs/>
                <w:kern w:val="0"/>
                <w:sz w:val="21"/>
                <w:szCs w:val="21"/>
                <w:lang w:val="zh-CN"/>
              </w:rPr>
            </w:pPr>
          </w:p>
        </w:tc>
        <w:tc>
          <w:tcPr>
            <w:tcW w:w="1044" w:type="dxa"/>
          </w:tcPr>
          <w:p w:rsidR="000D3FA7" w:rsidRPr="00872EF1" w:rsidRDefault="000D3FA7" w:rsidP="001221C5">
            <w:pPr>
              <w:widowControl/>
              <w:rPr>
                <w:rFonts w:ascii="仿宋" w:hAnsi="仿宋" w:cs="宋体"/>
                <w:kern w:val="0"/>
                <w:sz w:val="21"/>
                <w:szCs w:val="21"/>
              </w:rPr>
            </w:pPr>
          </w:p>
        </w:tc>
      </w:tr>
      <w:tr w:rsidR="000D3FA7" w:rsidRPr="00872EF1" w:rsidTr="001221C5">
        <w:trPr>
          <w:trHeight w:val="413"/>
          <w:jc w:val="center"/>
        </w:trPr>
        <w:tc>
          <w:tcPr>
            <w:tcW w:w="1374" w:type="dxa"/>
          </w:tcPr>
          <w:p w:rsidR="000D3FA7" w:rsidRDefault="000D3FA7" w:rsidP="001221C5">
            <w:pPr>
              <w:widowControl/>
              <w:rPr>
                <w:rFonts w:ascii="仿宋" w:hAnsi="仿宋" w:cs="宋体"/>
                <w:kern w:val="0"/>
                <w:sz w:val="21"/>
                <w:szCs w:val="21"/>
              </w:rPr>
            </w:pPr>
            <w:r>
              <w:rPr>
                <w:rFonts w:ascii="仿宋" w:hAnsi="仿宋" w:cs="宋体"/>
                <w:kern w:val="0"/>
                <w:sz w:val="21"/>
                <w:szCs w:val="21"/>
              </w:rPr>
              <w:t>报案号码</w:t>
            </w:r>
          </w:p>
        </w:tc>
        <w:tc>
          <w:tcPr>
            <w:tcW w:w="1438"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0D3FA7" w:rsidRPr="00872EF1" w:rsidRDefault="000D3FA7" w:rsidP="001221C5">
            <w:pPr>
              <w:widowControl/>
              <w:jc w:val="center"/>
              <w:rPr>
                <w:rFonts w:ascii="仿宋" w:hAnsi="仿宋" w:cs="宋体"/>
                <w:kern w:val="0"/>
                <w:sz w:val="21"/>
                <w:szCs w:val="21"/>
              </w:rPr>
            </w:pPr>
          </w:p>
        </w:tc>
        <w:tc>
          <w:tcPr>
            <w:tcW w:w="1564" w:type="dxa"/>
          </w:tcPr>
          <w:p w:rsidR="000D3FA7" w:rsidRPr="00872EF1" w:rsidRDefault="000D3FA7" w:rsidP="001221C5">
            <w:pPr>
              <w:widowControl/>
              <w:jc w:val="left"/>
              <w:rPr>
                <w:rFonts w:ascii="仿宋" w:hAnsi="仿宋" w:cs="宋体"/>
                <w:bCs/>
                <w:kern w:val="0"/>
                <w:sz w:val="21"/>
                <w:szCs w:val="21"/>
                <w:lang w:val="zh-CN"/>
              </w:rPr>
            </w:pPr>
          </w:p>
        </w:tc>
        <w:tc>
          <w:tcPr>
            <w:tcW w:w="1044" w:type="dxa"/>
          </w:tcPr>
          <w:p w:rsidR="000D3FA7" w:rsidRPr="00872EF1" w:rsidRDefault="000D3FA7" w:rsidP="001221C5">
            <w:pPr>
              <w:widowControl/>
              <w:rPr>
                <w:rFonts w:ascii="仿宋" w:hAnsi="仿宋" w:cs="宋体"/>
                <w:kern w:val="0"/>
                <w:sz w:val="21"/>
                <w:szCs w:val="21"/>
              </w:rPr>
            </w:pPr>
          </w:p>
        </w:tc>
      </w:tr>
      <w:tr w:rsidR="000D3FA7" w:rsidRPr="00872EF1" w:rsidTr="001221C5">
        <w:trPr>
          <w:trHeight w:val="413"/>
          <w:jc w:val="center"/>
        </w:trPr>
        <w:tc>
          <w:tcPr>
            <w:tcW w:w="1374" w:type="dxa"/>
          </w:tcPr>
          <w:p w:rsidR="000D3FA7" w:rsidRDefault="000D3FA7" w:rsidP="001221C5">
            <w:pPr>
              <w:widowControl/>
              <w:rPr>
                <w:rFonts w:ascii="仿宋" w:hAnsi="仿宋" w:cs="宋体"/>
                <w:kern w:val="0"/>
                <w:sz w:val="21"/>
                <w:szCs w:val="21"/>
              </w:rPr>
            </w:pPr>
            <w:r>
              <w:rPr>
                <w:rFonts w:ascii="仿宋" w:hAnsi="仿宋" w:cs="宋体"/>
                <w:kern w:val="0"/>
                <w:sz w:val="21"/>
                <w:szCs w:val="21"/>
              </w:rPr>
              <w:t>保单号码</w:t>
            </w:r>
          </w:p>
        </w:tc>
        <w:tc>
          <w:tcPr>
            <w:tcW w:w="1438"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0D3FA7" w:rsidRPr="00872EF1" w:rsidRDefault="000D3FA7" w:rsidP="001221C5">
            <w:pPr>
              <w:widowControl/>
              <w:jc w:val="center"/>
              <w:rPr>
                <w:rFonts w:ascii="仿宋" w:hAnsi="仿宋" w:cs="宋体"/>
                <w:kern w:val="0"/>
                <w:sz w:val="21"/>
                <w:szCs w:val="21"/>
              </w:rPr>
            </w:pPr>
          </w:p>
        </w:tc>
        <w:tc>
          <w:tcPr>
            <w:tcW w:w="1564" w:type="dxa"/>
          </w:tcPr>
          <w:p w:rsidR="000D3FA7" w:rsidRPr="00872EF1" w:rsidRDefault="000D3FA7" w:rsidP="001221C5">
            <w:pPr>
              <w:widowControl/>
              <w:jc w:val="left"/>
              <w:rPr>
                <w:rFonts w:ascii="仿宋" w:hAnsi="仿宋" w:cs="宋体"/>
                <w:bCs/>
                <w:kern w:val="0"/>
                <w:sz w:val="21"/>
                <w:szCs w:val="21"/>
                <w:lang w:val="zh-CN"/>
              </w:rPr>
            </w:pPr>
          </w:p>
        </w:tc>
        <w:tc>
          <w:tcPr>
            <w:tcW w:w="1044" w:type="dxa"/>
          </w:tcPr>
          <w:p w:rsidR="000D3FA7" w:rsidRPr="00872EF1" w:rsidRDefault="000D3FA7" w:rsidP="001221C5">
            <w:pPr>
              <w:widowControl/>
              <w:rPr>
                <w:rFonts w:ascii="仿宋" w:hAnsi="仿宋" w:cs="宋体"/>
                <w:kern w:val="0"/>
                <w:sz w:val="21"/>
                <w:szCs w:val="21"/>
              </w:rPr>
            </w:pPr>
          </w:p>
        </w:tc>
      </w:tr>
      <w:tr w:rsidR="000D3FA7" w:rsidRPr="00872EF1" w:rsidTr="001221C5">
        <w:trPr>
          <w:trHeight w:val="413"/>
          <w:jc w:val="center"/>
        </w:trPr>
        <w:tc>
          <w:tcPr>
            <w:tcW w:w="1374" w:type="dxa"/>
          </w:tcPr>
          <w:p w:rsidR="000D3FA7" w:rsidRDefault="000D3FA7" w:rsidP="001221C5">
            <w:pPr>
              <w:widowControl/>
              <w:rPr>
                <w:rFonts w:ascii="仿宋" w:hAnsi="仿宋" w:cs="宋体"/>
                <w:kern w:val="0"/>
                <w:sz w:val="21"/>
                <w:szCs w:val="21"/>
              </w:rPr>
            </w:pPr>
            <w:r>
              <w:rPr>
                <w:rFonts w:ascii="仿宋" w:hAnsi="仿宋" w:cs="宋体"/>
                <w:kern w:val="0"/>
                <w:sz w:val="21"/>
                <w:szCs w:val="21"/>
              </w:rPr>
              <w:t>赔款计算书号</w:t>
            </w:r>
          </w:p>
        </w:tc>
        <w:tc>
          <w:tcPr>
            <w:tcW w:w="1438"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0D3FA7" w:rsidRPr="00872EF1" w:rsidRDefault="000D3FA7" w:rsidP="001221C5">
            <w:pPr>
              <w:widowControl/>
              <w:jc w:val="center"/>
              <w:rPr>
                <w:rFonts w:ascii="仿宋" w:hAnsi="仿宋" w:cs="宋体"/>
                <w:kern w:val="0"/>
                <w:sz w:val="21"/>
                <w:szCs w:val="21"/>
              </w:rPr>
            </w:pPr>
          </w:p>
        </w:tc>
        <w:tc>
          <w:tcPr>
            <w:tcW w:w="1564" w:type="dxa"/>
          </w:tcPr>
          <w:p w:rsidR="000D3FA7" w:rsidRPr="00872EF1" w:rsidRDefault="000D3FA7" w:rsidP="001221C5">
            <w:pPr>
              <w:widowControl/>
              <w:jc w:val="left"/>
              <w:rPr>
                <w:rFonts w:ascii="仿宋" w:hAnsi="仿宋" w:cs="宋体"/>
                <w:bCs/>
                <w:kern w:val="0"/>
                <w:sz w:val="21"/>
                <w:szCs w:val="21"/>
                <w:lang w:val="zh-CN"/>
              </w:rPr>
            </w:pPr>
          </w:p>
        </w:tc>
        <w:tc>
          <w:tcPr>
            <w:tcW w:w="1044" w:type="dxa"/>
          </w:tcPr>
          <w:p w:rsidR="000D3FA7" w:rsidRPr="00872EF1" w:rsidRDefault="000D3FA7" w:rsidP="001221C5">
            <w:pPr>
              <w:widowControl/>
              <w:rPr>
                <w:rFonts w:ascii="仿宋" w:hAnsi="仿宋" w:cs="宋体"/>
                <w:kern w:val="0"/>
                <w:sz w:val="21"/>
                <w:szCs w:val="21"/>
              </w:rPr>
            </w:pPr>
          </w:p>
        </w:tc>
      </w:tr>
      <w:tr w:rsidR="000D3FA7" w:rsidRPr="00872EF1" w:rsidTr="001221C5">
        <w:trPr>
          <w:trHeight w:val="413"/>
          <w:jc w:val="center"/>
        </w:trPr>
        <w:tc>
          <w:tcPr>
            <w:tcW w:w="1374" w:type="dxa"/>
          </w:tcPr>
          <w:p w:rsidR="000D3FA7" w:rsidRDefault="000D3FA7" w:rsidP="001221C5">
            <w:pPr>
              <w:widowControl/>
              <w:rPr>
                <w:rFonts w:ascii="仿宋" w:hAnsi="仿宋" w:cs="宋体"/>
                <w:kern w:val="0"/>
                <w:sz w:val="21"/>
                <w:szCs w:val="21"/>
              </w:rPr>
            </w:pPr>
            <w:r>
              <w:rPr>
                <w:rFonts w:ascii="仿宋" w:hAnsi="仿宋" w:cs="宋体"/>
                <w:kern w:val="0"/>
                <w:sz w:val="21"/>
                <w:szCs w:val="21"/>
              </w:rPr>
              <w:t>支付金额</w:t>
            </w:r>
          </w:p>
        </w:tc>
        <w:tc>
          <w:tcPr>
            <w:tcW w:w="1438"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0D3FA7" w:rsidRPr="00872EF1" w:rsidRDefault="000D3FA7" w:rsidP="001221C5">
            <w:pPr>
              <w:widowControl/>
              <w:jc w:val="center"/>
              <w:rPr>
                <w:rFonts w:ascii="仿宋" w:hAnsi="仿宋" w:cs="宋体"/>
                <w:kern w:val="0"/>
                <w:sz w:val="21"/>
                <w:szCs w:val="21"/>
              </w:rPr>
            </w:pPr>
          </w:p>
        </w:tc>
        <w:tc>
          <w:tcPr>
            <w:tcW w:w="1564" w:type="dxa"/>
          </w:tcPr>
          <w:p w:rsidR="000D3FA7" w:rsidRPr="00872EF1" w:rsidRDefault="000D3FA7" w:rsidP="001221C5">
            <w:pPr>
              <w:widowControl/>
              <w:jc w:val="left"/>
              <w:rPr>
                <w:rFonts w:ascii="仿宋" w:hAnsi="仿宋" w:cs="宋体"/>
                <w:bCs/>
                <w:kern w:val="0"/>
                <w:sz w:val="21"/>
                <w:szCs w:val="21"/>
                <w:lang w:val="zh-CN"/>
              </w:rPr>
            </w:pPr>
          </w:p>
        </w:tc>
        <w:tc>
          <w:tcPr>
            <w:tcW w:w="1044" w:type="dxa"/>
          </w:tcPr>
          <w:p w:rsidR="000D3FA7" w:rsidRPr="00872EF1" w:rsidRDefault="000D3FA7" w:rsidP="001221C5">
            <w:pPr>
              <w:widowControl/>
              <w:rPr>
                <w:rFonts w:ascii="仿宋" w:hAnsi="仿宋" w:cs="宋体"/>
                <w:kern w:val="0"/>
                <w:sz w:val="21"/>
                <w:szCs w:val="21"/>
              </w:rPr>
            </w:pPr>
          </w:p>
        </w:tc>
      </w:tr>
      <w:tr w:rsidR="000D3FA7" w:rsidRPr="00872EF1" w:rsidTr="001221C5">
        <w:trPr>
          <w:trHeight w:val="413"/>
          <w:jc w:val="center"/>
        </w:trPr>
        <w:tc>
          <w:tcPr>
            <w:tcW w:w="1374" w:type="dxa"/>
          </w:tcPr>
          <w:p w:rsidR="000D3FA7" w:rsidRDefault="000D3FA7" w:rsidP="001221C5">
            <w:pPr>
              <w:widowControl/>
              <w:rPr>
                <w:rFonts w:ascii="仿宋" w:hAnsi="仿宋" w:cs="宋体"/>
                <w:kern w:val="0"/>
                <w:sz w:val="21"/>
                <w:szCs w:val="21"/>
              </w:rPr>
            </w:pPr>
            <w:r>
              <w:rPr>
                <w:rFonts w:ascii="仿宋" w:hAnsi="仿宋" w:cs="宋体"/>
                <w:kern w:val="0"/>
                <w:sz w:val="21"/>
                <w:szCs w:val="21"/>
              </w:rPr>
              <w:t>费用类型</w:t>
            </w:r>
          </w:p>
        </w:tc>
        <w:tc>
          <w:tcPr>
            <w:tcW w:w="1438"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0D3FA7" w:rsidRPr="00872EF1" w:rsidRDefault="000D3FA7" w:rsidP="001221C5">
            <w:pPr>
              <w:widowControl/>
              <w:jc w:val="center"/>
              <w:rPr>
                <w:rFonts w:ascii="仿宋" w:hAnsi="仿宋" w:cs="宋体"/>
                <w:kern w:val="0"/>
                <w:sz w:val="21"/>
                <w:szCs w:val="21"/>
              </w:rPr>
            </w:pPr>
          </w:p>
        </w:tc>
        <w:tc>
          <w:tcPr>
            <w:tcW w:w="1564" w:type="dxa"/>
          </w:tcPr>
          <w:p w:rsidR="000D3FA7" w:rsidRPr="00872EF1" w:rsidRDefault="000D3FA7" w:rsidP="001221C5">
            <w:pPr>
              <w:widowControl/>
              <w:jc w:val="left"/>
              <w:rPr>
                <w:rFonts w:ascii="仿宋" w:hAnsi="仿宋" w:cs="宋体"/>
                <w:bCs/>
                <w:kern w:val="0"/>
                <w:sz w:val="21"/>
                <w:szCs w:val="21"/>
                <w:lang w:val="zh-CN"/>
              </w:rPr>
            </w:pPr>
            <w:r>
              <w:rPr>
                <w:rFonts w:ascii="仿宋" w:hAnsi="仿宋" w:cs="宋体"/>
                <w:bCs/>
                <w:kern w:val="0"/>
                <w:sz w:val="21"/>
                <w:szCs w:val="21"/>
                <w:lang w:val="zh-CN"/>
              </w:rPr>
              <w:t>同一案件下的同一赔款计算书下的不同费用类型生成多条数据</w:t>
            </w:r>
            <w:r>
              <w:rPr>
                <w:rFonts w:ascii="仿宋" w:hAnsi="仿宋" w:cs="宋体" w:hint="eastAsia"/>
                <w:bCs/>
                <w:kern w:val="0"/>
                <w:sz w:val="21"/>
                <w:szCs w:val="21"/>
                <w:lang w:val="zh-CN"/>
              </w:rPr>
              <w:t>，</w:t>
            </w:r>
            <w:r>
              <w:rPr>
                <w:rFonts w:ascii="仿宋" w:hAnsi="仿宋" w:cs="宋体"/>
                <w:bCs/>
                <w:kern w:val="0"/>
                <w:sz w:val="21"/>
                <w:szCs w:val="21"/>
                <w:lang w:val="zh-CN"/>
              </w:rPr>
              <w:t>可多选统一进行支付信息的录入</w:t>
            </w:r>
            <w:r>
              <w:rPr>
                <w:rFonts w:ascii="仿宋" w:hAnsi="仿宋" w:cs="宋体"/>
                <w:bCs/>
                <w:kern w:val="0"/>
                <w:sz w:val="21"/>
                <w:szCs w:val="21"/>
                <w:lang w:val="zh-CN"/>
              </w:rPr>
              <w:lastRenderedPageBreak/>
              <w:t>操作</w:t>
            </w:r>
          </w:p>
        </w:tc>
        <w:tc>
          <w:tcPr>
            <w:tcW w:w="1044" w:type="dxa"/>
          </w:tcPr>
          <w:p w:rsidR="000D3FA7" w:rsidRPr="00872EF1" w:rsidRDefault="000D3FA7" w:rsidP="001221C5">
            <w:pPr>
              <w:widowControl/>
              <w:rPr>
                <w:rFonts w:ascii="仿宋" w:hAnsi="仿宋" w:cs="宋体"/>
                <w:kern w:val="0"/>
                <w:sz w:val="21"/>
                <w:szCs w:val="21"/>
              </w:rPr>
            </w:pPr>
          </w:p>
        </w:tc>
      </w:tr>
      <w:tr w:rsidR="000D3FA7" w:rsidRPr="00872EF1" w:rsidTr="001221C5">
        <w:trPr>
          <w:trHeight w:val="413"/>
          <w:jc w:val="center"/>
        </w:trPr>
        <w:tc>
          <w:tcPr>
            <w:tcW w:w="1374" w:type="dxa"/>
          </w:tcPr>
          <w:p w:rsidR="000D3FA7" w:rsidRDefault="000D3FA7" w:rsidP="001221C5">
            <w:pPr>
              <w:widowControl/>
              <w:rPr>
                <w:rFonts w:ascii="仿宋" w:hAnsi="仿宋" w:cs="宋体"/>
                <w:kern w:val="0"/>
                <w:sz w:val="21"/>
                <w:szCs w:val="21"/>
              </w:rPr>
            </w:pPr>
            <w:r>
              <w:rPr>
                <w:rFonts w:ascii="仿宋" w:hAnsi="仿宋" w:cs="宋体"/>
                <w:kern w:val="0"/>
                <w:sz w:val="21"/>
                <w:szCs w:val="21"/>
              </w:rPr>
              <w:lastRenderedPageBreak/>
              <w:t>被保险人</w:t>
            </w:r>
          </w:p>
        </w:tc>
        <w:tc>
          <w:tcPr>
            <w:tcW w:w="1438"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0D3FA7" w:rsidRPr="00872EF1" w:rsidRDefault="000D3FA7" w:rsidP="001221C5">
            <w:pPr>
              <w:widowControl/>
              <w:jc w:val="center"/>
              <w:rPr>
                <w:rFonts w:ascii="仿宋" w:hAnsi="仿宋" w:cs="宋体"/>
                <w:kern w:val="0"/>
                <w:sz w:val="21"/>
                <w:szCs w:val="21"/>
              </w:rPr>
            </w:pPr>
          </w:p>
        </w:tc>
        <w:tc>
          <w:tcPr>
            <w:tcW w:w="1564" w:type="dxa"/>
          </w:tcPr>
          <w:p w:rsidR="000D3FA7" w:rsidRPr="00872EF1" w:rsidRDefault="000D3FA7" w:rsidP="001221C5">
            <w:pPr>
              <w:widowControl/>
              <w:jc w:val="left"/>
              <w:rPr>
                <w:rFonts w:ascii="仿宋" w:hAnsi="仿宋" w:cs="宋体"/>
                <w:bCs/>
                <w:kern w:val="0"/>
                <w:sz w:val="21"/>
                <w:szCs w:val="21"/>
                <w:lang w:val="zh-CN"/>
              </w:rPr>
            </w:pPr>
          </w:p>
        </w:tc>
        <w:tc>
          <w:tcPr>
            <w:tcW w:w="1044" w:type="dxa"/>
          </w:tcPr>
          <w:p w:rsidR="000D3FA7" w:rsidRPr="00872EF1" w:rsidRDefault="000D3FA7" w:rsidP="001221C5">
            <w:pPr>
              <w:widowControl/>
              <w:rPr>
                <w:rFonts w:ascii="仿宋" w:hAnsi="仿宋" w:cs="宋体"/>
                <w:kern w:val="0"/>
                <w:sz w:val="21"/>
                <w:szCs w:val="21"/>
              </w:rPr>
            </w:pPr>
          </w:p>
        </w:tc>
      </w:tr>
      <w:tr w:rsidR="000D3FA7" w:rsidRPr="00872EF1" w:rsidTr="001221C5">
        <w:trPr>
          <w:trHeight w:val="413"/>
          <w:jc w:val="center"/>
        </w:trPr>
        <w:tc>
          <w:tcPr>
            <w:tcW w:w="1374" w:type="dxa"/>
          </w:tcPr>
          <w:p w:rsidR="000D3FA7" w:rsidRDefault="000D3FA7" w:rsidP="001221C5">
            <w:pPr>
              <w:widowControl/>
              <w:rPr>
                <w:rFonts w:ascii="仿宋" w:hAnsi="仿宋" w:cs="宋体"/>
                <w:kern w:val="0"/>
                <w:sz w:val="21"/>
                <w:szCs w:val="21"/>
              </w:rPr>
            </w:pPr>
            <w:r>
              <w:rPr>
                <w:rFonts w:ascii="仿宋" w:hAnsi="仿宋" w:cs="宋体"/>
                <w:kern w:val="0"/>
                <w:sz w:val="21"/>
                <w:szCs w:val="21"/>
              </w:rPr>
              <w:t>承保机构</w:t>
            </w:r>
          </w:p>
        </w:tc>
        <w:tc>
          <w:tcPr>
            <w:tcW w:w="1438"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0D3FA7" w:rsidRPr="00872EF1" w:rsidRDefault="000D3FA7" w:rsidP="001221C5">
            <w:pPr>
              <w:widowControl/>
              <w:jc w:val="center"/>
              <w:rPr>
                <w:rFonts w:ascii="仿宋" w:hAnsi="仿宋" w:cs="宋体"/>
                <w:kern w:val="0"/>
                <w:sz w:val="21"/>
                <w:szCs w:val="21"/>
              </w:rPr>
            </w:pPr>
          </w:p>
        </w:tc>
        <w:tc>
          <w:tcPr>
            <w:tcW w:w="1564" w:type="dxa"/>
          </w:tcPr>
          <w:p w:rsidR="000D3FA7" w:rsidRPr="00872EF1" w:rsidRDefault="000D3FA7" w:rsidP="001221C5">
            <w:pPr>
              <w:widowControl/>
              <w:jc w:val="left"/>
              <w:rPr>
                <w:rFonts w:ascii="仿宋" w:hAnsi="仿宋" w:cs="宋体"/>
                <w:bCs/>
                <w:kern w:val="0"/>
                <w:sz w:val="21"/>
                <w:szCs w:val="21"/>
                <w:lang w:val="zh-CN"/>
              </w:rPr>
            </w:pPr>
          </w:p>
        </w:tc>
        <w:tc>
          <w:tcPr>
            <w:tcW w:w="1044" w:type="dxa"/>
          </w:tcPr>
          <w:p w:rsidR="000D3FA7" w:rsidRPr="00872EF1" w:rsidRDefault="000D3FA7" w:rsidP="001221C5">
            <w:pPr>
              <w:widowControl/>
              <w:rPr>
                <w:rFonts w:ascii="仿宋" w:hAnsi="仿宋" w:cs="宋体"/>
                <w:kern w:val="0"/>
                <w:sz w:val="21"/>
                <w:szCs w:val="21"/>
              </w:rPr>
            </w:pPr>
          </w:p>
        </w:tc>
      </w:tr>
      <w:tr w:rsidR="000D3FA7" w:rsidRPr="00872EF1" w:rsidTr="001221C5">
        <w:trPr>
          <w:trHeight w:val="413"/>
          <w:jc w:val="center"/>
        </w:trPr>
        <w:tc>
          <w:tcPr>
            <w:tcW w:w="1374" w:type="dxa"/>
          </w:tcPr>
          <w:p w:rsidR="000D3FA7" w:rsidRDefault="000D3FA7" w:rsidP="001221C5">
            <w:pPr>
              <w:widowControl/>
              <w:rPr>
                <w:rFonts w:ascii="仿宋" w:hAnsi="仿宋" w:cs="宋体"/>
                <w:kern w:val="0"/>
                <w:sz w:val="21"/>
                <w:szCs w:val="21"/>
              </w:rPr>
            </w:pPr>
            <w:r>
              <w:rPr>
                <w:rFonts w:ascii="仿宋" w:hAnsi="仿宋" w:cs="宋体"/>
                <w:kern w:val="0"/>
                <w:sz w:val="21"/>
                <w:szCs w:val="21"/>
              </w:rPr>
              <w:t>案件状态</w:t>
            </w:r>
          </w:p>
        </w:tc>
        <w:tc>
          <w:tcPr>
            <w:tcW w:w="1438"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0D3FA7" w:rsidRPr="00872EF1" w:rsidRDefault="000D3FA7" w:rsidP="001221C5">
            <w:pPr>
              <w:widowControl/>
              <w:jc w:val="center"/>
              <w:rPr>
                <w:rFonts w:ascii="仿宋" w:hAnsi="仿宋" w:cs="宋体"/>
                <w:kern w:val="0"/>
                <w:sz w:val="21"/>
                <w:szCs w:val="21"/>
              </w:rPr>
            </w:pPr>
          </w:p>
        </w:tc>
        <w:tc>
          <w:tcPr>
            <w:tcW w:w="1564" w:type="dxa"/>
          </w:tcPr>
          <w:p w:rsidR="000D3FA7" w:rsidRPr="00872EF1" w:rsidRDefault="000D3FA7" w:rsidP="001221C5">
            <w:pPr>
              <w:widowControl/>
              <w:jc w:val="left"/>
              <w:rPr>
                <w:rFonts w:ascii="仿宋" w:hAnsi="仿宋" w:cs="宋体"/>
                <w:bCs/>
                <w:kern w:val="0"/>
                <w:sz w:val="21"/>
                <w:szCs w:val="21"/>
                <w:lang w:val="zh-CN"/>
              </w:rPr>
            </w:pPr>
          </w:p>
        </w:tc>
        <w:tc>
          <w:tcPr>
            <w:tcW w:w="1044" w:type="dxa"/>
          </w:tcPr>
          <w:p w:rsidR="000D3FA7" w:rsidRPr="00872EF1" w:rsidRDefault="000D3FA7" w:rsidP="001221C5">
            <w:pPr>
              <w:widowControl/>
              <w:rPr>
                <w:rFonts w:ascii="仿宋" w:hAnsi="仿宋" w:cs="宋体"/>
                <w:kern w:val="0"/>
                <w:sz w:val="21"/>
                <w:szCs w:val="21"/>
              </w:rPr>
            </w:pPr>
          </w:p>
        </w:tc>
      </w:tr>
      <w:tr w:rsidR="000D3FA7" w:rsidRPr="00872EF1" w:rsidTr="001221C5">
        <w:trPr>
          <w:trHeight w:val="413"/>
          <w:jc w:val="center"/>
        </w:trPr>
        <w:tc>
          <w:tcPr>
            <w:tcW w:w="1374" w:type="dxa"/>
          </w:tcPr>
          <w:p w:rsidR="000D3FA7" w:rsidRDefault="000D3FA7" w:rsidP="001221C5">
            <w:pPr>
              <w:widowControl/>
              <w:jc w:val="center"/>
              <w:rPr>
                <w:rFonts w:ascii="仿宋" w:hAnsi="仿宋" w:cs="宋体"/>
                <w:kern w:val="0"/>
                <w:sz w:val="21"/>
                <w:szCs w:val="21"/>
              </w:rPr>
            </w:pPr>
            <w:r>
              <w:rPr>
                <w:rFonts w:ascii="仿宋" w:hAnsi="仿宋" w:cs="宋体"/>
                <w:kern w:val="0"/>
                <w:sz w:val="21"/>
                <w:szCs w:val="21"/>
              </w:rPr>
              <w:t>查看</w:t>
            </w:r>
          </w:p>
        </w:tc>
        <w:tc>
          <w:tcPr>
            <w:tcW w:w="1438"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按钮</w:t>
            </w:r>
          </w:p>
        </w:tc>
        <w:tc>
          <w:tcPr>
            <w:tcW w:w="1501"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单击</w:t>
            </w:r>
          </w:p>
        </w:tc>
        <w:tc>
          <w:tcPr>
            <w:tcW w:w="1121" w:type="dxa"/>
          </w:tcPr>
          <w:p w:rsidR="000D3FA7" w:rsidRPr="00872EF1" w:rsidRDefault="000D3FA7" w:rsidP="001221C5">
            <w:pPr>
              <w:widowControl/>
              <w:jc w:val="center"/>
              <w:rPr>
                <w:rFonts w:ascii="仿宋" w:hAnsi="仿宋" w:cs="宋体"/>
                <w:kern w:val="0"/>
                <w:sz w:val="21"/>
                <w:szCs w:val="21"/>
              </w:rPr>
            </w:pPr>
          </w:p>
        </w:tc>
        <w:tc>
          <w:tcPr>
            <w:tcW w:w="1564" w:type="dxa"/>
          </w:tcPr>
          <w:p w:rsidR="000D3FA7" w:rsidRPr="00872EF1" w:rsidRDefault="0027588D" w:rsidP="001221C5">
            <w:pPr>
              <w:widowControl/>
              <w:jc w:val="left"/>
              <w:rPr>
                <w:rFonts w:ascii="仿宋" w:hAnsi="仿宋" w:cs="宋体"/>
                <w:bCs/>
                <w:kern w:val="0"/>
                <w:sz w:val="21"/>
                <w:szCs w:val="21"/>
                <w:lang w:val="zh-CN"/>
              </w:rPr>
            </w:pPr>
            <w:r>
              <w:rPr>
                <w:rFonts w:ascii="仿宋" w:hAnsi="仿宋" w:cs="宋体"/>
                <w:bCs/>
                <w:kern w:val="0"/>
                <w:sz w:val="21"/>
                <w:szCs w:val="21"/>
                <w:lang w:val="zh-CN"/>
              </w:rPr>
              <w:t>查看页面</w:t>
            </w:r>
            <w:proofErr w:type="gramStart"/>
            <w:r>
              <w:rPr>
                <w:rFonts w:ascii="仿宋" w:hAnsi="仿宋" w:cs="宋体"/>
                <w:bCs/>
                <w:kern w:val="0"/>
                <w:sz w:val="21"/>
                <w:szCs w:val="21"/>
                <w:lang w:val="zh-CN"/>
              </w:rPr>
              <w:t>与</w:t>
            </w:r>
            <w:r w:rsidR="00885796">
              <w:rPr>
                <w:rFonts w:ascii="仿宋" w:hAnsi="仿宋" w:cs="宋体"/>
                <w:bCs/>
                <w:kern w:val="0"/>
                <w:sz w:val="21"/>
                <w:szCs w:val="21"/>
                <w:lang w:val="zh-CN"/>
              </w:rPr>
              <w:t>整单</w:t>
            </w:r>
            <w:r>
              <w:rPr>
                <w:rFonts w:ascii="仿宋" w:hAnsi="仿宋" w:cs="宋体"/>
                <w:bCs/>
                <w:kern w:val="0"/>
                <w:sz w:val="21"/>
                <w:szCs w:val="21"/>
                <w:lang w:val="zh-CN"/>
              </w:rPr>
              <w:t>录入</w:t>
            </w:r>
            <w:proofErr w:type="gramEnd"/>
            <w:r>
              <w:rPr>
                <w:rFonts w:ascii="仿宋" w:hAnsi="仿宋" w:cs="宋体"/>
                <w:bCs/>
                <w:kern w:val="0"/>
                <w:sz w:val="21"/>
                <w:szCs w:val="21"/>
                <w:lang w:val="zh-CN"/>
              </w:rPr>
              <w:t>页面保持一致</w:t>
            </w:r>
            <w:r>
              <w:rPr>
                <w:rFonts w:ascii="仿宋" w:hAnsi="仿宋" w:cs="宋体" w:hint="eastAsia"/>
                <w:bCs/>
                <w:kern w:val="0"/>
                <w:sz w:val="21"/>
                <w:szCs w:val="21"/>
                <w:lang w:val="zh-CN"/>
              </w:rPr>
              <w:t>，</w:t>
            </w:r>
            <w:r>
              <w:rPr>
                <w:rFonts w:ascii="仿宋" w:hAnsi="仿宋" w:cs="宋体"/>
                <w:bCs/>
                <w:kern w:val="0"/>
                <w:sz w:val="21"/>
                <w:szCs w:val="21"/>
                <w:lang w:val="zh-CN"/>
              </w:rPr>
              <w:t>但不可编辑</w:t>
            </w:r>
            <w:r>
              <w:rPr>
                <w:rFonts w:ascii="仿宋" w:hAnsi="仿宋" w:cs="宋体" w:hint="eastAsia"/>
                <w:bCs/>
                <w:kern w:val="0"/>
                <w:sz w:val="21"/>
                <w:szCs w:val="21"/>
                <w:lang w:val="zh-CN"/>
              </w:rPr>
              <w:t>，</w:t>
            </w:r>
            <w:r>
              <w:rPr>
                <w:rFonts w:ascii="仿宋" w:hAnsi="仿宋" w:cs="宋体"/>
                <w:bCs/>
                <w:kern w:val="0"/>
                <w:sz w:val="21"/>
                <w:szCs w:val="21"/>
                <w:lang w:val="zh-CN"/>
              </w:rPr>
              <w:t>并且只有返回按钮</w:t>
            </w:r>
          </w:p>
        </w:tc>
        <w:tc>
          <w:tcPr>
            <w:tcW w:w="1044" w:type="dxa"/>
          </w:tcPr>
          <w:p w:rsidR="000D3FA7" w:rsidRPr="00872EF1" w:rsidRDefault="000D3FA7" w:rsidP="001221C5">
            <w:pPr>
              <w:widowControl/>
              <w:rPr>
                <w:rFonts w:ascii="仿宋" w:hAnsi="仿宋" w:cs="宋体"/>
                <w:kern w:val="0"/>
                <w:sz w:val="21"/>
                <w:szCs w:val="21"/>
              </w:rPr>
            </w:pPr>
          </w:p>
        </w:tc>
      </w:tr>
      <w:tr w:rsidR="000D3FA7" w:rsidRPr="00872EF1" w:rsidTr="001221C5">
        <w:trPr>
          <w:trHeight w:val="413"/>
          <w:jc w:val="center"/>
        </w:trPr>
        <w:tc>
          <w:tcPr>
            <w:tcW w:w="1374"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修改</w:t>
            </w:r>
          </w:p>
        </w:tc>
        <w:tc>
          <w:tcPr>
            <w:tcW w:w="1438"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按钮</w:t>
            </w:r>
          </w:p>
        </w:tc>
        <w:tc>
          <w:tcPr>
            <w:tcW w:w="1501"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单击</w:t>
            </w:r>
          </w:p>
        </w:tc>
        <w:tc>
          <w:tcPr>
            <w:tcW w:w="1121" w:type="dxa"/>
          </w:tcPr>
          <w:p w:rsidR="000D3FA7" w:rsidRPr="00872EF1" w:rsidRDefault="000D3FA7" w:rsidP="001221C5">
            <w:pPr>
              <w:widowControl/>
              <w:jc w:val="center"/>
              <w:rPr>
                <w:rFonts w:ascii="仿宋" w:hAnsi="仿宋" w:cs="宋体"/>
                <w:kern w:val="0"/>
                <w:sz w:val="21"/>
                <w:szCs w:val="21"/>
              </w:rPr>
            </w:pPr>
          </w:p>
        </w:tc>
        <w:tc>
          <w:tcPr>
            <w:tcW w:w="1564" w:type="dxa"/>
          </w:tcPr>
          <w:p w:rsidR="000D3FA7" w:rsidRPr="00872EF1" w:rsidRDefault="0027588D" w:rsidP="001221C5">
            <w:pPr>
              <w:widowControl/>
              <w:jc w:val="left"/>
              <w:rPr>
                <w:rFonts w:ascii="仿宋" w:hAnsi="仿宋" w:cs="宋体"/>
                <w:bCs/>
                <w:kern w:val="0"/>
                <w:sz w:val="21"/>
                <w:szCs w:val="21"/>
                <w:lang w:val="zh-CN"/>
              </w:rPr>
            </w:pPr>
            <w:r>
              <w:rPr>
                <w:rFonts w:ascii="仿宋" w:hAnsi="仿宋" w:cs="宋体"/>
                <w:bCs/>
                <w:kern w:val="0"/>
                <w:sz w:val="21"/>
                <w:szCs w:val="21"/>
                <w:lang w:val="zh-CN"/>
              </w:rPr>
              <w:t>页面</w:t>
            </w:r>
            <w:proofErr w:type="gramStart"/>
            <w:r>
              <w:rPr>
                <w:rFonts w:ascii="仿宋" w:hAnsi="仿宋" w:cs="宋体"/>
                <w:bCs/>
                <w:kern w:val="0"/>
                <w:sz w:val="21"/>
                <w:szCs w:val="21"/>
                <w:lang w:val="zh-CN"/>
              </w:rPr>
              <w:t>与</w:t>
            </w:r>
            <w:r w:rsidR="00885796">
              <w:rPr>
                <w:rFonts w:ascii="仿宋" w:hAnsi="仿宋" w:cs="宋体"/>
                <w:bCs/>
                <w:kern w:val="0"/>
                <w:sz w:val="21"/>
                <w:szCs w:val="21"/>
                <w:lang w:val="zh-CN"/>
              </w:rPr>
              <w:t>整单</w:t>
            </w:r>
            <w:r>
              <w:rPr>
                <w:rFonts w:ascii="仿宋" w:hAnsi="仿宋" w:cs="宋体"/>
                <w:bCs/>
                <w:kern w:val="0"/>
                <w:sz w:val="21"/>
                <w:szCs w:val="21"/>
                <w:lang w:val="zh-CN"/>
              </w:rPr>
              <w:t>录入</w:t>
            </w:r>
            <w:proofErr w:type="gramEnd"/>
            <w:r>
              <w:rPr>
                <w:rFonts w:ascii="仿宋" w:hAnsi="仿宋" w:cs="宋体"/>
                <w:bCs/>
                <w:kern w:val="0"/>
                <w:sz w:val="21"/>
                <w:szCs w:val="21"/>
                <w:lang w:val="zh-CN"/>
              </w:rPr>
              <w:t>页面一致</w:t>
            </w:r>
          </w:p>
        </w:tc>
        <w:tc>
          <w:tcPr>
            <w:tcW w:w="1044" w:type="dxa"/>
          </w:tcPr>
          <w:p w:rsidR="000D3FA7" w:rsidRPr="00872EF1" w:rsidRDefault="000D3FA7" w:rsidP="001221C5">
            <w:pPr>
              <w:widowControl/>
              <w:rPr>
                <w:rFonts w:ascii="仿宋" w:hAnsi="仿宋" w:cs="宋体"/>
                <w:kern w:val="0"/>
                <w:sz w:val="21"/>
                <w:szCs w:val="21"/>
              </w:rPr>
            </w:pPr>
          </w:p>
        </w:tc>
      </w:tr>
      <w:tr w:rsidR="000D3FA7" w:rsidRPr="00872EF1" w:rsidTr="001221C5">
        <w:trPr>
          <w:trHeight w:val="413"/>
          <w:jc w:val="center"/>
        </w:trPr>
        <w:tc>
          <w:tcPr>
            <w:tcW w:w="1374"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下载</w:t>
            </w:r>
          </w:p>
        </w:tc>
        <w:tc>
          <w:tcPr>
            <w:tcW w:w="1438"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按钮</w:t>
            </w:r>
          </w:p>
        </w:tc>
        <w:tc>
          <w:tcPr>
            <w:tcW w:w="1501" w:type="dxa"/>
          </w:tcPr>
          <w:p w:rsidR="000D3FA7" w:rsidRPr="00872EF1" w:rsidRDefault="000D3FA7" w:rsidP="001221C5">
            <w:pPr>
              <w:widowControl/>
              <w:jc w:val="center"/>
              <w:rPr>
                <w:rFonts w:ascii="仿宋" w:hAnsi="仿宋" w:cs="宋体"/>
                <w:kern w:val="0"/>
                <w:sz w:val="21"/>
                <w:szCs w:val="21"/>
              </w:rPr>
            </w:pPr>
            <w:r w:rsidRPr="00872EF1">
              <w:rPr>
                <w:rFonts w:ascii="仿宋" w:hAnsi="仿宋" w:cs="宋体" w:hint="eastAsia"/>
                <w:kern w:val="0"/>
                <w:sz w:val="21"/>
                <w:szCs w:val="21"/>
              </w:rPr>
              <w:t>单击</w:t>
            </w:r>
          </w:p>
        </w:tc>
        <w:tc>
          <w:tcPr>
            <w:tcW w:w="1121" w:type="dxa"/>
          </w:tcPr>
          <w:p w:rsidR="000D3FA7" w:rsidRPr="00872EF1" w:rsidRDefault="000D3FA7" w:rsidP="001221C5">
            <w:pPr>
              <w:widowControl/>
              <w:jc w:val="center"/>
              <w:rPr>
                <w:rFonts w:ascii="仿宋" w:hAnsi="仿宋" w:cs="宋体"/>
                <w:kern w:val="0"/>
                <w:sz w:val="21"/>
                <w:szCs w:val="21"/>
              </w:rPr>
            </w:pPr>
          </w:p>
        </w:tc>
        <w:tc>
          <w:tcPr>
            <w:tcW w:w="1564" w:type="dxa"/>
          </w:tcPr>
          <w:p w:rsidR="000D3FA7" w:rsidRPr="00872EF1" w:rsidRDefault="00130046" w:rsidP="00885796">
            <w:pPr>
              <w:widowControl/>
              <w:jc w:val="left"/>
              <w:rPr>
                <w:rFonts w:ascii="仿宋" w:hAnsi="仿宋" w:cs="宋体"/>
                <w:bCs/>
                <w:kern w:val="0"/>
                <w:sz w:val="21"/>
                <w:szCs w:val="21"/>
                <w:lang w:val="zh-CN"/>
              </w:rPr>
            </w:pPr>
            <w:r>
              <w:rPr>
                <w:rFonts w:ascii="仿宋" w:hAnsi="仿宋" w:cs="宋体" w:hint="eastAsia"/>
                <w:bCs/>
                <w:kern w:val="0"/>
                <w:sz w:val="21"/>
                <w:szCs w:val="21"/>
                <w:lang w:val="zh-CN"/>
              </w:rPr>
              <w:t>鼠标移入提示“下载电子回执单”，</w:t>
            </w:r>
            <w:r w:rsidR="000D3FA7">
              <w:rPr>
                <w:rFonts w:ascii="仿宋" w:hAnsi="仿宋" w:cs="宋体" w:hint="eastAsia"/>
                <w:bCs/>
                <w:kern w:val="0"/>
                <w:sz w:val="21"/>
                <w:szCs w:val="21"/>
                <w:lang w:val="zh-CN"/>
              </w:rPr>
              <w:t>单击下载按钮，</w:t>
            </w:r>
            <w:r w:rsidR="00885796">
              <w:rPr>
                <w:rFonts w:ascii="仿宋" w:hAnsi="仿宋" w:cs="宋体" w:hint="eastAsia"/>
                <w:bCs/>
                <w:kern w:val="0"/>
                <w:sz w:val="21"/>
                <w:szCs w:val="21"/>
                <w:lang w:val="zh-CN"/>
              </w:rPr>
              <w:t>进行下载电子回执单，如图2</w:t>
            </w:r>
            <w:ins w:id="69" w:author="ThinkPad" w:date="2017-12-28T09:31:00Z">
              <w:r w:rsidR="00B9732E">
                <w:rPr>
                  <w:rFonts w:ascii="仿宋" w:hAnsi="仿宋" w:cs="宋体" w:hint="eastAsia"/>
                  <w:bCs/>
                  <w:kern w:val="0"/>
                  <w:sz w:val="21"/>
                  <w:szCs w:val="21"/>
                  <w:lang w:val="zh-CN"/>
                </w:rPr>
                <w:t>2</w:t>
              </w:r>
            </w:ins>
            <w:del w:id="70" w:author="ThinkPad" w:date="2017-12-28T09:31:00Z">
              <w:r w:rsidR="00885796" w:rsidDel="00B9732E">
                <w:rPr>
                  <w:rFonts w:ascii="仿宋" w:hAnsi="仿宋" w:cs="宋体" w:hint="eastAsia"/>
                  <w:bCs/>
                  <w:kern w:val="0"/>
                  <w:sz w:val="21"/>
                  <w:szCs w:val="21"/>
                  <w:lang w:val="zh-CN"/>
                </w:rPr>
                <w:delText>0</w:delText>
              </w:r>
            </w:del>
            <w:r w:rsidR="00885796">
              <w:rPr>
                <w:rFonts w:ascii="仿宋" w:hAnsi="仿宋" w:cs="宋体" w:hint="eastAsia"/>
                <w:bCs/>
                <w:kern w:val="0"/>
                <w:sz w:val="21"/>
                <w:szCs w:val="21"/>
                <w:lang w:val="zh-CN"/>
              </w:rPr>
              <w:t>，</w:t>
            </w:r>
            <w:r w:rsidR="00E003C5">
              <w:rPr>
                <w:rFonts w:ascii="仿宋" w:hAnsi="仿宋" w:cs="宋体" w:hint="eastAsia"/>
                <w:bCs/>
                <w:kern w:val="0"/>
                <w:sz w:val="21"/>
                <w:szCs w:val="21"/>
                <w:lang w:val="zh-CN"/>
              </w:rPr>
              <w:t>此按钮只限案件状态为支付成功</w:t>
            </w:r>
            <w:r w:rsidR="000D3FA7" w:rsidRPr="00872EF1">
              <w:rPr>
                <w:rFonts w:ascii="仿宋" w:hAnsi="仿宋" w:cs="宋体" w:hint="eastAsia"/>
                <w:bCs/>
                <w:kern w:val="0"/>
                <w:sz w:val="21"/>
                <w:szCs w:val="21"/>
                <w:lang w:val="zh-CN"/>
              </w:rPr>
              <w:t>的案子使用，其他状态隐藏按钮。</w:t>
            </w:r>
            <w:r w:rsidR="00885796">
              <w:rPr>
                <w:rFonts w:ascii="仿宋" w:hAnsi="仿宋" w:cs="宋体" w:hint="eastAsia"/>
                <w:bCs/>
                <w:kern w:val="0"/>
                <w:sz w:val="21"/>
                <w:szCs w:val="21"/>
                <w:lang w:val="zh-CN"/>
              </w:rPr>
              <w:t>若未返回回执单，则系统提示没有回执单，无法下载！</w:t>
            </w:r>
          </w:p>
        </w:tc>
        <w:tc>
          <w:tcPr>
            <w:tcW w:w="1044" w:type="dxa"/>
          </w:tcPr>
          <w:p w:rsidR="000D3FA7" w:rsidRPr="00872EF1" w:rsidRDefault="000D3FA7" w:rsidP="001221C5">
            <w:pPr>
              <w:widowControl/>
              <w:rPr>
                <w:rFonts w:ascii="仿宋" w:hAnsi="仿宋" w:cs="宋体"/>
                <w:kern w:val="0"/>
                <w:sz w:val="21"/>
                <w:szCs w:val="21"/>
              </w:rPr>
            </w:pPr>
          </w:p>
        </w:tc>
      </w:tr>
      <w:tr w:rsidR="00E003C5" w:rsidRPr="00872EF1" w:rsidTr="001221C5">
        <w:trPr>
          <w:trHeight w:val="413"/>
          <w:jc w:val="center"/>
        </w:trPr>
        <w:tc>
          <w:tcPr>
            <w:tcW w:w="1374" w:type="dxa"/>
          </w:tcPr>
          <w:p w:rsidR="00E003C5" w:rsidRPr="00872EF1" w:rsidRDefault="00E003C5" w:rsidP="001221C5">
            <w:pPr>
              <w:widowControl/>
              <w:jc w:val="center"/>
              <w:rPr>
                <w:rFonts w:ascii="仿宋" w:hAnsi="仿宋" w:cs="宋体"/>
                <w:kern w:val="0"/>
                <w:sz w:val="21"/>
                <w:szCs w:val="21"/>
              </w:rPr>
            </w:pPr>
            <w:r>
              <w:rPr>
                <w:rFonts w:ascii="仿宋" w:hAnsi="仿宋" w:cs="宋体" w:hint="eastAsia"/>
                <w:kern w:val="0"/>
                <w:sz w:val="21"/>
                <w:szCs w:val="21"/>
              </w:rPr>
              <w:t>作废</w:t>
            </w:r>
          </w:p>
        </w:tc>
        <w:tc>
          <w:tcPr>
            <w:tcW w:w="1438" w:type="dxa"/>
          </w:tcPr>
          <w:p w:rsidR="00E003C5" w:rsidRPr="00872EF1" w:rsidRDefault="00E003C5" w:rsidP="001221C5">
            <w:pPr>
              <w:widowControl/>
              <w:jc w:val="center"/>
              <w:rPr>
                <w:rFonts w:ascii="仿宋" w:hAnsi="仿宋" w:cs="宋体"/>
                <w:kern w:val="0"/>
                <w:sz w:val="21"/>
                <w:szCs w:val="21"/>
              </w:rPr>
            </w:pPr>
            <w:r>
              <w:rPr>
                <w:rFonts w:ascii="仿宋" w:hAnsi="仿宋" w:cs="宋体" w:hint="eastAsia"/>
                <w:kern w:val="0"/>
                <w:sz w:val="21"/>
                <w:szCs w:val="21"/>
              </w:rPr>
              <w:t>按钮</w:t>
            </w:r>
          </w:p>
        </w:tc>
        <w:tc>
          <w:tcPr>
            <w:tcW w:w="1501" w:type="dxa"/>
          </w:tcPr>
          <w:p w:rsidR="00E003C5" w:rsidRPr="00872EF1" w:rsidRDefault="00E003C5" w:rsidP="001221C5">
            <w:pPr>
              <w:widowControl/>
              <w:jc w:val="center"/>
              <w:rPr>
                <w:rFonts w:ascii="仿宋" w:hAnsi="仿宋" w:cs="宋体"/>
                <w:kern w:val="0"/>
                <w:sz w:val="21"/>
                <w:szCs w:val="21"/>
              </w:rPr>
            </w:pPr>
            <w:r>
              <w:rPr>
                <w:rFonts w:ascii="仿宋" w:hAnsi="仿宋" w:cs="宋体" w:hint="eastAsia"/>
                <w:kern w:val="0"/>
                <w:sz w:val="21"/>
                <w:szCs w:val="21"/>
              </w:rPr>
              <w:t>单击</w:t>
            </w:r>
          </w:p>
        </w:tc>
        <w:tc>
          <w:tcPr>
            <w:tcW w:w="1121" w:type="dxa"/>
          </w:tcPr>
          <w:p w:rsidR="00E003C5" w:rsidRPr="00872EF1" w:rsidRDefault="00E003C5" w:rsidP="001221C5">
            <w:pPr>
              <w:widowControl/>
              <w:jc w:val="center"/>
              <w:rPr>
                <w:rFonts w:ascii="仿宋" w:hAnsi="仿宋" w:cs="宋体"/>
                <w:kern w:val="0"/>
                <w:sz w:val="21"/>
                <w:szCs w:val="21"/>
              </w:rPr>
            </w:pPr>
          </w:p>
        </w:tc>
        <w:tc>
          <w:tcPr>
            <w:tcW w:w="1564" w:type="dxa"/>
          </w:tcPr>
          <w:p w:rsidR="00E003C5" w:rsidRDefault="001C0077" w:rsidP="001221C5">
            <w:pPr>
              <w:widowControl/>
              <w:jc w:val="left"/>
              <w:rPr>
                <w:rFonts w:ascii="仿宋" w:hAnsi="仿宋" w:cs="宋体"/>
                <w:bCs/>
                <w:kern w:val="0"/>
                <w:sz w:val="21"/>
                <w:szCs w:val="21"/>
                <w:lang w:val="zh-CN"/>
              </w:rPr>
            </w:pPr>
            <w:r>
              <w:rPr>
                <w:rFonts w:ascii="仿宋" w:hAnsi="仿宋" w:cs="宋体"/>
                <w:bCs/>
                <w:kern w:val="0"/>
                <w:sz w:val="21"/>
                <w:szCs w:val="21"/>
                <w:lang w:val="zh-CN"/>
              </w:rPr>
              <w:t>点击按钮系统提示</w:t>
            </w:r>
            <w:r w:rsidR="00E567C7">
              <w:rPr>
                <w:rFonts w:ascii="仿宋" w:hAnsi="仿宋" w:cs="宋体" w:hint="eastAsia"/>
                <w:bCs/>
                <w:kern w:val="0"/>
                <w:sz w:val="21"/>
                <w:szCs w:val="21"/>
                <w:lang w:val="zh-CN"/>
              </w:rPr>
              <w:t>“是否确定作废”，用户选择是，则作废成功，选择否，则关闭提示框。</w:t>
            </w:r>
          </w:p>
        </w:tc>
        <w:tc>
          <w:tcPr>
            <w:tcW w:w="1044" w:type="dxa"/>
          </w:tcPr>
          <w:p w:rsidR="00E003C5" w:rsidRPr="00872EF1" w:rsidRDefault="00E003C5" w:rsidP="001221C5">
            <w:pPr>
              <w:widowControl/>
              <w:rPr>
                <w:rFonts w:ascii="仿宋" w:hAnsi="仿宋" w:cs="宋体"/>
                <w:kern w:val="0"/>
                <w:sz w:val="21"/>
                <w:szCs w:val="21"/>
              </w:rPr>
            </w:pPr>
          </w:p>
        </w:tc>
      </w:tr>
      <w:tr w:rsidR="00E567C7" w:rsidRPr="00872EF1" w:rsidTr="001221C5">
        <w:trPr>
          <w:trHeight w:val="413"/>
          <w:jc w:val="center"/>
        </w:trPr>
        <w:tc>
          <w:tcPr>
            <w:tcW w:w="1374" w:type="dxa"/>
          </w:tcPr>
          <w:p w:rsidR="00E567C7" w:rsidRDefault="00E567C7" w:rsidP="001221C5">
            <w:pPr>
              <w:widowControl/>
              <w:jc w:val="center"/>
              <w:rPr>
                <w:rFonts w:ascii="仿宋" w:hAnsi="仿宋" w:cs="宋体"/>
                <w:kern w:val="0"/>
                <w:sz w:val="21"/>
                <w:szCs w:val="21"/>
              </w:rPr>
            </w:pPr>
            <w:r>
              <w:rPr>
                <w:rFonts w:ascii="仿宋" w:hAnsi="仿宋" w:cs="宋体" w:hint="eastAsia"/>
                <w:kern w:val="0"/>
                <w:sz w:val="21"/>
                <w:szCs w:val="21"/>
              </w:rPr>
              <w:t>重新处理</w:t>
            </w:r>
          </w:p>
        </w:tc>
        <w:tc>
          <w:tcPr>
            <w:tcW w:w="1438" w:type="dxa"/>
          </w:tcPr>
          <w:p w:rsidR="00E567C7" w:rsidRDefault="00E567C7" w:rsidP="001221C5">
            <w:pPr>
              <w:widowControl/>
              <w:jc w:val="center"/>
              <w:rPr>
                <w:rFonts w:ascii="仿宋" w:hAnsi="仿宋" w:cs="宋体"/>
                <w:kern w:val="0"/>
                <w:sz w:val="21"/>
                <w:szCs w:val="21"/>
              </w:rPr>
            </w:pPr>
            <w:r>
              <w:rPr>
                <w:rFonts w:ascii="仿宋" w:hAnsi="仿宋" w:cs="宋体" w:hint="eastAsia"/>
                <w:kern w:val="0"/>
                <w:sz w:val="21"/>
                <w:szCs w:val="21"/>
              </w:rPr>
              <w:t>按钮</w:t>
            </w:r>
          </w:p>
        </w:tc>
        <w:tc>
          <w:tcPr>
            <w:tcW w:w="1501" w:type="dxa"/>
          </w:tcPr>
          <w:p w:rsidR="00E567C7" w:rsidRDefault="00E567C7" w:rsidP="001221C5">
            <w:pPr>
              <w:widowControl/>
              <w:jc w:val="center"/>
              <w:rPr>
                <w:rFonts w:ascii="仿宋" w:hAnsi="仿宋" w:cs="宋体"/>
                <w:kern w:val="0"/>
                <w:sz w:val="21"/>
                <w:szCs w:val="21"/>
              </w:rPr>
            </w:pPr>
            <w:r>
              <w:rPr>
                <w:rFonts w:ascii="仿宋" w:hAnsi="仿宋" w:cs="宋体" w:hint="eastAsia"/>
                <w:kern w:val="0"/>
                <w:sz w:val="21"/>
                <w:szCs w:val="21"/>
              </w:rPr>
              <w:t>单击</w:t>
            </w:r>
          </w:p>
        </w:tc>
        <w:tc>
          <w:tcPr>
            <w:tcW w:w="1121" w:type="dxa"/>
          </w:tcPr>
          <w:p w:rsidR="00E567C7" w:rsidRPr="00872EF1" w:rsidRDefault="00E567C7" w:rsidP="001221C5">
            <w:pPr>
              <w:widowControl/>
              <w:jc w:val="center"/>
              <w:rPr>
                <w:rFonts w:ascii="仿宋" w:hAnsi="仿宋" w:cs="宋体"/>
                <w:kern w:val="0"/>
                <w:sz w:val="21"/>
                <w:szCs w:val="21"/>
              </w:rPr>
            </w:pPr>
          </w:p>
        </w:tc>
        <w:tc>
          <w:tcPr>
            <w:tcW w:w="1564" w:type="dxa"/>
          </w:tcPr>
          <w:p w:rsidR="00E567C7" w:rsidRDefault="00E567C7" w:rsidP="001221C5">
            <w:pPr>
              <w:widowControl/>
              <w:jc w:val="left"/>
              <w:rPr>
                <w:rFonts w:ascii="仿宋" w:hAnsi="仿宋" w:cs="宋体"/>
                <w:bCs/>
                <w:kern w:val="0"/>
                <w:sz w:val="21"/>
                <w:szCs w:val="21"/>
                <w:lang w:val="zh-CN"/>
              </w:rPr>
            </w:pPr>
            <w:r>
              <w:rPr>
                <w:rFonts w:ascii="仿宋" w:hAnsi="仿宋" w:cs="宋体"/>
                <w:bCs/>
                <w:kern w:val="0"/>
                <w:sz w:val="21"/>
                <w:szCs w:val="21"/>
                <w:lang w:val="zh-CN"/>
              </w:rPr>
              <w:t>单击按钮</w:t>
            </w:r>
            <w:r>
              <w:rPr>
                <w:rFonts w:ascii="仿宋" w:hAnsi="仿宋" w:cs="宋体" w:hint="eastAsia"/>
                <w:bCs/>
                <w:kern w:val="0"/>
                <w:sz w:val="21"/>
                <w:szCs w:val="21"/>
                <w:lang w:val="zh-CN"/>
              </w:rPr>
              <w:t>页面显示与修改一致，但提交成功后，生成新的支付单号，同时系统自动将前一个支付单作废。</w:t>
            </w:r>
          </w:p>
        </w:tc>
        <w:tc>
          <w:tcPr>
            <w:tcW w:w="1044" w:type="dxa"/>
          </w:tcPr>
          <w:p w:rsidR="00E567C7" w:rsidRPr="00872EF1" w:rsidRDefault="00E567C7" w:rsidP="001221C5">
            <w:pPr>
              <w:widowControl/>
              <w:rPr>
                <w:rFonts w:ascii="仿宋" w:hAnsi="仿宋" w:cs="宋体"/>
                <w:kern w:val="0"/>
                <w:sz w:val="21"/>
                <w:szCs w:val="21"/>
              </w:rPr>
            </w:pPr>
          </w:p>
        </w:tc>
      </w:tr>
    </w:tbl>
    <w:p w:rsidR="001221C5" w:rsidRDefault="001221C5" w:rsidP="001221C5">
      <w:pPr>
        <w:rPr>
          <w:noProof/>
        </w:rPr>
      </w:pPr>
      <w:r>
        <w:rPr>
          <w:rFonts w:hint="eastAsia"/>
          <w:noProof/>
        </w:rPr>
        <w:lastRenderedPageBreak/>
        <w:t>选项说明：</w:t>
      </w:r>
    </w:p>
    <w:p w:rsidR="001221C5" w:rsidRPr="00872EF1" w:rsidRDefault="001221C5" w:rsidP="001221C5">
      <w:pPr>
        <w:rPr>
          <w:rFonts w:ascii="仿宋" w:hAnsi="仿宋"/>
        </w:rPr>
      </w:pPr>
      <w:r w:rsidRPr="00872EF1">
        <w:rPr>
          <w:rFonts w:hint="eastAsia"/>
        </w:rPr>
        <w:t>1</w:t>
      </w:r>
      <w:r w:rsidRPr="00872EF1">
        <w:rPr>
          <w:rFonts w:ascii="仿宋" w:hAnsi="仿宋" w:hint="eastAsia"/>
        </w:rPr>
        <w:t>.【查询】按钮</w:t>
      </w:r>
    </w:p>
    <w:p w:rsidR="001221C5" w:rsidRPr="006556C7" w:rsidRDefault="001221C5" w:rsidP="001221C5">
      <w:pPr>
        <w:ind w:left="420"/>
        <w:rPr>
          <w:lang w:val="zh-CN"/>
        </w:rPr>
      </w:pPr>
      <w:r w:rsidRPr="006556C7">
        <w:rPr>
          <w:rFonts w:hint="eastAsia"/>
          <w:lang w:val="zh-CN"/>
        </w:rPr>
        <w:t>用户点击【查询】按钮，系统校验是否已输入查询条件，如果未输入，则系统提示“请至少输入一个查询条件！”，如果已输入，系统校验输入格式是否正确。输入格式如下：</w:t>
      </w:r>
    </w:p>
    <w:p w:rsidR="001221C5" w:rsidRPr="00222EB3" w:rsidRDefault="001221C5" w:rsidP="001221C5">
      <w:pPr>
        <w:pStyle w:val="a5"/>
        <w:numPr>
          <w:ilvl w:val="1"/>
          <w:numId w:val="5"/>
        </w:numPr>
        <w:ind w:firstLineChars="0"/>
        <w:rPr>
          <w:lang w:val="zh-CN"/>
        </w:rPr>
      </w:pPr>
      <w:r w:rsidRPr="00222EB3">
        <w:rPr>
          <w:rFonts w:hint="eastAsia"/>
          <w:lang w:val="zh-CN"/>
        </w:rPr>
        <w:t>保单号、报案号为数字</w:t>
      </w:r>
    </w:p>
    <w:p w:rsidR="001221C5" w:rsidRPr="00222EB3" w:rsidRDefault="001221C5" w:rsidP="001221C5">
      <w:pPr>
        <w:pStyle w:val="a5"/>
        <w:numPr>
          <w:ilvl w:val="1"/>
          <w:numId w:val="5"/>
        </w:numPr>
        <w:ind w:firstLineChars="0"/>
        <w:rPr>
          <w:lang w:val="zh-CN"/>
        </w:rPr>
      </w:pPr>
      <w:r w:rsidRPr="00222EB3">
        <w:rPr>
          <w:rFonts w:hint="eastAsia"/>
          <w:lang w:val="zh-CN"/>
        </w:rPr>
        <w:t>日期格式为</w:t>
      </w:r>
      <w:r w:rsidRPr="00222EB3">
        <w:rPr>
          <w:rFonts w:hint="eastAsia"/>
          <w:lang w:val="zh-CN"/>
        </w:rPr>
        <w:t>2017-10-10</w:t>
      </w:r>
    </w:p>
    <w:p w:rsidR="001221C5" w:rsidRPr="00222EB3" w:rsidRDefault="001221C5" w:rsidP="001221C5">
      <w:pPr>
        <w:pStyle w:val="a5"/>
        <w:numPr>
          <w:ilvl w:val="1"/>
          <w:numId w:val="5"/>
        </w:numPr>
        <w:ind w:firstLineChars="0"/>
        <w:rPr>
          <w:lang w:val="zh-CN"/>
        </w:rPr>
      </w:pPr>
      <w:r w:rsidRPr="00222EB3">
        <w:rPr>
          <w:rFonts w:hint="eastAsia"/>
          <w:lang w:val="zh-CN"/>
        </w:rPr>
        <w:t>其余输入框中必须填写文字</w:t>
      </w:r>
    </w:p>
    <w:p w:rsidR="001221C5" w:rsidRPr="00222EB3" w:rsidRDefault="001221C5" w:rsidP="001221C5">
      <w:pPr>
        <w:pStyle w:val="a5"/>
        <w:ind w:left="420" w:firstLineChars="0" w:firstLine="0"/>
        <w:rPr>
          <w:lang w:val="zh-CN"/>
        </w:rPr>
      </w:pPr>
      <w:r w:rsidRPr="00222EB3">
        <w:rPr>
          <w:rFonts w:hint="eastAsia"/>
          <w:lang w:val="zh-CN"/>
        </w:rPr>
        <w:t>若输入格式错误，</w:t>
      </w:r>
      <w:proofErr w:type="gramStart"/>
      <w:r w:rsidRPr="00222EB3">
        <w:rPr>
          <w:rFonts w:hint="eastAsia"/>
          <w:lang w:val="zh-CN"/>
        </w:rPr>
        <w:t>弹层提示</w:t>
      </w:r>
      <w:proofErr w:type="gramEnd"/>
      <w:r w:rsidRPr="00222EB3">
        <w:rPr>
          <w:rFonts w:hint="eastAsia"/>
          <w:lang w:val="zh-CN"/>
        </w:rPr>
        <w:t>用户“</w:t>
      </w:r>
      <w:r w:rsidRPr="00222EB3">
        <w:rPr>
          <w:rFonts w:hint="eastAsia"/>
          <w:lang w:val="zh-CN"/>
        </w:rPr>
        <w:t>***</w:t>
      </w:r>
      <w:r w:rsidRPr="00222EB3">
        <w:rPr>
          <w:rFonts w:hint="eastAsia"/>
          <w:lang w:val="zh-CN"/>
        </w:rPr>
        <w:t>格式错误，请修改”，如果输入正确，将根据查询条件显示查询结果列表。</w:t>
      </w:r>
    </w:p>
    <w:p w:rsidR="001221C5" w:rsidRPr="00872EF1" w:rsidRDefault="001221C5" w:rsidP="001221C5">
      <w:pPr>
        <w:rPr>
          <w:rFonts w:ascii="仿宋" w:hAnsi="仿宋"/>
        </w:rPr>
      </w:pPr>
      <w:r w:rsidRPr="00872EF1">
        <w:rPr>
          <w:rFonts w:hint="eastAsia"/>
        </w:rPr>
        <w:t xml:space="preserve">2. </w:t>
      </w:r>
      <w:r w:rsidRPr="00872EF1">
        <w:rPr>
          <w:rFonts w:ascii="仿宋" w:hAnsi="仿宋" w:hint="eastAsia"/>
        </w:rPr>
        <w:t>【重置】按钮</w:t>
      </w:r>
    </w:p>
    <w:p w:rsidR="001221C5" w:rsidRDefault="001221C5" w:rsidP="004D5AF4">
      <w:pPr>
        <w:ind w:left="420"/>
        <w:rPr>
          <w:lang w:val="zh-CN"/>
        </w:rPr>
      </w:pPr>
      <w:r w:rsidRPr="006556C7">
        <w:rPr>
          <w:rFonts w:hint="eastAsia"/>
          <w:lang w:val="zh-CN"/>
        </w:rPr>
        <w:t>用户点击【重置】按钮，系统刷新查询条件，清除已输入的条件信息。</w:t>
      </w:r>
    </w:p>
    <w:p w:rsidR="004D5AF4" w:rsidRDefault="004D5AF4" w:rsidP="004D5AF4">
      <w:pPr>
        <w:rPr>
          <w:lang w:val="zh-CN"/>
        </w:rPr>
      </w:pPr>
      <w:r>
        <w:rPr>
          <w:rFonts w:hint="eastAsia"/>
          <w:lang w:val="zh-CN"/>
        </w:rPr>
        <w:t>3.</w:t>
      </w:r>
      <w:r>
        <w:rPr>
          <w:rFonts w:hint="eastAsia"/>
          <w:lang w:val="zh-CN"/>
        </w:rPr>
        <w:t>【支付信息录入】按钮</w:t>
      </w:r>
    </w:p>
    <w:p w:rsidR="004D5AF4" w:rsidRDefault="004D5AF4" w:rsidP="004D5AF4">
      <w:pPr>
        <w:rPr>
          <w:lang w:val="zh-CN"/>
        </w:rPr>
      </w:pPr>
      <w:r>
        <w:rPr>
          <w:rFonts w:hint="eastAsia"/>
          <w:lang w:val="zh-CN"/>
        </w:rPr>
        <w:t>用户单击【支付信息录入】按钮，系统进入支付信息录入查询页面，如图</w:t>
      </w:r>
      <w:r w:rsidR="00E003C5">
        <w:rPr>
          <w:rFonts w:hint="eastAsia"/>
          <w:lang w:val="zh-CN"/>
        </w:rPr>
        <w:t>1</w:t>
      </w:r>
      <w:ins w:id="71" w:author="ThinkPad" w:date="2017-12-28T09:38:00Z">
        <w:r w:rsidR="00E74976">
          <w:rPr>
            <w:rFonts w:hint="eastAsia"/>
            <w:lang w:val="zh-CN"/>
          </w:rPr>
          <w:t>2</w:t>
        </w:r>
      </w:ins>
      <w:del w:id="72" w:author="ThinkPad" w:date="2017-12-28T09:38:00Z">
        <w:r w:rsidR="00E003C5" w:rsidDel="00E74976">
          <w:rPr>
            <w:rFonts w:hint="eastAsia"/>
            <w:lang w:val="zh-CN"/>
          </w:rPr>
          <w:delText>1</w:delText>
        </w:r>
      </w:del>
    </w:p>
    <w:p w:rsidR="004D5AF4" w:rsidRDefault="004D5AF4" w:rsidP="004D5AF4">
      <w:pPr>
        <w:rPr>
          <w:lang w:val="zh-CN"/>
        </w:rPr>
      </w:pPr>
      <w:r>
        <w:rPr>
          <w:rFonts w:hint="eastAsia"/>
          <w:lang w:val="zh-CN"/>
        </w:rPr>
        <w:t>4.</w:t>
      </w:r>
      <w:r>
        <w:rPr>
          <w:rFonts w:hint="eastAsia"/>
          <w:lang w:val="zh-CN"/>
        </w:rPr>
        <w:t>【返回】按钮</w:t>
      </w:r>
    </w:p>
    <w:p w:rsidR="004D5AF4" w:rsidRPr="004D5AF4" w:rsidRDefault="004D5AF4" w:rsidP="004D5AF4">
      <w:pPr>
        <w:rPr>
          <w:lang w:val="zh-CN"/>
        </w:rPr>
      </w:pPr>
      <w:r>
        <w:rPr>
          <w:lang w:val="zh-CN"/>
        </w:rPr>
        <w:t>用户单击</w:t>
      </w:r>
      <w:r>
        <w:rPr>
          <w:rFonts w:hint="eastAsia"/>
          <w:lang w:val="zh-CN"/>
        </w:rPr>
        <w:t>【返回】按钮，系统</w:t>
      </w:r>
      <w:r w:rsidR="00E003C5">
        <w:rPr>
          <w:rFonts w:hint="eastAsia"/>
          <w:lang w:val="zh-CN"/>
        </w:rPr>
        <w:t>返回当前页面，返回工作台</w:t>
      </w:r>
    </w:p>
    <w:p w:rsidR="004D5AF4" w:rsidRDefault="004D5AF4" w:rsidP="004D5AF4">
      <w:pPr>
        <w:ind w:left="420"/>
        <w:rPr>
          <w:lang w:val="zh-CN"/>
        </w:rPr>
      </w:pPr>
      <w:r>
        <w:rPr>
          <w:rFonts w:hint="eastAsia"/>
          <w:lang w:val="zh-CN"/>
        </w:rPr>
        <w:t>案件状态说明：</w:t>
      </w:r>
    </w:p>
    <w:tbl>
      <w:tblPr>
        <w:tblStyle w:val="-2"/>
        <w:tblW w:w="0" w:type="auto"/>
        <w:tblLook w:val="04A0" w:firstRow="1" w:lastRow="0" w:firstColumn="1" w:lastColumn="0" w:noHBand="0" w:noVBand="1"/>
      </w:tblPr>
      <w:tblGrid>
        <w:gridCol w:w="2217"/>
        <w:gridCol w:w="2217"/>
        <w:gridCol w:w="3471"/>
      </w:tblGrid>
      <w:tr w:rsidR="002701B3" w:rsidRPr="00BC225A" w:rsidTr="002701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rsidR="002701B3" w:rsidRPr="00BC225A" w:rsidRDefault="002701B3" w:rsidP="002701B3">
            <w:pPr>
              <w:rPr>
                <w:sz w:val="24"/>
                <w:szCs w:val="24"/>
                <w:lang w:val="zh-CN"/>
              </w:rPr>
            </w:pPr>
            <w:r w:rsidRPr="00BC225A">
              <w:rPr>
                <w:sz w:val="24"/>
                <w:szCs w:val="24"/>
                <w:lang w:val="zh-CN"/>
              </w:rPr>
              <w:t>案件状态</w:t>
            </w:r>
          </w:p>
        </w:tc>
        <w:tc>
          <w:tcPr>
            <w:tcW w:w="2217" w:type="dxa"/>
          </w:tcPr>
          <w:p w:rsidR="002701B3" w:rsidRPr="00BC225A" w:rsidRDefault="002701B3" w:rsidP="002701B3">
            <w:pPr>
              <w:cnfStyle w:val="100000000000" w:firstRow="1" w:lastRow="0" w:firstColumn="0" w:lastColumn="0" w:oddVBand="0" w:evenVBand="0" w:oddHBand="0" w:evenHBand="0" w:firstRowFirstColumn="0" w:firstRowLastColumn="0" w:lastRowFirstColumn="0" w:lastRowLastColumn="0"/>
              <w:rPr>
                <w:sz w:val="24"/>
                <w:szCs w:val="24"/>
                <w:lang w:val="zh-CN"/>
              </w:rPr>
            </w:pPr>
            <w:r w:rsidRPr="00BC225A">
              <w:rPr>
                <w:sz w:val="24"/>
                <w:szCs w:val="24"/>
                <w:lang w:val="zh-CN"/>
              </w:rPr>
              <w:t>状态说明</w:t>
            </w:r>
          </w:p>
        </w:tc>
        <w:tc>
          <w:tcPr>
            <w:tcW w:w="3471" w:type="dxa"/>
          </w:tcPr>
          <w:p w:rsidR="002701B3" w:rsidRPr="00BC225A" w:rsidRDefault="002701B3" w:rsidP="002701B3">
            <w:pPr>
              <w:cnfStyle w:val="100000000000" w:firstRow="1" w:lastRow="0" w:firstColumn="0" w:lastColumn="0" w:oddVBand="0" w:evenVBand="0" w:oddHBand="0" w:evenHBand="0" w:firstRowFirstColumn="0" w:firstRowLastColumn="0" w:lastRowFirstColumn="0" w:lastRowLastColumn="0"/>
              <w:rPr>
                <w:sz w:val="24"/>
                <w:szCs w:val="24"/>
                <w:lang w:val="zh-CN"/>
              </w:rPr>
            </w:pPr>
            <w:r w:rsidRPr="00BC225A">
              <w:rPr>
                <w:sz w:val="24"/>
                <w:szCs w:val="24"/>
                <w:lang w:val="zh-CN"/>
              </w:rPr>
              <w:t>下一步操作</w:t>
            </w:r>
          </w:p>
        </w:tc>
      </w:tr>
      <w:tr w:rsidR="002701B3" w:rsidRPr="00BC225A" w:rsidTr="00270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rsidR="002701B3" w:rsidRPr="00BC225A" w:rsidRDefault="002701B3" w:rsidP="002701B3">
            <w:pPr>
              <w:rPr>
                <w:sz w:val="24"/>
                <w:szCs w:val="24"/>
                <w:lang w:val="zh-CN"/>
              </w:rPr>
            </w:pPr>
            <w:r w:rsidRPr="002701B3">
              <w:rPr>
                <w:rFonts w:hint="eastAsia"/>
                <w:sz w:val="24"/>
                <w:szCs w:val="24"/>
                <w:lang w:val="zh-CN"/>
              </w:rPr>
              <w:t>正在处理</w:t>
            </w:r>
          </w:p>
        </w:tc>
        <w:tc>
          <w:tcPr>
            <w:tcW w:w="2217" w:type="dxa"/>
          </w:tcPr>
          <w:p w:rsidR="002701B3" w:rsidRPr="00BC225A" w:rsidRDefault="002701B3" w:rsidP="002701B3">
            <w:pPr>
              <w:cnfStyle w:val="000000100000" w:firstRow="0" w:lastRow="0" w:firstColumn="0" w:lastColumn="0" w:oddVBand="0" w:evenVBand="0" w:oddHBand="1" w:evenHBand="0" w:firstRowFirstColumn="0" w:firstRowLastColumn="0" w:lastRowFirstColumn="0" w:lastRowLastColumn="0"/>
              <w:rPr>
                <w:sz w:val="24"/>
                <w:szCs w:val="24"/>
                <w:lang w:val="zh-CN"/>
              </w:rPr>
            </w:pPr>
            <w:r>
              <w:rPr>
                <w:sz w:val="24"/>
                <w:szCs w:val="24"/>
                <w:lang w:val="zh-CN"/>
              </w:rPr>
              <w:t>支付信息暂存的案件</w:t>
            </w:r>
          </w:p>
        </w:tc>
        <w:tc>
          <w:tcPr>
            <w:tcW w:w="3471" w:type="dxa"/>
          </w:tcPr>
          <w:p w:rsidR="002701B3" w:rsidRPr="00BC225A" w:rsidRDefault="0027588D" w:rsidP="002701B3">
            <w:pPr>
              <w:cnfStyle w:val="000000100000" w:firstRow="0" w:lastRow="0" w:firstColumn="0" w:lastColumn="0" w:oddVBand="0" w:evenVBand="0" w:oddHBand="1" w:evenHBand="0" w:firstRowFirstColumn="0" w:firstRowLastColumn="0" w:lastRowFirstColumn="0" w:lastRowLastColumn="0"/>
              <w:rPr>
                <w:sz w:val="24"/>
                <w:szCs w:val="24"/>
                <w:lang w:val="zh-CN"/>
              </w:rPr>
            </w:pPr>
            <w:r>
              <w:rPr>
                <w:rFonts w:hint="eastAsia"/>
                <w:sz w:val="24"/>
                <w:szCs w:val="24"/>
                <w:lang w:val="zh-CN"/>
              </w:rPr>
              <w:t>修改</w:t>
            </w:r>
          </w:p>
        </w:tc>
      </w:tr>
      <w:tr w:rsidR="002701B3" w:rsidRPr="00BC225A" w:rsidTr="002701B3">
        <w:tc>
          <w:tcPr>
            <w:cnfStyle w:val="001000000000" w:firstRow="0" w:lastRow="0" w:firstColumn="1" w:lastColumn="0" w:oddVBand="0" w:evenVBand="0" w:oddHBand="0" w:evenHBand="0" w:firstRowFirstColumn="0" w:firstRowLastColumn="0" w:lastRowFirstColumn="0" w:lastRowLastColumn="0"/>
            <w:tcW w:w="2217" w:type="dxa"/>
          </w:tcPr>
          <w:p w:rsidR="002701B3" w:rsidRPr="00BC225A" w:rsidRDefault="002701B3" w:rsidP="002701B3">
            <w:pPr>
              <w:rPr>
                <w:sz w:val="24"/>
                <w:szCs w:val="24"/>
                <w:lang w:val="zh-CN"/>
              </w:rPr>
            </w:pPr>
            <w:r w:rsidRPr="00BC225A">
              <w:rPr>
                <w:sz w:val="24"/>
                <w:szCs w:val="24"/>
                <w:lang w:val="zh-CN"/>
              </w:rPr>
              <w:t>已处理</w:t>
            </w:r>
          </w:p>
        </w:tc>
        <w:tc>
          <w:tcPr>
            <w:tcW w:w="2217" w:type="dxa"/>
          </w:tcPr>
          <w:p w:rsidR="002701B3" w:rsidRPr="00BC225A" w:rsidRDefault="002701B3" w:rsidP="002701B3">
            <w:pPr>
              <w:cnfStyle w:val="000000000000" w:firstRow="0" w:lastRow="0" w:firstColumn="0" w:lastColumn="0" w:oddVBand="0" w:evenVBand="0" w:oddHBand="0" w:evenHBand="0" w:firstRowFirstColumn="0" w:firstRowLastColumn="0" w:lastRowFirstColumn="0" w:lastRowLastColumn="0"/>
              <w:rPr>
                <w:sz w:val="24"/>
                <w:szCs w:val="24"/>
                <w:lang w:val="zh-CN"/>
              </w:rPr>
            </w:pPr>
            <w:r>
              <w:rPr>
                <w:sz w:val="24"/>
                <w:szCs w:val="24"/>
                <w:lang w:val="zh-CN"/>
              </w:rPr>
              <w:t>提交</w:t>
            </w:r>
            <w:proofErr w:type="gramStart"/>
            <w:r>
              <w:rPr>
                <w:sz w:val="24"/>
                <w:szCs w:val="24"/>
                <w:lang w:val="zh-CN"/>
              </w:rPr>
              <w:t>双核待审核</w:t>
            </w:r>
            <w:proofErr w:type="gramEnd"/>
          </w:p>
        </w:tc>
        <w:tc>
          <w:tcPr>
            <w:tcW w:w="3471" w:type="dxa"/>
          </w:tcPr>
          <w:p w:rsidR="002701B3" w:rsidRPr="00BC225A" w:rsidRDefault="002701B3" w:rsidP="002701B3">
            <w:pPr>
              <w:cnfStyle w:val="000000000000" w:firstRow="0" w:lastRow="0" w:firstColumn="0" w:lastColumn="0" w:oddVBand="0" w:evenVBand="0" w:oddHBand="0" w:evenHBand="0" w:firstRowFirstColumn="0" w:firstRowLastColumn="0" w:lastRowFirstColumn="0" w:lastRowLastColumn="0"/>
              <w:rPr>
                <w:sz w:val="24"/>
                <w:szCs w:val="24"/>
                <w:lang w:val="zh-CN"/>
              </w:rPr>
            </w:pPr>
            <w:r>
              <w:rPr>
                <w:rFonts w:hint="eastAsia"/>
                <w:sz w:val="24"/>
                <w:szCs w:val="24"/>
                <w:lang w:val="zh-CN"/>
              </w:rPr>
              <w:t>查看</w:t>
            </w:r>
          </w:p>
        </w:tc>
      </w:tr>
      <w:tr w:rsidR="002701B3" w:rsidRPr="00BC225A" w:rsidTr="00270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rsidR="002701B3" w:rsidRPr="00BC225A" w:rsidRDefault="002701B3" w:rsidP="002701B3">
            <w:pPr>
              <w:rPr>
                <w:sz w:val="24"/>
                <w:szCs w:val="24"/>
                <w:lang w:val="zh-CN"/>
              </w:rPr>
            </w:pPr>
            <w:r>
              <w:rPr>
                <w:sz w:val="24"/>
                <w:szCs w:val="24"/>
                <w:lang w:val="zh-CN"/>
              </w:rPr>
              <w:t>审核不通过</w:t>
            </w:r>
          </w:p>
        </w:tc>
        <w:tc>
          <w:tcPr>
            <w:tcW w:w="2217" w:type="dxa"/>
          </w:tcPr>
          <w:p w:rsidR="002701B3" w:rsidRPr="00BC225A" w:rsidRDefault="002701B3" w:rsidP="002701B3">
            <w:pPr>
              <w:cnfStyle w:val="000000100000" w:firstRow="0" w:lastRow="0" w:firstColumn="0" w:lastColumn="0" w:oddVBand="0" w:evenVBand="0" w:oddHBand="1" w:evenHBand="0" w:firstRowFirstColumn="0" w:firstRowLastColumn="0" w:lastRowFirstColumn="0" w:lastRowLastColumn="0"/>
              <w:rPr>
                <w:sz w:val="24"/>
                <w:szCs w:val="24"/>
                <w:lang w:val="zh-CN"/>
              </w:rPr>
            </w:pPr>
            <w:r>
              <w:rPr>
                <w:sz w:val="24"/>
                <w:szCs w:val="24"/>
                <w:lang w:val="zh-CN"/>
              </w:rPr>
              <w:t>审核结果为不通过</w:t>
            </w:r>
          </w:p>
        </w:tc>
        <w:tc>
          <w:tcPr>
            <w:tcW w:w="3471" w:type="dxa"/>
          </w:tcPr>
          <w:p w:rsidR="002701B3" w:rsidRPr="00BC225A" w:rsidRDefault="002701B3" w:rsidP="002701B3">
            <w:pPr>
              <w:cnfStyle w:val="000000100000" w:firstRow="0" w:lastRow="0" w:firstColumn="0" w:lastColumn="0" w:oddVBand="0" w:evenVBand="0" w:oddHBand="1" w:evenHBand="0" w:firstRowFirstColumn="0" w:firstRowLastColumn="0" w:lastRowFirstColumn="0" w:lastRowLastColumn="0"/>
              <w:rPr>
                <w:sz w:val="24"/>
                <w:szCs w:val="24"/>
                <w:lang w:val="zh-CN"/>
              </w:rPr>
            </w:pPr>
            <w:r>
              <w:rPr>
                <w:rFonts w:hint="eastAsia"/>
                <w:sz w:val="24"/>
                <w:szCs w:val="24"/>
                <w:lang w:val="zh-CN"/>
              </w:rPr>
              <w:t>作废</w:t>
            </w:r>
          </w:p>
        </w:tc>
      </w:tr>
      <w:tr w:rsidR="002701B3" w:rsidRPr="00BC225A" w:rsidTr="002701B3">
        <w:tc>
          <w:tcPr>
            <w:cnfStyle w:val="001000000000" w:firstRow="0" w:lastRow="0" w:firstColumn="1" w:lastColumn="0" w:oddVBand="0" w:evenVBand="0" w:oddHBand="0" w:evenHBand="0" w:firstRowFirstColumn="0" w:firstRowLastColumn="0" w:lastRowFirstColumn="0" w:lastRowLastColumn="0"/>
            <w:tcW w:w="2217" w:type="dxa"/>
          </w:tcPr>
          <w:p w:rsidR="002701B3" w:rsidRPr="00BC225A" w:rsidRDefault="002701B3" w:rsidP="002701B3">
            <w:pPr>
              <w:rPr>
                <w:sz w:val="24"/>
                <w:szCs w:val="24"/>
                <w:lang w:val="zh-CN"/>
              </w:rPr>
            </w:pPr>
            <w:r>
              <w:rPr>
                <w:sz w:val="24"/>
                <w:szCs w:val="24"/>
                <w:lang w:val="zh-CN"/>
              </w:rPr>
              <w:t>已作废</w:t>
            </w:r>
          </w:p>
        </w:tc>
        <w:tc>
          <w:tcPr>
            <w:tcW w:w="2217" w:type="dxa"/>
          </w:tcPr>
          <w:p w:rsidR="002701B3" w:rsidRPr="00BC225A" w:rsidRDefault="002701B3" w:rsidP="002701B3">
            <w:pPr>
              <w:cnfStyle w:val="000000000000" w:firstRow="0" w:lastRow="0" w:firstColumn="0" w:lastColumn="0" w:oddVBand="0" w:evenVBand="0" w:oddHBand="0" w:evenHBand="0" w:firstRowFirstColumn="0" w:firstRowLastColumn="0" w:lastRowFirstColumn="0" w:lastRowLastColumn="0"/>
              <w:rPr>
                <w:sz w:val="24"/>
                <w:szCs w:val="24"/>
                <w:lang w:val="zh-CN"/>
              </w:rPr>
            </w:pPr>
            <w:r>
              <w:rPr>
                <w:rFonts w:hint="eastAsia"/>
                <w:sz w:val="24"/>
                <w:szCs w:val="24"/>
                <w:lang w:val="zh-CN"/>
              </w:rPr>
              <w:t>进行</w:t>
            </w:r>
            <w:r>
              <w:rPr>
                <w:sz w:val="24"/>
                <w:szCs w:val="24"/>
                <w:lang w:val="zh-CN"/>
              </w:rPr>
              <w:t>作废处理的支</w:t>
            </w:r>
            <w:r>
              <w:rPr>
                <w:sz w:val="24"/>
                <w:szCs w:val="24"/>
                <w:lang w:val="zh-CN"/>
              </w:rPr>
              <w:lastRenderedPageBreak/>
              <w:t>付记录</w:t>
            </w:r>
          </w:p>
        </w:tc>
        <w:tc>
          <w:tcPr>
            <w:tcW w:w="3471" w:type="dxa"/>
          </w:tcPr>
          <w:p w:rsidR="002701B3" w:rsidRPr="00BC225A" w:rsidRDefault="002701B3" w:rsidP="002701B3">
            <w:pPr>
              <w:cnfStyle w:val="000000000000" w:firstRow="0" w:lastRow="0" w:firstColumn="0" w:lastColumn="0" w:oddVBand="0" w:evenVBand="0" w:oddHBand="0" w:evenHBand="0" w:firstRowFirstColumn="0" w:firstRowLastColumn="0" w:lastRowFirstColumn="0" w:lastRowLastColumn="0"/>
              <w:rPr>
                <w:sz w:val="24"/>
                <w:szCs w:val="24"/>
                <w:lang w:val="zh-CN"/>
              </w:rPr>
            </w:pPr>
            <w:r>
              <w:rPr>
                <w:sz w:val="24"/>
                <w:szCs w:val="24"/>
                <w:lang w:val="zh-CN"/>
              </w:rPr>
              <w:lastRenderedPageBreak/>
              <w:t>查看</w:t>
            </w:r>
          </w:p>
        </w:tc>
      </w:tr>
      <w:tr w:rsidR="002701B3" w:rsidRPr="00BC225A" w:rsidTr="00270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rsidR="002701B3" w:rsidRPr="00BC225A" w:rsidRDefault="002701B3" w:rsidP="002701B3">
            <w:pPr>
              <w:rPr>
                <w:sz w:val="24"/>
                <w:szCs w:val="24"/>
                <w:lang w:val="zh-CN"/>
              </w:rPr>
            </w:pPr>
            <w:r>
              <w:rPr>
                <w:rFonts w:hint="eastAsia"/>
                <w:sz w:val="24"/>
                <w:szCs w:val="24"/>
                <w:lang w:val="zh-CN"/>
              </w:rPr>
              <w:lastRenderedPageBreak/>
              <w:t>审核退回</w:t>
            </w:r>
          </w:p>
        </w:tc>
        <w:tc>
          <w:tcPr>
            <w:tcW w:w="2217" w:type="dxa"/>
          </w:tcPr>
          <w:p w:rsidR="002701B3" w:rsidRPr="00BC225A" w:rsidRDefault="002701B3" w:rsidP="002701B3">
            <w:pPr>
              <w:cnfStyle w:val="000000100000" w:firstRow="0" w:lastRow="0" w:firstColumn="0" w:lastColumn="0" w:oddVBand="0" w:evenVBand="0" w:oddHBand="1" w:evenHBand="0" w:firstRowFirstColumn="0" w:firstRowLastColumn="0" w:lastRowFirstColumn="0" w:lastRowLastColumn="0"/>
              <w:rPr>
                <w:sz w:val="24"/>
                <w:szCs w:val="24"/>
                <w:lang w:val="zh-CN"/>
              </w:rPr>
            </w:pPr>
            <w:r>
              <w:rPr>
                <w:rFonts w:hint="eastAsia"/>
                <w:sz w:val="24"/>
                <w:szCs w:val="24"/>
                <w:lang w:val="zh-CN"/>
              </w:rPr>
              <w:t>审核</w:t>
            </w:r>
            <w:r>
              <w:rPr>
                <w:sz w:val="24"/>
                <w:szCs w:val="24"/>
                <w:lang w:val="zh-CN"/>
              </w:rPr>
              <w:t>下发修改的案件</w:t>
            </w:r>
          </w:p>
        </w:tc>
        <w:tc>
          <w:tcPr>
            <w:tcW w:w="3471" w:type="dxa"/>
          </w:tcPr>
          <w:p w:rsidR="002701B3" w:rsidRPr="00BC225A" w:rsidRDefault="0027588D" w:rsidP="002701B3">
            <w:pPr>
              <w:cnfStyle w:val="000000100000" w:firstRow="0" w:lastRow="0" w:firstColumn="0" w:lastColumn="0" w:oddVBand="0" w:evenVBand="0" w:oddHBand="1" w:evenHBand="0" w:firstRowFirstColumn="0" w:firstRowLastColumn="0" w:lastRowFirstColumn="0" w:lastRowLastColumn="0"/>
              <w:rPr>
                <w:sz w:val="24"/>
                <w:szCs w:val="24"/>
                <w:lang w:val="zh-CN"/>
              </w:rPr>
            </w:pPr>
            <w:r>
              <w:rPr>
                <w:rFonts w:hint="eastAsia"/>
                <w:sz w:val="24"/>
                <w:szCs w:val="24"/>
                <w:lang w:val="zh-CN"/>
              </w:rPr>
              <w:t>修改</w:t>
            </w:r>
            <w:r w:rsidR="002701B3">
              <w:rPr>
                <w:rFonts w:hint="eastAsia"/>
                <w:sz w:val="24"/>
                <w:szCs w:val="24"/>
                <w:lang w:val="zh-CN"/>
              </w:rPr>
              <w:t>、</w:t>
            </w:r>
            <w:r w:rsidR="002701B3">
              <w:rPr>
                <w:sz w:val="24"/>
                <w:szCs w:val="24"/>
                <w:lang w:val="zh-CN"/>
              </w:rPr>
              <w:t>作废</w:t>
            </w:r>
          </w:p>
        </w:tc>
      </w:tr>
      <w:tr w:rsidR="002701B3" w:rsidRPr="00BC225A" w:rsidTr="002701B3">
        <w:tc>
          <w:tcPr>
            <w:cnfStyle w:val="001000000000" w:firstRow="0" w:lastRow="0" w:firstColumn="1" w:lastColumn="0" w:oddVBand="0" w:evenVBand="0" w:oddHBand="0" w:evenHBand="0" w:firstRowFirstColumn="0" w:firstRowLastColumn="0" w:lastRowFirstColumn="0" w:lastRowLastColumn="0"/>
            <w:tcW w:w="2217" w:type="dxa"/>
          </w:tcPr>
          <w:p w:rsidR="002701B3" w:rsidRPr="00BC225A" w:rsidRDefault="002701B3" w:rsidP="002701B3">
            <w:pPr>
              <w:rPr>
                <w:sz w:val="24"/>
                <w:szCs w:val="24"/>
                <w:lang w:val="zh-CN"/>
              </w:rPr>
            </w:pPr>
            <w:r>
              <w:rPr>
                <w:sz w:val="24"/>
                <w:szCs w:val="24"/>
                <w:lang w:val="zh-CN"/>
              </w:rPr>
              <w:t>支付中心处理中</w:t>
            </w:r>
          </w:p>
        </w:tc>
        <w:tc>
          <w:tcPr>
            <w:tcW w:w="2217" w:type="dxa"/>
          </w:tcPr>
          <w:p w:rsidR="002701B3" w:rsidRPr="00BC225A" w:rsidRDefault="002701B3" w:rsidP="002701B3">
            <w:pPr>
              <w:cnfStyle w:val="000000000000" w:firstRow="0" w:lastRow="0" w:firstColumn="0" w:lastColumn="0" w:oddVBand="0" w:evenVBand="0" w:oddHBand="0" w:evenHBand="0" w:firstRowFirstColumn="0" w:firstRowLastColumn="0" w:lastRowFirstColumn="0" w:lastRowLastColumn="0"/>
              <w:rPr>
                <w:sz w:val="24"/>
                <w:szCs w:val="24"/>
                <w:lang w:val="zh-CN"/>
              </w:rPr>
            </w:pPr>
            <w:r>
              <w:rPr>
                <w:sz w:val="24"/>
                <w:szCs w:val="24"/>
                <w:lang w:val="zh-CN"/>
              </w:rPr>
              <w:t>所有支付中心处理的步骤</w:t>
            </w:r>
            <w:r w:rsidR="000850A5" w:rsidRPr="000850A5">
              <w:rPr>
                <w:rFonts w:hint="eastAsia"/>
                <w:sz w:val="24"/>
                <w:szCs w:val="24"/>
                <w:lang w:val="zh-CN"/>
              </w:rPr>
              <w:t>(</w:t>
            </w:r>
            <w:r w:rsidR="000850A5" w:rsidRPr="000850A5">
              <w:rPr>
                <w:rFonts w:hint="eastAsia"/>
                <w:sz w:val="24"/>
                <w:szCs w:val="24"/>
                <w:lang w:val="zh-CN"/>
              </w:rPr>
              <w:t>支付中心待处理、已打包待审核、打包审核通过待发送、已提交银行、银行退回支付中心</w:t>
            </w:r>
            <w:r w:rsidR="000850A5" w:rsidRPr="000850A5">
              <w:rPr>
                <w:rFonts w:hint="eastAsia"/>
                <w:sz w:val="24"/>
                <w:szCs w:val="24"/>
                <w:lang w:val="zh-CN"/>
              </w:rPr>
              <w:t xml:space="preserve">)     </w:t>
            </w:r>
          </w:p>
        </w:tc>
        <w:tc>
          <w:tcPr>
            <w:tcW w:w="3471" w:type="dxa"/>
          </w:tcPr>
          <w:p w:rsidR="002701B3" w:rsidRPr="00BC225A" w:rsidRDefault="002701B3" w:rsidP="002701B3">
            <w:pPr>
              <w:cnfStyle w:val="000000000000" w:firstRow="0" w:lastRow="0" w:firstColumn="0" w:lastColumn="0" w:oddVBand="0" w:evenVBand="0" w:oddHBand="0" w:evenHBand="0" w:firstRowFirstColumn="0" w:firstRowLastColumn="0" w:lastRowFirstColumn="0" w:lastRowLastColumn="0"/>
              <w:rPr>
                <w:sz w:val="24"/>
                <w:szCs w:val="24"/>
                <w:lang w:val="zh-CN"/>
              </w:rPr>
            </w:pPr>
            <w:r>
              <w:rPr>
                <w:rFonts w:hint="eastAsia"/>
                <w:sz w:val="24"/>
                <w:szCs w:val="24"/>
                <w:lang w:val="zh-CN"/>
              </w:rPr>
              <w:t>查看</w:t>
            </w:r>
          </w:p>
        </w:tc>
      </w:tr>
      <w:tr w:rsidR="002701B3" w:rsidRPr="00BC225A" w:rsidTr="00270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rsidR="002701B3" w:rsidRDefault="002701B3" w:rsidP="002701B3">
            <w:pPr>
              <w:rPr>
                <w:sz w:val="24"/>
                <w:szCs w:val="24"/>
                <w:lang w:val="zh-CN"/>
              </w:rPr>
            </w:pPr>
            <w:r>
              <w:rPr>
                <w:sz w:val="24"/>
                <w:szCs w:val="24"/>
                <w:lang w:val="zh-CN"/>
              </w:rPr>
              <w:t>支付中心退回</w:t>
            </w:r>
          </w:p>
        </w:tc>
        <w:tc>
          <w:tcPr>
            <w:tcW w:w="2217" w:type="dxa"/>
          </w:tcPr>
          <w:p w:rsidR="002701B3" w:rsidRDefault="002701B3" w:rsidP="002701B3">
            <w:pPr>
              <w:cnfStyle w:val="000000100000" w:firstRow="0" w:lastRow="0" w:firstColumn="0" w:lastColumn="0" w:oddVBand="0" w:evenVBand="0" w:oddHBand="1" w:evenHBand="0" w:firstRowFirstColumn="0" w:firstRowLastColumn="0" w:lastRowFirstColumn="0" w:lastRowLastColumn="0"/>
              <w:rPr>
                <w:sz w:val="24"/>
                <w:szCs w:val="24"/>
                <w:lang w:val="zh-CN"/>
              </w:rPr>
            </w:pPr>
            <w:r>
              <w:rPr>
                <w:sz w:val="24"/>
                <w:szCs w:val="24"/>
                <w:lang w:val="zh-CN"/>
              </w:rPr>
              <w:t>包括</w:t>
            </w:r>
            <w:r>
              <w:rPr>
                <w:rFonts w:hint="eastAsia"/>
                <w:sz w:val="24"/>
                <w:szCs w:val="24"/>
                <w:lang w:val="zh-CN"/>
              </w:rPr>
              <w:t>支付中心退回、银行打回、银行退回、银行退票、支付失败</w:t>
            </w:r>
          </w:p>
        </w:tc>
        <w:tc>
          <w:tcPr>
            <w:tcW w:w="3471" w:type="dxa"/>
          </w:tcPr>
          <w:p w:rsidR="002701B3" w:rsidRDefault="002701B3" w:rsidP="002701B3">
            <w:pPr>
              <w:cnfStyle w:val="000000100000" w:firstRow="0" w:lastRow="0" w:firstColumn="0" w:lastColumn="0" w:oddVBand="0" w:evenVBand="0" w:oddHBand="1" w:evenHBand="0" w:firstRowFirstColumn="0" w:firstRowLastColumn="0" w:lastRowFirstColumn="0" w:lastRowLastColumn="0"/>
              <w:rPr>
                <w:sz w:val="24"/>
                <w:szCs w:val="24"/>
                <w:lang w:val="zh-CN"/>
              </w:rPr>
            </w:pPr>
            <w:r>
              <w:rPr>
                <w:rFonts w:hint="eastAsia"/>
                <w:sz w:val="24"/>
                <w:szCs w:val="24"/>
                <w:lang w:val="zh-CN"/>
              </w:rPr>
              <w:t>重新处理、作废</w:t>
            </w:r>
          </w:p>
        </w:tc>
      </w:tr>
      <w:tr w:rsidR="002701B3" w:rsidRPr="00BC225A" w:rsidTr="002701B3">
        <w:tc>
          <w:tcPr>
            <w:cnfStyle w:val="001000000000" w:firstRow="0" w:lastRow="0" w:firstColumn="1" w:lastColumn="0" w:oddVBand="0" w:evenVBand="0" w:oddHBand="0" w:evenHBand="0" w:firstRowFirstColumn="0" w:firstRowLastColumn="0" w:lastRowFirstColumn="0" w:lastRowLastColumn="0"/>
            <w:tcW w:w="2217" w:type="dxa"/>
          </w:tcPr>
          <w:p w:rsidR="002701B3" w:rsidRDefault="002701B3" w:rsidP="002701B3">
            <w:pPr>
              <w:rPr>
                <w:sz w:val="24"/>
                <w:szCs w:val="24"/>
                <w:lang w:val="zh-CN"/>
              </w:rPr>
            </w:pPr>
            <w:r>
              <w:rPr>
                <w:sz w:val="24"/>
                <w:szCs w:val="24"/>
                <w:lang w:val="zh-CN"/>
              </w:rPr>
              <w:t>支付成功</w:t>
            </w:r>
          </w:p>
        </w:tc>
        <w:tc>
          <w:tcPr>
            <w:tcW w:w="2217" w:type="dxa"/>
          </w:tcPr>
          <w:p w:rsidR="002701B3" w:rsidRDefault="002701B3" w:rsidP="000F3A05">
            <w:pPr>
              <w:cnfStyle w:val="000000000000" w:firstRow="0" w:lastRow="0" w:firstColumn="0" w:lastColumn="0" w:oddVBand="0" w:evenVBand="0" w:oddHBand="0" w:evenHBand="0" w:firstRowFirstColumn="0" w:firstRowLastColumn="0" w:lastRowFirstColumn="0" w:lastRowLastColumn="0"/>
              <w:rPr>
                <w:sz w:val="24"/>
                <w:szCs w:val="24"/>
                <w:lang w:val="zh-CN"/>
              </w:rPr>
            </w:pPr>
            <w:r>
              <w:rPr>
                <w:sz w:val="24"/>
                <w:szCs w:val="24"/>
                <w:lang w:val="zh-CN"/>
              </w:rPr>
              <w:t>支付成功</w:t>
            </w:r>
          </w:p>
        </w:tc>
        <w:tc>
          <w:tcPr>
            <w:tcW w:w="3471" w:type="dxa"/>
          </w:tcPr>
          <w:p w:rsidR="002701B3" w:rsidRDefault="002701B3" w:rsidP="002701B3">
            <w:pPr>
              <w:cnfStyle w:val="000000000000" w:firstRow="0" w:lastRow="0" w:firstColumn="0" w:lastColumn="0" w:oddVBand="0" w:evenVBand="0" w:oddHBand="0" w:evenHBand="0" w:firstRowFirstColumn="0" w:firstRowLastColumn="0" w:lastRowFirstColumn="0" w:lastRowLastColumn="0"/>
              <w:rPr>
                <w:sz w:val="24"/>
                <w:szCs w:val="24"/>
                <w:lang w:val="zh-CN"/>
              </w:rPr>
            </w:pPr>
            <w:r>
              <w:rPr>
                <w:rFonts w:hint="eastAsia"/>
                <w:sz w:val="24"/>
                <w:szCs w:val="24"/>
                <w:lang w:val="zh-CN"/>
              </w:rPr>
              <w:t>查看、下载</w:t>
            </w:r>
          </w:p>
        </w:tc>
      </w:tr>
    </w:tbl>
    <w:p w:rsidR="0027588D" w:rsidRDefault="00A026D9" w:rsidP="0027588D">
      <w:pPr>
        <w:keepNext/>
      </w:pPr>
      <w:r>
        <w:rPr>
          <w:rFonts w:hint="eastAsia"/>
          <w:noProof/>
        </w:rPr>
        <w:drawing>
          <wp:inline distT="0" distB="0" distL="0" distR="0" wp14:anchorId="3D8B18D5" wp14:editId="1C44785A">
            <wp:extent cx="5143500" cy="362584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状态图.jpg"/>
                    <pic:cNvPicPr/>
                  </pic:nvPicPr>
                  <pic:blipFill>
                    <a:blip r:embed="rId27">
                      <a:extLst>
                        <a:ext uri="{28A0092B-C50C-407E-A947-70E740481C1C}">
                          <a14:useLocalDpi xmlns:a14="http://schemas.microsoft.com/office/drawing/2010/main" val="0"/>
                        </a:ext>
                      </a:extLst>
                    </a:blip>
                    <a:stretch>
                      <a:fillRect/>
                    </a:stretch>
                  </pic:blipFill>
                  <pic:spPr>
                    <a:xfrm>
                      <a:off x="0" y="0"/>
                      <a:ext cx="5143500" cy="3625849"/>
                    </a:xfrm>
                    <a:prstGeom prst="rect">
                      <a:avLst/>
                    </a:prstGeom>
                  </pic:spPr>
                </pic:pic>
              </a:graphicData>
            </a:graphic>
          </wp:inline>
        </w:drawing>
      </w:r>
    </w:p>
    <w:p w:rsidR="00A026D9" w:rsidRDefault="0027588D" w:rsidP="0027588D">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ins w:id="73" w:author="ThinkPad" w:date="2017-12-28T09:27:00Z">
        <w:r w:rsidR="00465891">
          <w:rPr>
            <w:noProof/>
          </w:rPr>
          <w:t>14</w:t>
        </w:r>
      </w:ins>
      <w:del w:id="74" w:author="ThinkPad" w:date="2017-12-28T09:27:00Z">
        <w:r w:rsidR="00EF6EBA" w:rsidDel="00465891">
          <w:rPr>
            <w:noProof/>
          </w:rPr>
          <w:delText>12</w:delText>
        </w:r>
      </w:del>
      <w:r>
        <w:fldChar w:fldCharType="end"/>
      </w:r>
      <w:r>
        <w:t>状态流程图</w:t>
      </w:r>
    </w:p>
    <w:p w:rsidR="004D5AF4" w:rsidRPr="004D5AF4" w:rsidRDefault="00E003C5" w:rsidP="004D5AF4">
      <w:r>
        <w:rPr>
          <w:rFonts w:hint="eastAsia"/>
        </w:rPr>
        <w:t>用户单击【支付信息录入】按钮，系统显示如下：</w:t>
      </w:r>
    </w:p>
    <w:p w:rsidR="004D5AF4" w:rsidRDefault="00261EAA" w:rsidP="00261EAA">
      <w:pPr>
        <w:keepNext/>
      </w:pPr>
      <w:r>
        <w:rPr>
          <w:noProof/>
        </w:rPr>
        <w:lastRenderedPageBreak/>
        <w:drawing>
          <wp:inline distT="0" distB="0" distL="0" distR="0" wp14:anchorId="09C9C76D" wp14:editId="1CF452F4">
            <wp:extent cx="5274310" cy="3861723"/>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861723"/>
                    </a:xfrm>
                    <a:prstGeom prst="rect">
                      <a:avLst/>
                    </a:prstGeom>
                  </pic:spPr>
                </pic:pic>
              </a:graphicData>
            </a:graphic>
          </wp:inline>
        </w:drawing>
      </w:r>
    </w:p>
    <w:p w:rsidR="004D5AF4" w:rsidRDefault="004D5AF4" w:rsidP="004D5AF4">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ins w:id="75" w:author="ThinkPad" w:date="2017-12-28T09:27:00Z">
        <w:r w:rsidR="00465891">
          <w:rPr>
            <w:noProof/>
          </w:rPr>
          <w:t>15</w:t>
        </w:r>
      </w:ins>
      <w:del w:id="76" w:author="ThinkPad" w:date="2017-12-28T09:27:00Z">
        <w:r w:rsidR="00EF6EBA" w:rsidDel="00465891">
          <w:rPr>
            <w:noProof/>
          </w:rPr>
          <w:delText>13</w:delText>
        </w:r>
      </w:del>
      <w:r>
        <w:fldChar w:fldCharType="end"/>
      </w:r>
      <w:r>
        <w:t>支付信息录入查询页面</w:t>
      </w:r>
    </w:p>
    <w:tbl>
      <w:tblPr>
        <w:tblStyle w:val="a6"/>
        <w:tblW w:w="8042" w:type="dxa"/>
        <w:jc w:val="center"/>
        <w:tblLook w:val="04A0" w:firstRow="1" w:lastRow="0" w:firstColumn="1" w:lastColumn="0" w:noHBand="0" w:noVBand="1"/>
      </w:tblPr>
      <w:tblGrid>
        <w:gridCol w:w="1374"/>
        <w:gridCol w:w="1438"/>
        <w:gridCol w:w="1501"/>
        <w:gridCol w:w="1121"/>
        <w:gridCol w:w="1564"/>
        <w:gridCol w:w="1044"/>
      </w:tblGrid>
      <w:tr w:rsidR="00E003C5" w:rsidRPr="00872EF1" w:rsidTr="00AD3A26">
        <w:trPr>
          <w:trHeight w:val="376"/>
          <w:jc w:val="center"/>
        </w:trPr>
        <w:tc>
          <w:tcPr>
            <w:tcW w:w="8042" w:type="dxa"/>
            <w:gridSpan w:val="6"/>
            <w:shd w:val="clear" w:color="auto" w:fill="F79646" w:themeFill="accent6"/>
          </w:tcPr>
          <w:p w:rsidR="00E003C5" w:rsidRPr="00872EF1" w:rsidRDefault="00E003C5" w:rsidP="00AD3A26">
            <w:pPr>
              <w:widowControl/>
              <w:jc w:val="center"/>
              <w:rPr>
                <w:rFonts w:ascii="仿宋" w:hAnsi="仿宋" w:cs="宋体"/>
                <w:b/>
                <w:kern w:val="0"/>
                <w:sz w:val="24"/>
                <w:szCs w:val="24"/>
              </w:rPr>
            </w:pPr>
            <w:r>
              <w:rPr>
                <w:rFonts w:ascii="仿宋" w:hAnsi="仿宋" w:cs="宋体" w:hint="eastAsia"/>
                <w:b/>
                <w:kern w:val="0"/>
                <w:sz w:val="24"/>
                <w:szCs w:val="24"/>
              </w:rPr>
              <w:t>支付信息管理——查询</w:t>
            </w:r>
          </w:p>
        </w:tc>
      </w:tr>
      <w:tr w:rsidR="00E003C5" w:rsidRPr="00872EF1" w:rsidTr="00AD3A26">
        <w:trPr>
          <w:trHeight w:val="543"/>
          <w:jc w:val="center"/>
        </w:trPr>
        <w:tc>
          <w:tcPr>
            <w:tcW w:w="1374" w:type="dxa"/>
            <w:shd w:val="clear" w:color="auto" w:fill="9BBB59" w:themeFill="accent3"/>
          </w:tcPr>
          <w:p w:rsidR="00E003C5" w:rsidRPr="00872EF1" w:rsidRDefault="00E003C5" w:rsidP="00AD3A26">
            <w:pPr>
              <w:widowControl/>
              <w:jc w:val="center"/>
              <w:rPr>
                <w:rFonts w:ascii="仿宋" w:hAnsi="仿宋" w:cs="宋体"/>
                <w:b/>
                <w:kern w:val="0"/>
                <w:sz w:val="24"/>
                <w:szCs w:val="24"/>
              </w:rPr>
            </w:pPr>
            <w:r w:rsidRPr="00872EF1">
              <w:rPr>
                <w:rFonts w:ascii="仿宋" w:hAnsi="仿宋" w:cs="宋体" w:hint="eastAsia"/>
                <w:b/>
                <w:kern w:val="0"/>
                <w:sz w:val="24"/>
                <w:szCs w:val="24"/>
              </w:rPr>
              <w:t>页面元素</w:t>
            </w:r>
          </w:p>
        </w:tc>
        <w:tc>
          <w:tcPr>
            <w:tcW w:w="1438" w:type="dxa"/>
            <w:shd w:val="clear" w:color="auto" w:fill="9BBB59" w:themeFill="accent3"/>
          </w:tcPr>
          <w:p w:rsidR="00E003C5" w:rsidRPr="00872EF1" w:rsidRDefault="00E003C5" w:rsidP="00AD3A26">
            <w:pPr>
              <w:widowControl/>
              <w:jc w:val="center"/>
              <w:rPr>
                <w:rFonts w:ascii="仿宋" w:hAnsi="仿宋" w:cs="宋体"/>
                <w:b/>
                <w:kern w:val="0"/>
                <w:sz w:val="24"/>
                <w:szCs w:val="24"/>
              </w:rPr>
            </w:pPr>
            <w:r w:rsidRPr="00872EF1">
              <w:rPr>
                <w:rFonts w:ascii="仿宋" w:hAnsi="仿宋" w:cs="宋体" w:hint="eastAsia"/>
                <w:b/>
                <w:kern w:val="0"/>
                <w:sz w:val="24"/>
                <w:szCs w:val="24"/>
              </w:rPr>
              <w:t>交互类型</w:t>
            </w:r>
          </w:p>
        </w:tc>
        <w:tc>
          <w:tcPr>
            <w:tcW w:w="1501" w:type="dxa"/>
            <w:shd w:val="clear" w:color="auto" w:fill="9BBB59" w:themeFill="accent3"/>
          </w:tcPr>
          <w:p w:rsidR="00E003C5" w:rsidRPr="00872EF1" w:rsidRDefault="00E003C5" w:rsidP="00AD3A26">
            <w:pPr>
              <w:widowControl/>
              <w:jc w:val="center"/>
              <w:rPr>
                <w:rFonts w:ascii="仿宋" w:hAnsi="仿宋" w:cs="宋体"/>
                <w:b/>
                <w:kern w:val="0"/>
                <w:sz w:val="24"/>
                <w:szCs w:val="24"/>
              </w:rPr>
            </w:pPr>
            <w:r w:rsidRPr="00872EF1">
              <w:rPr>
                <w:rFonts w:ascii="仿宋" w:hAnsi="仿宋" w:cs="宋体" w:hint="eastAsia"/>
                <w:b/>
                <w:kern w:val="0"/>
                <w:sz w:val="24"/>
                <w:szCs w:val="24"/>
              </w:rPr>
              <w:t>交互模式</w:t>
            </w:r>
          </w:p>
        </w:tc>
        <w:tc>
          <w:tcPr>
            <w:tcW w:w="1121" w:type="dxa"/>
            <w:shd w:val="clear" w:color="auto" w:fill="9BBB59" w:themeFill="accent3"/>
          </w:tcPr>
          <w:p w:rsidR="00E003C5" w:rsidRPr="00872EF1" w:rsidRDefault="00E003C5" w:rsidP="00AD3A26">
            <w:pPr>
              <w:widowControl/>
              <w:jc w:val="center"/>
              <w:rPr>
                <w:rFonts w:ascii="仿宋" w:hAnsi="仿宋" w:cs="宋体"/>
                <w:b/>
                <w:kern w:val="0"/>
                <w:sz w:val="24"/>
                <w:szCs w:val="24"/>
              </w:rPr>
            </w:pPr>
            <w:r w:rsidRPr="00872EF1">
              <w:rPr>
                <w:rFonts w:ascii="仿宋" w:hAnsi="仿宋" w:cs="宋体" w:hint="eastAsia"/>
                <w:b/>
                <w:kern w:val="0"/>
                <w:sz w:val="24"/>
                <w:szCs w:val="24"/>
              </w:rPr>
              <w:t>是否必填</w:t>
            </w:r>
          </w:p>
        </w:tc>
        <w:tc>
          <w:tcPr>
            <w:tcW w:w="1564" w:type="dxa"/>
            <w:shd w:val="clear" w:color="auto" w:fill="9BBB59" w:themeFill="accent3"/>
          </w:tcPr>
          <w:p w:rsidR="00E003C5" w:rsidRPr="00872EF1" w:rsidRDefault="00E003C5" w:rsidP="00AD3A26">
            <w:pPr>
              <w:widowControl/>
              <w:jc w:val="center"/>
              <w:rPr>
                <w:rFonts w:ascii="仿宋" w:hAnsi="仿宋" w:cs="宋体"/>
                <w:b/>
                <w:kern w:val="0"/>
                <w:sz w:val="24"/>
                <w:szCs w:val="24"/>
              </w:rPr>
            </w:pPr>
            <w:r w:rsidRPr="00872EF1">
              <w:rPr>
                <w:rFonts w:ascii="仿宋" w:hAnsi="仿宋" w:cs="宋体" w:hint="eastAsia"/>
                <w:b/>
                <w:kern w:val="0"/>
                <w:sz w:val="24"/>
                <w:szCs w:val="24"/>
              </w:rPr>
              <w:t>内容说明</w:t>
            </w:r>
          </w:p>
        </w:tc>
        <w:tc>
          <w:tcPr>
            <w:tcW w:w="1044" w:type="dxa"/>
            <w:shd w:val="clear" w:color="auto" w:fill="9BBB59" w:themeFill="accent3"/>
          </w:tcPr>
          <w:p w:rsidR="00E003C5" w:rsidRPr="00872EF1" w:rsidRDefault="00E003C5" w:rsidP="00AD3A26">
            <w:pPr>
              <w:widowControl/>
              <w:jc w:val="center"/>
              <w:rPr>
                <w:rFonts w:ascii="仿宋" w:hAnsi="仿宋" w:cs="宋体"/>
                <w:b/>
                <w:kern w:val="0"/>
                <w:sz w:val="24"/>
                <w:szCs w:val="24"/>
              </w:rPr>
            </w:pPr>
            <w:r w:rsidRPr="00872EF1">
              <w:rPr>
                <w:rFonts w:ascii="仿宋" w:hAnsi="仿宋" w:cs="宋体" w:hint="eastAsia"/>
                <w:b/>
                <w:kern w:val="0"/>
                <w:sz w:val="24"/>
                <w:szCs w:val="24"/>
              </w:rPr>
              <w:t>默认值</w:t>
            </w:r>
          </w:p>
        </w:tc>
      </w:tr>
      <w:tr w:rsidR="00E003C5" w:rsidRPr="00872EF1" w:rsidTr="00AD3A26">
        <w:trPr>
          <w:trHeight w:val="496"/>
          <w:jc w:val="center"/>
        </w:trPr>
        <w:tc>
          <w:tcPr>
            <w:tcW w:w="8042" w:type="dxa"/>
            <w:gridSpan w:val="6"/>
            <w:shd w:val="clear" w:color="auto" w:fill="9BBB59" w:themeFill="accent3"/>
          </w:tcPr>
          <w:p w:rsidR="00E003C5" w:rsidRPr="00872EF1" w:rsidRDefault="00E003C5" w:rsidP="00AD3A26">
            <w:pPr>
              <w:widowControl/>
              <w:jc w:val="center"/>
              <w:rPr>
                <w:rFonts w:ascii="仿宋" w:hAnsi="仿宋" w:cs="宋体"/>
                <w:b/>
                <w:kern w:val="0"/>
                <w:sz w:val="24"/>
                <w:szCs w:val="24"/>
              </w:rPr>
            </w:pPr>
            <w:r>
              <w:rPr>
                <w:rFonts w:ascii="仿宋" w:hAnsi="仿宋" w:cs="宋体"/>
                <w:b/>
                <w:kern w:val="0"/>
                <w:sz w:val="24"/>
                <w:szCs w:val="24"/>
              </w:rPr>
              <w:t>查询条件</w:t>
            </w:r>
          </w:p>
        </w:tc>
      </w:tr>
      <w:tr w:rsidR="00E003C5" w:rsidRPr="00872EF1" w:rsidTr="00AD3A26">
        <w:trPr>
          <w:trHeight w:val="413"/>
          <w:jc w:val="center"/>
        </w:trPr>
        <w:tc>
          <w:tcPr>
            <w:tcW w:w="1374" w:type="dxa"/>
          </w:tcPr>
          <w:p w:rsidR="00E003C5" w:rsidRPr="00872EF1" w:rsidRDefault="00E003C5" w:rsidP="00AD3A26">
            <w:pPr>
              <w:widowControl/>
              <w:jc w:val="center"/>
              <w:rPr>
                <w:rFonts w:ascii="仿宋" w:hAnsi="仿宋" w:cs="宋体"/>
                <w:kern w:val="0"/>
                <w:sz w:val="21"/>
                <w:szCs w:val="21"/>
              </w:rPr>
            </w:pPr>
            <w:r>
              <w:rPr>
                <w:rFonts w:ascii="仿宋" w:hAnsi="仿宋" w:cs="宋体"/>
                <w:kern w:val="0"/>
                <w:sz w:val="21"/>
                <w:szCs w:val="21"/>
              </w:rPr>
              <w:t>赔款计算书号</w:t>
            </w:r>
          </w:p>
        </w:tc>
        <w:tc>
          <w:tcPr>
            <w:tcW w:w="1438" w:type="dxa"/>
          </w:tcPr>
          <w:p w:rsidR="00E003C5" w:rsidRPr="00872EF1" w:rsidRDefault="00E003C5" w:rsidP="00AD3A26">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E003C5" w:rsidRPr="00872EF1" w:rsidRDefault="00E003C5" w:rsidP="00AD3A26">
            <w:pPr>
              <w:widowControl/>
              <w:jc w:val="center"/>
              <w:rPr>
                <w:rFonts w:ascii="仿宋" w:hAnsi="仿宋" w:cs="宋体"/>
                <w:kern w:val="0"/>
                <w:sz w:val="21"/>
                <w:szCs w:val="21"/>
              </w:rPr>
            </w:pPr>
            <w:r>
              <w:rPr>
                <w:rFonts w:ascii="仿宋" w:hAnsi="仿宋" w:cs="宋体"/>
                <w:kern w:val="0"/>
                <w:sz w:val="21"/>
                <w:szCs w:val="21"/>
              </w:rPr>
              <w:t>可编辑</w:t>
            </w:r>
          </w:p>
        </w:tc>
        <w:tc>
          <w:tcPr>
            <w:tcW w:w="1121" w:type="dxa"/>
          </w:tcPr>
          <w:p w:rsidR="00E003C5" w:rsidRPr="00872EF1" w:rsidRDefault="00E003C5" w:rsidP="00AD3A26">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E003C5" w:rsidRPr="00872EF1" w:rsidRDefault="00E003C5" w:rsidP="00AD3A26">
            <w:pPr>
              <w:widowControl/>
              <w:jc w:val="left"/>
              <w:rPr>
                <w:rFonts w:ascii="仿宋" w:hAnsi="仿宋" w:cs="宋体"/>
                <w:bCs/>
                <w:kern w:val="0"/>
                <w:sz w:val="21"/>
                <w:szCs w:val="21"/>
                <w:lang w:val="zh-CN"/>
              </w:rPr>
            </w:pPr>
            <w:r>
              <w:rPr>
                <w:rFonts w:ascii="仿宋" w:hAnsi="仿宋" w:cs="宋体"/>
                <w:bCs/>
                <w:kern w:val="0"/>
                <w:sz w:val="21"/>
                <w:szCs w:val="21"/>
                <w:lang w:val="zh-CN"/>
              </w:rPr>
              <w:t>根据赔款计算书号查询相应的案件</w:t>
            </w:r>
          </w:p>
        </w:tc>
        <w:tc>
          <w:tcPr>
            <w:tcW w:w="1044" w:type="dxa"/>
          </w:tcPr>
          <w:p w:rsidR="00E003C5" w:rsidRPr="00872EF1" w:rsidRDefault="00E003C5" w:rsidP="00AD3A26">
            <w:pPr>
              <w:widowControl/>
              <w:rPr>
                <w:rFonts w:ascii="仿宋" w:hAnsi="仿宋" w:cs="宋体"/>
                <w:kern w:val="0"/>
                <w:sz w:val="21"/>
                <w:szCs w:val="21"/>
              </w:rPr>
            </w:pPr>
          </w:p>
        </w:tc>
      </w:tr>
      <w:tr w:rsidR="00E003C5" w:rsidRPr="00872EF1" w:rsidTr="00AD3A26">
        <w:trPr>
          <w:trHeight w:val="413"/>
          <w:jc w:val="center"/>
        </w:trPr>
        <w:tc>
          <w:tcPr>
            <w:tcW w:w="1374" w:type="dxa"/>
          </w:tcPr>
          <w:p w:rsidR="00E003C5" w:rsidRPr="00872EF1" w:rsidRDefault="00E003C5" w:rsidP="00AD3A26">
            <w:pPr>
              <w:widowControl/>
              <w:jc w:val="center"/>
              <w:rPr>
                <w:rFonts w:ascii="仿宋" w:hAnsi="仿宋" w:cs="宋体"/>
                <w:kern w:val="0"/>
                <w:sz w:val="21"/>
                <w:szCs w:val="21"/>
              </w:rPr>
            </w:pPr>
            <w:r>
              <w:rPr>
                <w:rFonts w:ascii="仿宋" w:hAnsi="仿宋" w:cs="宋体"/>
                <w:kern w:val="0"/>
                <w:sz w:val="21"/>
                <w:szCs w:val="21"/>
              </w:rPr>
              <w:t>报案号码</w:t>
            </w:r>
          </w:p>
        </w:tc>
        <w:tc>
          <w:tcPr>
            <w:tcW w:w="1438" w:type="dxa"/>
          </w:tcPr>
          <w:p w:rsidR="00E003C5" w:rsidRPr="00872EF1" w:rsidRDefault="00E003C5" w:rsidP="00AD3A26">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E003C5" w:rsidRPr="00872EF1" w:rsidRDefault="00E003C5" w:rsidP="00AD3A26">
            <w:pPr>
              <w:widowControl/>
              <w:jc w:val="center"/>
              <w:rPr>
                <w:rFonts w:ascii="仿宋" w:hAnsi="仿宋" w:cs="宋体"/>
                <w:kern w:val="0"/>
                <w:sz w:val="21"/>
                <w:szCs w:val="21"/>
              </w:rPr>
            </w:pPr>
            <w:r>
              <w:rPr>
                <w:rFonts w:ascii="仿宋" w:hAnsi="仿宋" w:cs="宋体"/>
                <w:kern w:val="0"/>
                <w:sz w:val="21"/>
                <w:szCs w:val="21"/>
              </w:rPr>
              <w:t>可编辑</w:t>
            </w:r>
          </w:p>
        </w:tc>
        <w:tc>
          <w:tcPr>
            <w:tcW w:w="1121" w:type="dxa"/>
          </w:tcPr>
          <w:p w:rsidR="00E003C5" w:rsidRPr="00872EF1" w:rsidRDefault="00E003C5" w:rsidP="00AD3A26">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E003C5" w:rsidRPr="00872EF1" w:rsidRDefault="00E003C5" w:rsidP="00AD3A26">
            <w:pPr>
              <w:widowControl/>
              <w:jc w:val="left"/>
              <w:rPr>
                <w:rFonts w:ascii="仿宋" w:hAnsi="仿宋" w:cs="宋体"/>
                <w:bCs/>
                <w:kern w:val="0"/>
                <w:sz w:val="21"/>
                <w:szCs w:val="21"/>
                <w:lang w:val="zh-CN"/>
              </w:rPr>
            </w:pPr>
            <w:r>
              <w:rPr>
                <w:rFonts w:ascii="仿宋" w:hAnsi="仿宋" w:cs="宋体"/>
                <w:bCs/>
                <w:kern w:val="0"/>
                <w:sz w:val="21"/>
                <w:szCs w:val="21"/>
                <w:lang w:val="zh-CN"/>
              </w:rPr>
              <w:t>根据报案号码查询相应的案件</w:t>
            </w:r>
          </w:p>
        </w:tc>
        <w:tc>
          <w:tcPr>
            <w:tcW w:w="1044" w:type="dxa"/>
          </w:tcPr>
          <w:p w:rsidR="00E003C5" w:rsidRPr="00872EF1" w:rsidRDefault="00E003C5" w:rsidP="00AD3A26">
            <w:pPr>
              <w:widowControl/>
              <w:rPr>
                <w:rFonts w:ascii="仿宋" w:hAnsi="仿宋" w:cs="宋体"/>
                <w:kern w:val="0"/>
                <w:sz w:val="21"/>
                <w:szCs w:val="21"/>
              </w:rPr>
            </w:pPr>
            <w:r>
              <w:rPr>
                <w:rFonts w:ascii="仿宋" w:hAnsi="仿宋" w:cs="宋体" w:hint="eastAsia"/>
                <w:kern w:val="0"/>
                <w:sz w:val="21"/>
                <w:szCs w:val="21"/>
              </w:rPr>
              <w:t>-</w:t>
            </w:r>
          </w:p>
        </w:tc>
      </w:tr>
      <w:tr w:rsidR="00E003C5" w:rsidRPr="00872EF1" w:rsidTr="00AD3A26">
        <w:trPr>
          <w:trHeight w:val="413"/>
          <w:jc w:val="center"/>
        </w:trPr>
        <w:tc>
          <w:tcPr>
            <w:tcW w:w="1374" w:type="dxa"/>
          </w:tcPr>
          <w:p w:rsidR="00E003C5" w:rsidRDefault="00E003C5" w:rsidP="00AD3A26">
            <w:pPr>
              <w:widowControl/>
              <w:jc w:val="center"/>
              <w:rPr>
                <w:rFonts w:ascii="仿宋" w:hAnsi="仿宋" w:cs="宋体"/>
                <w:kern w:val="0"/>
                <w:sz w:val="21"/>
                <w:szCs w:val="21"/>
              </w:rPr>
            </w:pPr>
            <w:r>
              <w:rPr>
                <w:rFonts w:ascii="仿宋" w:hAnsi="仿宋" w:cs="宋体"/>
                <w:kern w:val="0"/>
                <w:sz w:val="21"/>
                <w:szCs w:val="21"/>
              </w:rPr>
              <w:t>保单号码</w:t>
            </w:r>
          </w:p>
        </w:tc>
        <w:tc>
          <w:tcPr>
            <w:tcW w:w="1438" w:type="dxa"/>
          </w:tcPr>
          <w:p w:rsidR="00E003C5" w:rsidRPr="00872EF1" w:rsidRDefault="00E003C5" w:rsidP="00AD3A26">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E003C5" w:rsidRPr="00872EF1" w:rsidRDefault="00E003C5" w:rsidP="00AD3A26">
            <w:pPr>
              <w:widowControl/>
              <w:jc w:val="center"/>
              <w:rPr>
                <w:rFonts w:ascii="仿宋" w:hAnsi="仿宋" w:cs="宋体"/>
                <w:kern w:val="0"/>
                <w:sz w:val="21"/>
                <w:szCs w:val="21"/>
              </w:rPr>
            </w:pPr>
            <w:r>
              <w:rPr>
                <w:rFonts w:ascii="仿宋" w:hAnsi="仿宋" w:cs="宋体"/>
                <w:kern w:val="0"/>
                <w:sz w:val="21"/>
                <w:szCs w:val="21"/>
              </w:rPr>
              <w:t>可编辑</w:t>
            </w:r>
          </w:p>
        </w:tc>
        <w:tc>
          <w:tcPr>
            <w:tcW w:w="1121" w:type="dxa"/>
          </w:tcPr>
          <w:p w:rsidR="00E003C5" w:rsidRPr="00872EF1" w:rsidRDefault="00E003C5" w:rsidP="00AD3A26">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E003C5" w:rsidRPr="00872EF1" w:rsidRDefault="00E003C5" w:rsidP="00AD3A26">
            <w:pPr>
              <w:widowControl/>
              <w:jc w:val="left"/>
              <w:rPr>
                <w:rFonts w:ascii="仿宋" w:hAnsi="仿宋" w:cs="宋体"/>
                <w:bCs/>
                <w:kern w:val="0"/>
                <w:sz w:val="21"/>
                <w:szCs w:val="21"/>
                <w:lang w:val="zh-CN"/>
              </w:rPr>
            </w:pPr>
            <w:r>
              <w:rPr>
                <w:rFonts w:ascii="仿宋" w:hAnsi="仿宋" w:cs="宋体"/>
                <w:bCs/>
                <w:kern w:val="0"/>
                <w:sz w:val="21"/>
                <w:szCs w:val="21"/>
                <w:lang w:val="zh-CN"/>
              </w:rPr>
              <w:t>根据保单号码查询相应的案件</w:t>
            </w:r>
          </w:p>
        </w:tc>
        <w:tc>
          <w:tcPr>
            <w:tcW w:w="1044" w:type="dxa"/>
          </w:tcPr>
          <w:p w:rsidR="00E003C5" w:rsidRPr="00872EF1" w:rsidRDefault="00E003C5" w:rsidP="00AD3A26">
            <w:pPr>
              <w:widowControl/>
              <w:rPr>
                <w:rFonts w:ascii="仿宋" w:hAnsi="仿宋" w:cs="宋体"/>
                <w:kern w:val="0"/>
                <w:sz w:val="21"/>
                <w:szCs w:val="21"/>
              </w:rPr>
            </w:pPr>
          </w:p>
        </w:tc>
      </w:tr>
      <w:tr w:rsidR="00E003C5" w:rsidRPr="00872EF1" w:rsidTr="00AD3A26">
        <w:trPr>
          <w:trHeight w:val="413"/>
          <w:jc w:val="center"/>
        </w:trPr>
        <w:tc>
          <w:tcPr>
            <w:tcW w:w="1374" w:type="dxa"/>
          </w:tcPr>
          <w:p w:rsidR="00E003C5" w:rsidRDefault="00E003C5" w:rsidP="00AD3A26">
            <w:pPr>
              <w:widowControl/>
              <w:jc w:val="center"/>
              <w:rPr>
                <w:rFonts w:ascii="仿宋" w:hAnsi="仿宋" w:cs="宋体"/>
                <w:kern w:val="0"/>
                <w:sz w:val="21"/>
                <w:szCs w:val="21"/>
              </w:rPr>
            </w:pPr>
            <w:r>
              <w:rPr>
                <w:rFonts w:ascii="仿宋" w:hAnsi="仿宋" w:cs="宋体"/>
                <w:kern w:val="0"/>
                <w:sz w:val="21"/>
                <w:szCs w:val="21"/>
              </w:rPr>
              <w:t>被保险人</w:t>
            </w:r>
          </w:p>
        </w:tc>
        <w:tc>
          <w:tcPr>
            <w:tcW w:w="1438" w:type="dxa"/>
          </w:tcPr>
          <w:p w:rsidR="00E003C5" w:rsidRPr="00872EF1" w:rsidRDefault="00E003C5" w:rsidP="00AD3A26">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E003C5" w:rsidRPr="00872EF1" w:rsidRDefault="00E003C5" w:rsidP="00AD3A26">
            <w:pPr>
              <w:widowControl/>
              <w:jc w:val="center"/>
              <w:rPr>
                <w:rFonts w:ascii="仿宋" w:hAnsi="仿宋" w:cs="宋体"/>
                <w:kern w:val="0"/>
                <w:sz w:val="21"/>
                <w:szCs w:val="21"/>
              </w:rPr>
            </w:pPr>
            <w:r>
              <w:rPr>
                <w:rFonts w:ascii="仿宋" w:hAnsi="仿宋" w:cs="宋体"/>
                <w:kern w:val="0"/>
                <w:sz w:val="21"/>
                <w:szCs w:val="21"/>
              </w:rPr>
              <w:t>可编辑</w:t>
            </w:r>
          </w:p>
        </w:tc>
        <w:tc>
          <w:tcPr>
            <w:tcW w:w="1121" w:type="dxa"/>
          </w:tcPr>
          <w:p w:rsidR="00E003C5" w:rsidRPr="00872EF1" w:rsidRDefault="00E003C5" w:rsidP="00AD3A26">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E003C5" w:rsidRPr="00872EF1" w:rsidRDefault="00E003C5" w:rsidP="00AD3A26">
            <w:pPr>
              <w:widowControl/>
              <w:jc w:val="left"/>
              <w:rPr>
                <w:rFonts w:ascii="仿宋" w:hAnsi="仿宋" w:cs="宋体"/>
                <w:bCs/>
                <w:kern w:val="0"/>
                <w:sz w:val="21"/>
                <w:szCs w:val="21"/>
                <w:lang w:val="zh-CN"/>
              </w:rPr>
            </w:pPr>
            <w:r>
              <w:rPr>
                <w:rFonts w:ascii="仿宋" w:hAnsi="仿宋" w:cs="宋体"/>
                <w:bCs/>
                <w:kern w:val="0"/>
                <w:sz w:val="21"/>
                <w:szCs w:val="21"/>
                <w:lang w:val="zh-CN"/>
              </w:rPr>
              <w:t>根据</w:t>
            </w:r>
            <w:r>
              <w:rPr>
                <w:rFonts w:ascii="仿宋" w:hAnsi="仿宋" w:cs="宋体" w:hint="eastAsia"/>
                <w:bCs/>
                <w:kern w:val="0"/>
                <w:sz w:val="21"/>
                <w:szCs w:val="21"/>
                <w:lang w:val="zh-CN"/>
              </w:rPr>
              <w:t>被保险</w:t>
            </w:r>
            <w:r>
              <w:rPr>
                <w:rFonts w:ascii="仿宋" w:hAnsi="仿宋" w:cs="宋体"/>
                <w:bCs/>
                <w:kern w:val="0"/>
                <w:sz w:val="21"/>
                <w:szCs w:val="21"/>
                <w:lang w:val="zh-CN"/>
              </w:rPr>
              <w:t>人查询相应的案件</w:t>
            </w:r>
          </w:p>
        </w:tc>
        <w:tc>
          <w:tcPr>
            <w:tcW w:w="1044" w:type="dxa"/>
          </w:tcPr>
          <w:p w:rsidR="00E003C5" w:rsidRPr="00872EF1" w:rsidRDefault="00E003C5" w:rsidP="00AD3A26">
            <w:pPr>
              <w:widowControl/>
              <w:rPr>
                <w:rFonts w:ascii="仿宋" w:hAnsi="仿宋" w:cs="宋体"/>
                <w:kern w:val="0"/>
                <w:sz w:val="21"/>
                <w:szCs w:val="21"/>
              </w:rPr>
            </w:pPr>
          </w:p>
        </w:tc>
      </w:tr>
      <w:tr w:rsidR="00E003C5" w:rsidRPr="00872EF1" w:rsidTr="00AD3A26">
        <w:trPr>
          <w:trHeight w:val="413"/>
          <w:jc w:val="center"/>
        </w:trPr>
        <w:tc>
          <w:tcPr>
            <w:tcW w:w="1374" w:type="dxa"/>
          </w:tcPr>
          <w:p w:rsidR="00E003C5" w:rsidRDefault="00E003C5" w:rsidP="00AD3A26">
            <w:pPr>
              <w:widowControl/>
              <w:jc w:val="center"/>
              <w:rPr>
                <w:rFonts w:ascii="仿宋" w:hAnsi="仿宋" w:cs="宋体"/>
                <w:kern w:val="0"/>
                <w:sz w:val="21"/>
                <w:szCs w:val="21"/>
              </w:rPr>
            </w:pPr>
            <w:r>
              <w:rPr>
                <w:rFonts w:ascii="仿宋" w:hAnsi="仿宋" w:cs="宋体"/>
                <w:kern w:val="0"/>
                <w:sz w:val="21"/>
                <w:szCs w:val="21"/>
              </w:rPr>
              <w:t>赔款类型</w:t>
            </w:r>
          </w:p>
        </w:tc>
        <w:tc>
          <w:tcPr>
            <w:tcW w:w="1438" w:type="dxa"/>
          </w:tcPr>
          <w:p w:rsidR="00E003C5" w:rsidRPr="00872EF1" w:rsidRDefault="00E003C5" w:rsidP="00AD3A26">
            <w:pPr>
              <w:widowControl/>
              <w:jc w:val="center"/>
              <w:rPr>
                <w:rFonts w:ascii="仿宋" w:hAnsi="仿宋" w:cs="宋体"/>
                <w:kern w:val="0"/>
                <w:sz w:val="21"/>
                <w:szCs w:val="21"/>
              </w:rPr>
            </w:pPr>
            <w:proofErr w:type="gramStart"/>
            <w:r>
              <w:rPr>
                <w:rFonts w:ascii="仿宋" w:hAnsi="仿宋" w:cs="宋体"/>
                <w:kern w:val="0"/>
                <w:sz w:val="21"/>
                <w:szCs w:val="21"/>
              </w:rPr>
              <w:t>下拉选框</w:t>
            </w:r>
            <w:proofErr w:type="gramEnd"/>
          </w:p>
        </w:tc>
        <w:tc>
          <w:tcPr>
            <w:tcW w:w="1501" w:type="dxa"/>
          </w:tcPr>
          <w:p w:rsidR="00E003C5" w:rsidRPr="00872EF1" w:rsidRDefault="00E003C5" w:rsidP="00AD3A26">
            <w:pPr>
              <w:widowControl/>
              <w:jc w:val="center"/>
              <w:rPr>
                <w:rFonts w:ascii="仿宋" w:hAnsi="仿宋" w:cs="宋体"/>
                <w:kern w:val="0"/>
                <w:sz w:val="21"/>
                <w:szCs w:val="21"/>
              </w:rPr>
            </w:pPr>
            <w:r>
              <w:rPr>
                <w:rFonts w:ascii="仿宋" w:hAnsi="仿宋" w:cs="宋体"/>
                <w:kern w:val="0"/>
                <w:sz w:val="21"/>
                <w:szCs w:val="21"/>
              </w:rPr>
              <w:t>可选择</w:t>
            </w:r>
          </w:p>
        </w:tc>
        <w:tc>
          <w:tcPr>
            <w:tcW w:w="1121" w:type="dxa"/>
          </w:tcPr>
          <w:p w:rsidR="00E003C5" w:rsidRPr="00872EF1" w:rsidRDefault="00E003C5" w:rsidP="00AD3A26">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E003C5" w:rsidRPr="00872EF1" w:rsidRDefault="00E003C5" w:rsidP="00AD3A26">
            <w:pPr>
              <w:widowControl/>
              <w:jc w:val="left"/>
              <w:rPr>
                <w:rFonts w:ascii="仿宋" w:hAnsi="仿宋" w:cs="宋体"/>
                <w:bCs/>
                <w:kern w:val="0"/>
                <w:sz w:val="21"/>
                <w:szCs w:val="21"/>
                <w:lang w:val="zh-CN"/>
              </w:rPr>
            </w:pPr>
            <w:r>
              <w:rPr>
                <w:rFonts w:ascii="仿宋" w:hAnsi="仿宋" w:cs="宋体"/>
                <w:bCs/>
                <w:kern w:val="0"/>
                <w:sz w:val="21"/>
                <w:szCs w:val="21"/>
                <w:lang w:val="zh-CN"/>
              </w:rPr>
              <w:t>选项内容</w:t>
            </w:r>
            <w:r>
              <w:rPr>
                <w:rFonts w:ascii="仿宋" w:hAnsi="仿宋" w:cs="宋体" w:hint="eastAsia"/>
                <w:bCs/>
                <w:kern w:val="0"/>
                <w:sz w:val="21"/>
                <w:szCs w:val="21"/>
                <w:lang w:val="zh-CN"/>
              </w:rPr>
              <w:t>：</w:t>
            </w:r>
            <w:r>
              <w:rPr>
                <w:rFonts w:ascii="仿宋" w:hAnsi="仿宋" w:cs="宋体"/>
                <w:bCs/>
                <w:kern w:val="0"/>
                <w:sz w:val="21"/>
                <w:szCs w:val="21"/>
                <w:lang w:val="zh-CN"/>
              </w:rPr>
              <w:t>赔款</w:t>
            </w:r>
            <w:r>
              <w:rPr>
                <w:rFonts w:ascii="仿宋" w:hAnsi="仿宋" w:cs="宋体" w:hint="eastAsia"/>
                <w:bCs/>
                <w:kern w:val="0"/>
                <w:sz w:val="21"/>
                <w:szCs w:val="21"/>
                <w:lang w:val="zh-CN"/>
              </w:rPr>
              <w:t>、代付共保、施救费、查勘费、诉讼费、检验鉴定费、公估费、</w:t>
            </w:r>
            <w:proofErr w:type="gramStart"/>
            <w:r>
              <w:rPr>
                <w:rFonts w:ascii="仿宋" w:hAnsi="仿宋" w:cs="宋体" w:hint="eastAsia"/>
                <w:bCs/>
                <w:kern w:val="0"/>
                <w:sz w:val="21"/>
                <w:szCs w:val="21"/>
                <w:lang w:val="zh-CN"/>
              </w:rPr>
              <w:t>系统</w:t>
            </w:r>
            <w:r>
              <w:rPr>
                <w:rFonts w:ascii="仿宋" w:hAnsi="仿宋" w:cs="宋体" w:hint="eastAsia"/>
                <w:bCs/>
                <w:kern w:val="0"/>
                <w:sz w:val="21"/>
                <w:szCs w:val="21"/>
                <w:lang w:val="zh-CN"/>
              </w:rPr>
              <w:lastRenderedPageBreak/>
              <w:t>内代查勘</w:t>
            </w:r>
            <w:proofErr w:type="gramEnd"/>
            <w:r>
              <w:rPr>
                <w:rFonts w:ascii="仿宋" w:hAnsi="仿宋" w:cs="宋体" w:hint="eastAsia"/>
                <w:bCs/>
                <w:kern w:val="0"/>
                <w:sz w:val="21"/>
                <w:szCs w:val="21"/>
                <w:lang w:val="zh-CN"/>
              </w:rPr>
              <w:t>、律师费、其他</w:t>
            </w:r>
          </w:p>
        </w:tc>
        <w:tc>
          <w:tcPr>
            <w:tcW w:w="1044" w:type="dxa"/>
          </w:tcPr>
          <w:p w:rsidR="00E003C5" w:rsidRPr="00872EF1" w:rsidRDefault="00E003C5" w:rsidP="00AD3A26">
            <w:pPr>
              <w:widowControl/>
              <w:rPr>
                <w:rFonts w:ascii="仿宋" w:hAnsi="仿宋" w:cs="宋体"/>
                <w:kern w:val="0"/>
                <w:sz w:val="21"/>
                <w:szCs w:val="21"/>
              </w:rPr>
            </w:pPr>
          </w:p>
        </w:tc>
      </w:tr>
      <w:tr w:rsidR="00103945" w:rsidRPr="00872EF1" w:rsidTr="00AD3A26">
        <w:trPr>
          <w:trHeight w:val="413"/>
          <w:jc w:val="center"/>
        </w:trPr>
        <w:tc>
          <w:tcPr>
            <w:tcW w:w="1374" w:type="dxa"/>
          </w:tcPr>
          <w:p w:rsidR="00103945" w:rsidRDefault="00103945" w:rsidP="006D4485">
            <w:pPr>
              <w:widowControl/>
              <w:jc w:val="center"/>
              <w:rPr>
                <w:rFonts w:ascii="仿宋" w:hAnsi="仿宋" w:cs="宋体"/>
                <w:kern w:val="0"/>
                <w:sz w:val="21"/>
                <w:szCs w:val="21"/>
              </w:rPr>
            </w:pPr>
            <w:r>
              <w:rPr>
                <w:rFonts w:ascii="仿宋" w:hAnsi="仿宋" w:cs="宋体"/>
                <w:kern w:val="0"/>
                <w:sz w:val="21"/>
                <w:szCs w:val="21"/>
              </w:rPr>
              <w:lastRenderedPageBreak/>
              <w:t>流入时间</w:t>
            </w:r>
          </w:p>
        </w:tc>
        <w:tc>
          <w:tcPr>
            <w:tcW w:w="1438" w:type="dxa"/>
          </w:tcPr>
          <w:p w:rsidR="00103945" w:rsidRPr="00872EF1" w:rsidRDefault="00103945" w:rsidP="006D4485">
            <w:pPr>
              <w:widowControl/>
              <w:jc w:val="center"/>
              <w:rPr>
                <w:rFonts w:ascii="仿宋" w:hAnsi="仿宋" w:cs="宋体"/>
                <w:kern w:val="0"/>
                <w:sz w:val="21"/>
                <w:szCs w:val="21"/>
              </w:rPr>
            </w:pPr>
            <w:r>
              <w:rPr>
                <w:rFonts w:ascii="仿宋" w:hAnsi="仿宋" w:cs="宋体"/>
                <w:kern w:val="0"/>
                <w:sz w:val="21"/>
                <w:szCs w:val="21"/>
              </w:rPr>
              <w:t>时间控件</w:t>
            </w:r>
          </w:p>
        </w:tc>
        <w:tc>
          <w:tcPr>
            <w:tcW w:w="1501" w:type="dxa"/>
          </w:tcPr>
          <w:p w:rsidR="00103945" w:rsidRPr="00872EF1" w:rsidRDefault="00103945" w:rsidP="006D4485">
            <w:pPr>
              <w:widowControl/>
              <w:jc w:val="center"/>
              <w:rPr>
                <w:rFonts w:ascii="仿宋" w:hAnsi="仿宋" w:cs="宋体"/>
                <w:kern w:val="0"/>
                <w:sz w:val="21"/>
                <w:szCs w:val="21"/>
              </w:rPr>
            </w:pPr>
            <w:r>
              <w:rPr>
                <w:rFonts w:ascii="仿宋" w:hAnsi="仿宋" w:cs="宋体"/>
                <w:kern w:val="0"/>
                <w:sz w:val="21"/>
                <w:szCs w:val="21"/>
              </w:rPr>
              <w:t>可选择</w:t>
            </w:r>
          </w:p>
        </w:tc>
        <w:tc>
          <w:tcPr>
            <w:tcW w:w="1121" w:type="dxa"/>
          </w:tcPr>
          <w:p w:rsidR="00103945" w:rsidRPr="00872EF1" w:rsidRDefault="00103945" w:rsidP="006D4485">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103945" w:rsidRPr="00872EF1" w:rsidRDefault="00103945" w:rsidP="006D4485">
            <w:pPr>
              <w:widowControl/>
              <w:jc w:val="left"/>
              <w:rPr>
                <w:rFonts w:ascii="仿宋" w:hAnsi="仿宋" w:cs="宋体"/>
                <w:bCs/>
                <w:kern w:val="0"/>
                <w:sz w:val="21"/>
                <w:szCs w:val="21"/>
                <w:lang w:val="zh-CN"/>
              </w:rPr>
            </w:pPr>
            <w:r>
              <w:rPr>
                <w:rFonts w:ascii="仿宋" w:hAnsi="仿宋" w:cs="宋体" w:hint="eastAsia"/>
                <w:bCs/>
                <w:kern w:val="0"/>
                <w:sz w:val="21"/>
                <w:szCs w:val="21"/>
                <w:lang w:val="zh-CN"/>
              </w:rPr>
              <w:t>计算书核赔通过时间</w:t>
            </w:r>
          </w:p>
        </w:tc>
        <w:tc>
          <w:tcPr>
            <w:tcW w:w="1044" w:type="dxa"/>
          </w:tcPr>
          <w:p w:rsidR="00103945" w:rsidRPr="00872EF1" w:rsidRDefault="00103945" w:rsidP="00AD3A26">
            <w:pPr>
              <w:widowControl/>
              <w:rPr>
                <w:rFonts w:ascii="仿宋" w:hAnsi="仿宋" w:cs="宋体"/>
                <w:kern w:val="0"/>
                <w:sz w:val="21"/>
                <w:szCs w:val="21"/>
              </w:rPr>
            </w:pPr>
          </w:p>
        </w:tc>
      </w:tr>
      <w:tr w:rsidR="00103945" w:rsidRPr="00872EF1" w:rsidTr="00AD3A26">
        <w:trPr>
          <w:trHeight w:val="413"/>
          <w:jc w:val="center"/>
        </w:trPr>
        <w:tc>
          <w:tcPr>
            <w:tcW w:w="1374" w:type="dxa"/>
          </w:tcPr>
          <w:p w:rsidR="00103945" w:rsidRDefault="00103945" w:rsidP="00AD3A26">
            <w:pPr>
              <w:widowControl/>
              <w:jc w:val="center"/>
              <w:rPr>
                <w:rFonts w:ascii="仿宋" w:hAnsi="仿宋" w:cs="宋体"/>
                <w:kern w:val="0"/>
                <w:sz w:val="21"/>
                <w:szCs w:val="21"/>
              </w:rPr>
            </w:pPr>
            <w:r>
              <w:rPr>
                <w:rFonts w:ascii="仿宋" w:hAnsi="仿宋" w:cs="宋体"/>
                <w:kern w:val="0"/>
                <w:sz w:val="21"/>
                <w:szCs w:val="21"/>
              </w:rPr>
              <w:t>案件类型</w:t>
            </w:r>
          </w:p>
        </w:tc>
        <w:tc>
          <w:tcPr>
            <w:tcW w:w="1438" w:type="dxa"/>
          </w:tcPr>
          <w:p w:rsidR="00103945" w:rsidRPr="00872EF1" w:rsidRDefault="00103945" w:rsidP="00AD3A26">
            <w:pPr>
              <w:widowControl/>
              <w:jc w:val="center"/>
              <w:rPr>
                <w:rFonts w:ascii="仿宋" w:hAnsi="仿宋" w:cs="宋体"/>
                <w:kern w:val="0"/>
                <w:sz w:val="21"/>
                <w:szCs w:val="21"/>
              </w:rPr>
            </w:pPr>
            <w:r>
              <w:rPr>
                <w:rFonts w:ascii="仿宋" w:hAnsi="仿宋" w:cs="宋体"/>
                <w:kern w:val="0"/>
                <w:sz w:val="21"/>
                <w:szCs w:val="21"/>
              </w:rPr>
              <w:t>复选框</w:t>
            </w:r>
          </w:p>
        </w:tc>
        <w:tc>
          <w:tcPr>
            <w:tcW w:w="1501" w:type="dxa"/>
          </w:tcPr>
          <w:p w:rsidR="00103945" w:rsidRPr="00872EF1" w:rsidRDefault="00103945" w:rsidP="00AD3A26">
            <w:pPr>
              <w:widowControl/>
              <w:jc w:val="center"/>
              <w:rPr>
                <w:rFonts w:ascii="仿宋" w:hAnsi="仿宋" w:cs="宋体"/>
                <w:kern w:val="0"/>
                <w:sz w:val="21"/>
                <w:szCs w:val="21"/>
              </w:rPr>
            </w:pPr>
            <w:r>
              <w:rPr>
                <w:rFonts w:ascii="仿宋" w:hAnsi="仿宋" w:cs="宋体"/>
                <w:kern w:val="0"/>
                <w:sz w:val="21"/>
                <w:szCs w:val="21"/>
              </w:rPr>
              <w:t>可选择</w:t>
            </w:r>
          </w:p>
        </w:tc>
        <w:tc>
          <w:tcPr>
            <w:tcW w:w="1121" w:type="dxa"/>
          </w:tcPr>
          <w:p w:rsidR="00103945" w:rsidRPr="00872EF1" w:rsidRDefault="00103945" w:rsidP="00AD3A26">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103945" w:rsidRPr="00872EF1" w:rsidRDefault="00103945" w:rsidP="00AD3A26">
            <w:pPr>
              <w:widowControl/>
              <w:jc w:val="left"/>
              <w:rPr>
                <w:rFonts w:ascii="仿宋" w:hAnsi="仿宋" w:cs="宋体"/>
                <w:bCs/>
                <w:kern w:val="0"/>
                <w:sz w:val="21"/>
                <w:szCs w:val="21"/>
                <w:lang w:val="zh-CN"/>
              </w:rPr>
            </w:pPr>
            <w:r>
              <w:rPr>
                <w:rFonts w:ascii="仿宋" w:hAnsi="仿宋" w:cs="宋体" w:hint="eastAsia"/>
                <w:bCs/>
                <w:kern w:val="0"/>
                <w:sz w:val="21"/>
                <w:szCs w:val="21"/>
                <w:lang w:val="zh-CN"/>
              </w:rPr>
              <w:t>选项</w:t>
            </w:r>
            <w:r>
              <w:rPr>
                <w:rFonts w:ascii="仿宋" w:hAnsi="仿宋" w:cs="宋体"/>
                <w:bCs/>
                <w:kern w:val="0"/>
                <w:sz w:val="21"/>
                <w:szCs w:val="21"/>
                <w:lang w:val="zh-CN"/>
              </w:rPr>
              <w:t>内容</w:t>
            </w:r>
            <w:r>
              <w:rPr>
                <w:rFonts w:ascii="仿宋" w:hAnsi="仿宋" w:cs="宋体" w:hint="eastAsia"/>
                <w:bCs/>
                <w:kern w:val="0"/>
                <w:sz w:val="21"/>
                <w:szCs w:val="21"/>
                <w:lang w:val="zh-CN"/>
              </w:rPr>
              <w:t>：</w:t>
            </w:r>
            <w:r>
              <w:rPr>
                <w:rFonts w:ascii="仿宋" w:hAnsi="仿宋" w:cs="宋体"/>
                <w:bCs/>
                <w:kern w:val="0"/>
                <w:sz w:val="21"/>
                <w:szCs w:val="21"/>
                <w:lang w:val="zh-CN"/>
              </w:rPr>
              <w:t>本机构</w:t>
            </w:r>
            <w:r>
              <w:rPr>
                <w:rFonts w:ascii="仿宋" w:hAnsi="仿宋" w:cs="宋体" w:hint="eastAsia"/>
                <w:bCs/>
                <w:kern w:val="0"/>
                <w:sz w:val="21"/>
                <w:szCs w:val="21"/>
                <w:lang w:val="zh-CN"/>
              </w:rPr>
              <w:t>、</w:t>
            </w:r>
            <w:r>
              <w:rPr>
                <w:rFonts w:ascii="仿宋" w:hAnsi="仿宋" w:cs="宋体"/>
                <w:bCs/>
                <w:kern w:val="0"/>
                <w:sz w:val="21"/>
                <w:szCs w:val="21"/>
                <w:lang w:val="zh-CN"/>
              </w:rPr>
              <w:t>代查勘</w:t>
            </w:r>
          </w:p>
        </w:tc>
        <w:tc>
          <w:tcPr>
            <w:tcW w:w="1044" w:type="dxa"/>
          </w:tcPr>
          <w:p w:rsidR="00103945" w:rsidRPr="00872EF1" w:rsidRDefault="00103945" w:rsidP="00AD3A26">
            <w:pPr>
              <w:widowControl/>
              <w:rPr>
                <w:rFonts w:ascii="仿宋" w:hAnsi="仿宋" w:cs="宋体"/>
                <w:kern w:val="0"/>
                <w:sz w:val="21"/>
                <w:szCs w:val="21"/>
              </w:rPr>
            </w:pPr>
          </w:p>
        </w:tc>
      </w:tr>
      <w:tr w:rsidR="00103945" w:rsidRPr="00872EF1" w:rsidTr="00AD3A26">
        <w:trPr>
          <w:trHeight w:val="413"/>
          <w:jc w:val="center"/>
        </w:trPr>
        <w:tc>
          <w:tcPr>
            <w:tcW w:w="1374" w:type="dxa"/>
          </w:tcPr>
          <w:p w:rsidR="00103945" w:rsidRDefault="00103945" w:rsidP="00AD3A26">
            <w:pPr>
              <w:widowControl/>
              <w:jc w:val="center"/>
              <w:rPr>
                <w:rFonts w:ascii="仿宋" w:hAnsi="仿宋" w:cs="宋体"/>
                <w:kern w:val="0"/>
                <w:sz w:val="21"/>
                <w:szCs w:val="21"/>
              </w:rPr>
            </w:pPr>
            <w:r>
              <w:rPr>
                <w:rFonts w:ascii="仿宋" w:hAnsi="仿宋" w:cs="宋体"/>
                <w:kern w:val="0"/>
                <w:sz w:val="21"/>
                <w:szCs w:val="21"/>
              </w:rPr>
              <w:t>支付类型</w:t>
            </w:r>
          </w:p>
        </w:tc>
        <w:tc>
          <w:tcPr>
            <w:tcW w:w="1438" w:type="dxa"/>
          </w:tcPr>
          <w:p w:rsidR="00103945" w:rsidRPr="00872EF1" w:rsidRDefault="00103945" w:rsidP="00AD3A26">
            <w:pPr>
              <w:widowControl/>
              <w:jc w:val="center"/>
              <w:rPr>
                <w:rFonts w:ascii="仿宋" w:hAnsi="仿宋" w:cs="宋体"/>
                <w:kern w:val="0"/>
                <w:sz w:val="21"/>
                <w:szCs w:val="21"/>
              </w:rPr>
            </w:pPr>
            <w:r>
              <w:rPr>
                <w:rFonts w:ascii="仿宋" w:hAnsi="仿宋" w:cs="宋体"/>
                <w:kern w:val="0"/>
                <w:sz w:val="21"/>
                <w:szCs w:val="21"/>
              </w:rPr>
              <w:t>复选框</w:t>
            </w:r>
          </w:p>
        </w:tc>
        <w:tc>
          <w:tcPr>
            <w:tcW w:w="1501" w:type="dxa"/>
          </w:tcPr>
          <w:p w:rsidR="00103945" w:rsidRPr="00872EF1" w:rsidRDefault="00103945" w:rsidP="00AD3A26">
            <w:pPr>
              <w:widowControl/>
              <w:jc w:val="center"/>
              <w:rPr>
                <w:rFonts w:ascii="仿宋" w:hAnsi="仿宋" w:cs="宋体"/>
                <w:kern w:val="0"/>
                <w:sz w:val="21"/>
                <w:szCs w:val="21"/>
              </w:rPr>
            </w:pPr>
            <w:r>
              <w:rPr>
                <w:rFonts w:ascii="仿宋" w:hAnsi="仿宋" w:cs="宋体"/>
                <w:kern w:val="0"/>
                <w:sz w:val="21"/>
                <w:szCs w:val="21"/>
              </w:rPr>
              <w:t>可选择</w:t>
            </w:r>
          </w:p>
        </w:tc>
        <w:tc>
          <w:tcPr>
            <w:tcW w:w="1121" w:type="dxa"/>
          </w:tcPr>
          <w:p w:rsidR="00103945" w:rsidRPr="00872EF1" w:rsidRDefault="00103945" w:rsidP="00AD3A26">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103945" w:rsidRPr="00872EF1" w:rsidRDefault="00103945" w:rsidP="00AD3A26">
            <w:pPr>
              <w:widowControl/>
              <w:jc w:val="left"/>
              <w:rPr>
                <w:rFonts w:ascii="仿宋" w:hAnsi="仿宋" w:cs="宋体"/>
                <w:bCs/>
                <w:kern w:val="0"/>
                <w:sz w:val="21"/>
                <w:szCs w:val="21"/>
                <w:lang w:val="zh-CN"/>
              </w:rPr>
            </w:pPr>
            <w:r>
              <w:rPr>
                <w:rFonts w:ascii="仿宋" w:hAnsi="仿宋" w:cs="宋体"/>
                <w:bCs/>
                <w:kern w:val="0"/>
                <w:sz w:val="21"/>
                <w:szCs w:val="21"/>
                <w:lang w:val="zh-CN"/>
              </w:rPr>
              <w:t>选择类型</w:t>
            </w:r>
            <w:r>
              <w:rPr>
                <w:rFonts w:ascii="仿宋" w:hAnsi="仿宋" w:cs="宋体" w:hint="eastAsia"/>
                <w:bCs/>
                <w:kern w:val="0"/>
                <w:sz w:val="21"/>
                <w:szCs w:val="21"/>
                <w:lang w:val="zh-CN"/>
              </w:rPr>
              <w:t>：</w:t>
            </w:r>
            <w:r>
              <w:rPr>
                <w:rFonts w:ascii="仿宋" w:hAnsi="仿宋" w:cs="宋体"/>
                <w:bCs/>
                <w:kern w:val="0"/>
                <w:sz w:val="21"/>
                <w:szCs w:val="21"/>
                <w:lang w:val="zh-CN"/>
              </w:rPr>
              <w:t>实赔</w:t>
            </w:r>
            <w:r>
              <w:rPr>
                <w:rFonts w:ascii="仿宋" w:hAnsi="仿宋" w:cs="宋体" w:hint="eastAsia"/>
                <w:bCs/>
                <w:kern w:val="0"/>
                <w:sz w:val="21"/>
                <w:szCs w:val="21"/>
                <w:lang w:val="zh-CN"/>
              </w:rPr>
              <w:t>、</w:t>
            </w:r>
            <w:r>
              <w:rPr>
                <w:rFonts w:ascii="仿宋" w:hAnsi="仿宋" w:cs="宋体"/>
                <w:bCs/>
                <w:kern w:val="0"/>
                <w:sz w:val="21"/>
                <w:szCs w:val="21"/>
                <w:lang w:val="zh-CN"/>
              </w:rPr>
              <w:t>预赔</w:t>
            </w:r>
          </w:p>
        </w:tc>
        <w:tc>
          <w:tcPr>
            <w:tcW w:w="1044" w:type="dxa"/>
          </w:tcPr>
          <w:p w:rsidR="00103945" w:rsidRPr="00872EF1" w:rsidRDefault="00103945" w:rsidP="00AD3A26">
            <w:pPr>
              <w:widowControl/>
              <w:rPr>
                <w:rFonts w:ascii="仿宋" w:hAnsi="仿宋" w:cs="宋体"/>
                <w:kern w:val="0"/>
                <w:sz w:val="21"/>
                <w:szCs w:val="21"/>
              </w:rPr>
            </w:pPr>
          </w:p>
        </w:tc>
      </w:tr>
      <w:tr w:rsidR="00103945" w:rsidRPr="00872EF1" w:rsidTr="00AD3A26">
        <w:trPr>
          <w:trHeight w:val="413"/>
          <w:jc w:val="center"/>
        </w:trPr>
        <w:tc>
          <w:tcPr>
            <w:tcW w:w="8042" w:type="dxa"/>
            <w:gridSpan w:val="6"/>
          </w:tcPr>
          <w:p w:rsidR="00103945" w:rsidRPr="00872EF1" w:rsidRDefault="00103945" w:rsidP="00AD3A26">
            <w:pPr>
              <w:widowControl/>
              <w:jc w:val="center"/>
              <w:rPr>
                <w:rFonts w:ascii="仿宋" w:hAnsi="仿宋" w:cs="宋体"/>
                <w:kern w:val="0"/>
                <w:sz w:val="21"/>
                <w:szCs w:val="21"/>
              </w:rPr>
            </w:pPr>
            <w:r>
              <w:rPr>
                <w:rFonts w:ascii="仿宋" w:hAnsi="仿宋" w:cs="宋体"/>
                <w:kern w:val="0"/>
                <w:sz w:val="21"/>
                <w:szCs w:val="21"/>
              </w:rPr>
              <w:t>查询结果列表</w:t>
            </w:r>
          </w:p>
        </w:tc>
      </w:tr>
      <w:tr w:rsidR="00103945" w:rsidRPr="00872EF1" w:rsidTr="00AD3A26">
        <w:trPr>
          <w:trHeight w:val="413"/>
          <w:jc w:val="center"/>
        </w:trPr>
        <w:tc>
          <w:tcPr>
            <w:tcW w:w="1374" w:type="dxa"/>
          </w:tcPr>
          <w:p w:rsidR="00103945" w:rsidRDefault="00103945" w:rsidP="00AD3A26">
            <w:pPr>
              <w:widowControl/>
              <w:rPr>
                <w:rFonts w:ascii="仿宋" w:hAnsi="仿宋" w:cs="宋体"/>
                <w:kern w:val="0"/>
                <w:sz w:val="21"/>
                <w:szCs w:val="21"/>
              </w:rPr>
            </w:pPr>
            <w:r>
              <w:rPr>
                <w:rFonts w:ascii="仿宋" w:hAnsi="仿宋" w:cs="宋体"/>
                <w:kern w:val="0"/>
                <w:sz w:val="21"/>
                <w:szCs w:val="21"/>
              </w:rPr>
              <w:t>选择</w:t>
            </w:r>
          </w:p>
        </w:tc>
        <w:tc>
          <w:tcPr>
            <w:tcW w:w="1438" w:type="dxa"/>
          </w:tcPr>
          <w:p w:rsidR="00103945" w:rsidRPr="00872EF1" w:rsidRDefault="00103945" w:rsidP="00AD3A26">
            <w:pPr>
              <w:widowControl/>
              <w:jc w:val="center"/>
              <w:rPr>
                <w:rFonts w:ascii="仿宋" w:hAnsi="仿宋" w:cs="宋体"/>
                <w:kern w:val="0"/>
                <w:sz w:val="21"/>
                <w:szCs w:val="21"/>
              </w:rPr>
            </w:pPr>
            <w:r>
              <w:rPr>
                <w:rFonts w:ascii="仿宋" w:hAnsi="仿宋" w:cs="宋体" w:hint="eastAsia"/>
                <w:kern w:val="0"/>
                <w:sz w:val="21"/>
                <w:szCs w:val="21"/>
              </w:rPr>
              <w:t>复选框</w:t>
            </w:r>
          </w:p>
        </w:tc>
        <w:tc>
          <w:tcPr>
            <w:tcW w:w="1501" w:type="dxa"/>
          </w:tcPr>
          <w:p w:rsidR="00103945" w:rsidRPr="00872EF1" w:rsidRDefault="00103945" w:rsidP="00AD3A26">
            <w:pPr>
              <w:widowControl/>
              <w:jc w:val="center"/>
              <w:rPr>
                <w:rFonts w:ascii="仿宋" w:hAnsi="仿宋" w:cs="宋体"/>
                <w:kern w:val="0"/>
                <w:sz w:val="21"/>
                <w:szCs w:val="21"/>
              </w:rPr>
            </w:pPr>
            <w:r>
              <w:rPr>
                <w:rFonts w:ascii="仿宋" w:hAnsi="仿宋" w:cs="宋体" w:hint="eastAsia"/>
                <w:kern w:val="0"/>
                <w:sz w:val="21"/>
                <w:szCs w:val="21"/>
              </w:rPr>
              <w:t>可选择</w:t>
            </w:r>
          </w:p>
        </w:tc>
        <w:tc>
          <w:tcPr>
            <w:tcW w:w="1121" w:type="dxa"/>
          </w:tcPr>
          <w:p w:rsidR="00103945" w:rsidRPr="00872EF1" w:rsidRDefault="00103945" w:rsidP="00AD3A26">
            <w:pPr>
              <w:widowControl/>
              <w:jc w:val="center"/>
              <w:rPr>
                <w:rFonts w:ascii="仿宋" w:hAnsi="仿宋" w:cs="宋体"/>
                <w:kern w:val="0"/>
                <w:sz w:val="21"/>
                <w:szCs w:val="21"/>
              </w:rPr>
            </w:pPr>
          </w:p>
        </w:tc>
        <w:tc>
          <w:tcPr>
            <w:tcW w:w="1564" w:type="dxa"/>
          </w:tcPr>
          <w:p w:rsidR="00103945" w:rsidRPr="00872EF1" w:rsidRDefault="00103945" w:rsidP="00AD3A26">
            <w:pPr>
              <w:widowControl/>
              <w:jc w:val="left"/>
              <w:rPr>
                <w:rFonts w:ascii="仿宋" w:hAnsi="仿宋" w:cs="宋体"/>
                <w:bCs/>
                <w:kern w:val="0"/>
                <w:sz w:val="21"/>
                <w:szCs w:val="21"/>
                <w:lang w:val="zh-CN"/>
              </w:rPr>
            </w:pPr>
            <w:proofErr w:type="gramStart"/>
            <w:r>
              <w:rPr>
                <w:rFonts w:ascii="仿宋" w:hAnsi="仿宋" w:cs="宋体"/>
                <w:bCs/>
                <w:kern w:val="0"/>
                <w:sz w:val="21"/>
                <w:szCs w:val="21"/>
                <w:lang w:val="zh-CN"/>
              </w:rPr>
              <w:t>整单支付</w:t>
            </w:r>
            <w:proofErr w:type="gramEnd"/>
            <w:r>
              <w:rPr>
                <w:rFonts w:ascii="仿宋" w:hAnsi="仿宋" w:cs="宋体"/>
                <w:bCs/>
                <w:kern w:val="0"/>
                <w:sz w:val="21"/>
                <w:szCs w:val="21"/>
                <w:lang w:val="zh-CN"/>
              </w:rPr>
              <w:t>可复选</w:t>
            </w:r>
            <w:r>
              <w:rPr>
                <w:rFonts w:ascii="仿宋" w:hAnsi="仿宋" w:cs="宋体" w:hint="eastAsia"/>
                <w:bCs/>
                <w:kern w:val="0"/>
                <w:sz w:val="21"/>
                <w:szCs w:val="21"/>
                <w:lang w:val="zh-CN"/>
              </w:rPr>
              <w:t>，</w:t>
            </w:r>
            <w:r>
              <w:rPr>
                <w:rFonts w:ascii="仿宋" w:hAnsi="仿宋" w:cs="宋体"/>
                <w:bCs/>
                <w:kern w:val="0"/>
                <w:sz w:val="21"/>
                <w:szCs w:val="21"/>
                <w:lang w:val="zh-CN"/>
              </w:rPr>
              <w:t>清单支付不可复选</w:t>
            </w:r>
          </w:p>
        </w:tc>
        <w:tc>
          <w:tcPr>
            <w:tcW w:w="1044" w:type="dxa"/>
          </w:tcPr>
          <w:p w:rsidR="00103945" w:rsidRPr="00872EF1" w:rsidRDefault="00103945" w:rsidP="00AD3A26">
            <w:pPr>
              <w:widowControl/>
              <w:rPr>
                <w:rFonts w:ascii="仿宋" w:hAnsi="仿宋" w:cs="宋体"/>
                <w:kern w:val="0"/>
                <w:sz w:val="21"/>
                <w:szCs w:val="21"/>
              </w:rPr>
            </w:pPr>
          </w:p>
        </w:tc>
      </w:tr>
      <w:tr w:rsidR="00103945" w:rsidRPr="00872EF1" w:rsidTr="00AD3A26">
        <w:trPr>
          <w:trHeight w:val="413"/>
          <w:jc w:val="center"/>
        </w:trPr>
        <w:tc>
          <w:tcPr>
            <w:tcW w:w="1374" w:type="dxa"/>
          </w:tcPr>
          <w:p w:rsidR="00103945" w:rsidRDefault="00103945" w:rsidP="00AD3A26">
            <w:pPr>
              <w:widowControl/>
              <w:rPr>
                <w:rFonts w:ascii="仿宋" w:hAnsi="仿宋" w:cs="宋体"/>
                <w:kern w:val="0"/>
                <w:sz w:val="21"/>
                <w:szCs w:val="21"/>
              </w:rPr>
            </w:pPr>
            <w:r>
              <w:rPr>
                <w:rFonts w:ascii="仿宋" w:hAnsi="仿宋" w:cs="宋体"/>
                <w:kern w:val="0"/>
                <w:sz w:val="21"/>
                <w:szCs w:val="21"/>
              </w:rPr>
              <w:t>报案号码</w:t>
            </w:r>
          </w:p>
        </w:tc>
        <w:tc>
          <w:tcPr>
            <w:tcW w:w="1438" w:type="dxa"/>
          </w:tcPr>
          <w:p w:rsidR="00103945" w:rsidRPr="00872EF1" w:rsidRDefault="00103945" w:rsidP="00AD3A26">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103945" w:rsidRPr="00872EF1" w:rsidRDefault="00103945" w:rsidP="00AD3A26">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103945" w:rsidRPr="00872EF1" w:rsidRDefault="00103945" w:rsidP="00AD3A26">
            <w:pPr>
              <w:widowControl/>
              <w:jc w:val="center"/>
              <w:rPr>
                <w:rFonts w:ascii="仿宋" w:hAnsi="仿宋" w:cs="宋体"/>
                <w:kern w:val="0"/>
                <w:sz w:val="21"/>
                <w:szCs w:val="21"/>
              </w:rPr>
            </w:pPr>
          </w:p>
        </w:tc>
        <w:tc>
          <w:tcPr>
            <w:tcW w:w="1564" w:type="dxa"/>
          </w:tcPr>
          <w:p w:rsidR="00103945" w:rsidRPr="00872EF1" w:rsidRDefault="00103945" w:rsidP="00AD3A26">
            <w:pPr>
              <w:widowControl/>
              <w:jc w:val="left"/>
              <w:rPr>
                <w:rFonts w:ascii="仿宋" w:hAnsi="仿宋" w:cs="宋体"/>
                <w:bCs/>
                <w:kern w:val="0"/>
                <w:sz w:val="21"/>
                <w:szCs w:val="21"/>
                <w:lang w:val="zh-CN"/>
              </w:rPr>
            </w:pPr>
          </w:p>
        </w:tc>
        <w:tc>
          <w:tcPr>
            <w:tcW w:w="1044" w:type="dxa"/>
          </w:tcPr>
          <w:p w:rsidR="00103945" w:rsidRPr="00872EF1" w:rsidRDefault="00103945" w:rsidP="00AD3A26">
            <w:pPr>
              <w:widowControl/>
              <w:rPr>
                <w:rFonts w:ascii="仿宋" w:hAnsi="仿宋" w:cs="宋体"/>
                <w:kern w:val="0"/>
                <w:sz w:val="21"/>
                <w:szCs w:val="21"/>
              </w:rPr>
            </w:pPr>
          </w:p>
        </w:tc>
      </w:tr>
      <w:tr w:rsidR="00103945" w:rsidRPr="00872EF1" w:rsidTr="00AD3A26">
        <w:trPr>
          <w:trHeight w:val="413"/>
          <w:jc w:val="center"/>
        </w:trPr>
        <w:tc>
          <w:tcPr>
            <w:tcW w:w="1374" w:type="dxa"/>
          </w:tcPr>
          <w:p w:rsidR="00103945" w:rsidRDefault="00103945" w:rsidP="00AD3A26">
            <w:pPr>
              <w:widowControl/>
              <w:rPr>
                <w:rFonts w:ascii="仿宋" w:hAnsi="仿宋" w:cs="宋体"/>
                <w:kern w:val="0"/>
                <w:sz w:val="21"/>
                <w:szCs w:val="21"/>
              </w:rPr>
            </w:pPr>
            <w:r>
              <w:rPr>
                <w:rFonts w:ascii="仿宋" w:hAnsi="仿宋" w:cs="宋体"/>
                <w:kern w:val="0"/>
                <w:sz w:val="21"/>
                <w:szCs w:val="21"/>
              </w:rPr>
              <w:t>保单号码</w:t>
            </w:r>
          </w:p>
        </w:tc>
        <w:tc>
          <w:tcPr>
            <w:tcW w:w="1438" w:type="dxa"/>
          </w:tcPr>
          <w:p w:rsidR="00103945" w:rsidRPr="00872EF1" w:rsidRDefault="00103945" w:rsidP="00AD3A26">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103945" w:rsidRPr="00872EF1" w:rsidRDefault="00103945" w:rsidP="00AD3A26">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103945" w:rsidRPr="00872EF1" w:rsidRDefault="00103945" w:rsidP="00AD3A26">
            <w:pPr>
              <w:widowControl/>
              <w:jc w:val="center"/>
              <w:rPr>
                <w:rFonts w:ascii="仿宋" w:hAnsi="仿宋" w:cs="宋体"/>
                <w:kern w:val="0"/>
                <w:sz w:val="21"/>
                <w:szCs w:val="21"/>
              </w:rPr>
            </w:pPr>
          </w:p>
        </w:tc>
        <w:tc>
          <w:tcPr>
            <w:tcW w:w="1564" w:type="dxa"/>
          </w:tcPr>
          <w:p w:rsidR="00103945" w:rsidRPr="00872EF1" w:rsidRDefault="00103945" w:rsidP="00AD3A26">
            <w:pPr>
              <w:widowControl/>
              <w:jc w:val="left"/>
              <w:rPr>
                <w:rFonts w:ascii="仿宋" w:hAnsi="仿宋" w:cs="宋体"/>
                <w:bCs/>
                <w:kern w:val="0"/>
                <w:sz w:val="21"/>
                <w:szCs w:val="21"/>
                <w:lang w:val="zh-CN"/>
              </w:rPr>
            </w:pPr>
          </w:p>
        </w:tc>
        <w:tc>
          <w:tcPr>
            <w:tcW w:w="1044" w:type="dxa"/>
          </w:tcPr>
          <w:p w:rsidR="00103945" w:rsidRPr="00872EF1" w:rsidRDefault="00103945" w:rsidP="00AD3A26">
            <w:pPr>
              <w:widowControl/>
              <w:rPr>
                <w:rFonts w:ascii="仿宋" w:hAnsi="仿宋" w:cs="宋体"/>
                <w:kern w:val="0"/>
                <w:sz w:val="21"/>
                <w:szCs w:val="21"/>
              </w:rPr>
            </w:pPr>
          </w:p>
        </w:tc>
      </w:tr>
      <w:tr w:rsidR="00103945" w:rsidRPr="00872EF1" w:rsidTr="00AD3A26">
        <w:trPr>
          <w:trHeight w:val="413"/>
          <w:jc w:val="center"/>
        </w:trPr>
        <w:tc>
          <w:tcPr>
            <w:tcW w:w="1374" w:type="dxa"/>
          </w:tcPr>
          <w:p w:rsidR="00103945" w:rsidRDefault="00103945" w:rsidP="00AD3A26">
            <w:pPr>
              <w:widowControl/>
              <w:rPr>
                <w:rFonts w:ascii="仿宋" w:hAnsi="仿宋" w:cs="宋体"/>
                <w:kern w:val="0"/>
                <w:sz w:val="21"/>
                <w:szCs w:val="21"/>
              </w:rPr>
            </w:pPr>
            <w:r>
              <w:rPr>
                <w:rFonts w:ascii="仿宋" w:hAnsi="仿宋" w:cs="宋体"/>
                <w:kern w:val="0"/>
                <w:sz w:val="21"/>
                <w:szCs w:val="21"/>
              </w:rPr>
              <w:t>赔款计算书号</w:t>
            </w:r>
          </w:p>
        </w:tc>
        <w:tc>
          <w:tcPr>
            <w:tcW w:w="1438" w:type="dxa"/>
          </w:tcPr>
          <w:p w:rsidR="00103945" w:rsidRPr="00872EF1" w:rsidRDefault="00103945" w:rsidP="00AD3A26">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103945" w:rsidRPr="00872EF1" w:rsidRDefault="00103945" w:rsidP="00AD3A26">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103945" w:rsidRPr="00872EF1" w:rsidRDefault="00103945" w:rsidP="00AD3A26">
            <w:pPr>
              <w:widowControl/>
              <w:jc w:val="center"/>
              <w:rPr>
                <w:rFonts w:ascii="仿宋" w:hAnsi="仿宋" w:cs="宋体"/>
                <w:kern w:val="0"/>
                <w:sz w:val="21"/>
                <w:szCs w:val="21"/>
              </w:rPr>
            </w:pPr>
          </w:p>
        </w:tc>
        <w:tc>
          <w:tcPr>
            <w:tcW w:w="1564" w:type="dxa"/>
          </w:tcPr>
          <w:p w:rsidR="00103945" w:rsidRPr="00872EF1" w:rsidRDefault="00103945" w:rsidP="00AD3A26">
            <w:pPr>
              <w:widowControl/>
              <w:jc w:val="left"/>
              <w:rPr>
                <w:rFonts w:ascii="仿宋" w:hAnsi="仿宋" w:cs="宋体"/>
                <w:bCs/>
                <w:kern w:val="0"/>
                <w:sz w:val="21"/>
                <w:szCs w:val="21"/>
                <w:lang w:val="zh-CN"/>
              </w:rPr>
            </w:pPr>
          </w:p>
        </w:tc>
        <w:tc>
          <w:tcPr>
            <w:tcW w:w="1044" w:type="dxa"/>
          </w:tcPr>
          <w:p w:rsidR="00103945" w:rsidRPr="00872EF1" w:rsidRDefault="00103945" w:rsidP="00AD3A26">
            <w:pPr>
              <w:widowControl/>
              <w:rPr>
                <w:rFonts w:ascii="仿宋" w:hAnsi="仿宋" w:cs="宋体"/>
                <w:kern w:val="0"/>
                <w:sz w:val="21"/>
                <w:szCs w:val="21"/>
              </w:rPr>
            </w:pPr>
          </w:p>
        </w:tc>
      </w:tr>
      <w:tr w:rsidR="00103945" w:rsidRPr="00872EF1" w:rsidTr="00AD3A26">
        <w:trPr>
          <w:trHeight w:val="413"/>
          <w:jc w:val="center"/>
        </w:trPr>
        <w:tc>
          <w:tcPr>
            <w:tcW w:w="1374" w:type="dxa"/>
          </w:tcPr>
          <w:p w:rsidR="00103945" w:rsidRDefault="00103945" w:rsidP="006D4485">
            <w:pPr>
              <w:widowControl/>
              <w:rPr>
                <w:rFonts w:ascii="仿宋" w:hAnsi="仿宋" w:cs="宋体"/>
                <w:kern w:val="0"/>
                <w:sz w:val="21"/>
                <w:szCs w:val="21"/>
              </w:rPr>
            </w:pPr>
            <w:r>
              <w:rPr>
                <w:rFonts w:ascii="仿宋" w:hAnsi="仿宋" w:cs="宋体"/>
                <w:kern w:val="0"/>
                <w:sz w:val="21"/>
                <w:szCs w:val="21"/>
              </w:rPr>
              <w:t>赔款类型</w:t>
            </w:r>
          </w:p>
        </w:tc>
        <w:tc>
          <w:tcPr>
            <w:tcW w:w="1438" w:type="dxa"/>
          </w:tcPr>
          <w:p w:rsidR="00103945" w:rsidRPr="00872EF1" w:rsidRDefault="00103945" w:rsidP="006D4485">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103945" w:rsidRPr="00872EF1" w:rsidRDefault="00103945" w:rsidP="006D4485">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103945" w:rsidRPr="00872EF1" w:rsidRDefault="00103945" w:rsidP="006D4485">
            <w:pPr>
              <w:widowControl/>
              <w:jc w:val="center"/>
              <w:rPr>
                <w:rFonts w:ascii="仿宋" w:hAnsi="仿宋" w:cs="宋体"/>
                <w:kern w:val="0"/>
                <w:sz w:val="21"/>
                <w:szCs w:val="21"/>
              </w:rPr>
            </w:pPr>
          </w:p>
        </w:tc>
        <w:tc>
          <w:tcPr>
            <w:tcW w:w="1564" w:type="dxa"/>
          </w:tcPr>
          <w:p w:rsidR="00103945" w:rsidRPr="00872EF1" w:rsidRDefault="00103945" w:rsidP="006D4485">
            <w:pPr>
              <w:widowControl/>
              <w:jc w:val="left"/>
              <w:rPr>
                <w:rFonts w:ascii="仿宋" w:hAnsi="仿宋" w:cs="宋体"/>
                <w:bCs/>
                <w:kern w:val="0"/>
                <w:sz w:val="21"/>
                <w:szCs w:val="21"/>
                <w:lang w:val="zh-CN"/>
              </w:rPr>
            </w:pPr>
            <w:r>
              <w:rPr>
                <w:rFonts w:ascii="仿宋" w:hAnsi="仿宋" w:cs="宋体"/>
                <w:bCs/>
                <w:kern w:val="0"/>
                <w:sz w:val="21"/>
                <w:szCs w:val="21"/>
                <w:lang w:val="zh-CN"/>
              </w:rPr>
              <w:t>同一案件下的同一赔款计算书下的不同费用类型生成多条数据</w:t>
            </w:r>
            <w:r>
              <w:rPr>
                <w:rFonts w:ascii="仿宋" w:hAnsi="仿宋" w:cs="宋体" w:hint="eastAsia"/>
                <w:bCs/>
                <w:kern w:val="0"/>
                <w:sz w:val="21"/>
                <w:szCs w:val="21"/>
                <w:lang w:val="zh-CN"/>
              </w:rPr>
              <w:t>，</w:t>
            </w:r>
            <w:r>
              <w:rPr>
                <w:rFonts w:ascii="仿宋" w:hAnsi="仿宋" w:cs="宋体"/>
                <w:bCs/>
                <w:kern w:val="0"/>
                <w:sz w:val="21"/>
                <w:szCs w:val="21"/>
                <w:lang w:val="zh-CN"/>
              </w:rPr>
              <w:t>可多选统一进行支付信息的录入操作</w:t>
            </w:r>
          </w:p>
        </w:tc>
        <w:tc>
          <w:tcPr>
            <w:tcW w:w="1044" w:type="dxa"/>
          </w:tcPr>
          <w:p w:rsidR="00103945" w:rsidRDefault="00103945" w:rsidP="006D4485">
            <w:pPr>
              <w:widowControl/>
              <w:rPr>
                <w:rFonts w:ascii="仿宋" w:hAnsi="仿宋" w:cs="宋体"/>
                <w:kern w:val="0"/>
                <w:sz w:val="21"/>
                <w:szCs w:val="21"/>
              </w:rPr>
            </w:pPr>
            <w:r>
              <w:rPr>
                <w:rFonts w:ascii="仿宋" w:hAnsi="仿宋" w:cs="宋体"/>
                <w:kern w:val="0"/>
                <w:sz w:val="21"/>
                <w:szCs w:val="21"/>
              </w:rPr>
              <w:t>赔款类型</w:t>
            </w:r>
          </w:p>
        </w:tc>
      </w:tr>
      <w:tr w:rsidR="00103945" w:rsidRPr="00872EF1" w:rsidTr="00AD3A26">
        <w:trPr>
          <w:trHeight w:val="413"/>
          <w:jc w:val="center"/>
        </w:trPr>
        <w:tc>
          <w:tcPr>
            <w:tcW w:w="1374" w:type="dxa"/>
          </w:tcPr>
          <w:p w:rsidR="00103945" w:rsidRDefault="00103945" w:rsidP="00AD3A26">
            <w:pPr>
              <w:widowControl/>
              <w:rPr>
                <w:rFonts w:ascii="仿宋" w:hAnsi="仿宋" w:cs="宋体"/>
                <w:kern w:val="0"/>
                <w:sz w:val="21"/>
                <w:szCs w:val="21"/>
              </w:rPr>
            </w:pPr>
            <w:r>
              <w:rPr>
                <w:rFonts w:ascii="仿宋" w:hAnsi="仿宋" w:cs="宋体"/>
                <w:kern w:val="0"/>
                <w:sz w:val="21"/>
                <w:szCs w:val="21"/>
              </w:rPr>
              <w:t>被保险人</w:t>
            </w:r>
          </w:p>
        </w:tc>
        <w:tc>
          <w:tcPr>
            <w:tcW w:w="1438" w:type="dxa"/>
          </w:tcPr>
          <w:p w:rsidR="00103945" w:rsidRPr="00872EF1" w:rsidRDefault="00103945" w:rsidP="00AD3A26">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103945" w:rsidRPr="00872EF1" w:rsidRDefault="00103945" w:rsidP="00AD3A26">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103945" w:rsidRPr="00872EF1" w:rsidRDefault="00103945" w:rsidP="00AD3A26">
            <w:pPr>
              <w:widowControl/>
              <w:jc w:val="center"/>
              <w:rPr>
                <w:rFonts w:ascii="仿宋" w:hAnsi="仿宋" w:cs="宋体"/>
                <w:kern w:val="0"/>
                <w:sz w:val="21"/>
                <w:szCs w:val="21"/>
              </w:rPr>
            </w:pPr>
          </w:p>
        </w:tc>
        <w:tc>
          <w:tcPr>
            <w:tcW w:w="1564" w:type="dxa"/>
          </w:tcPr>
          <w:p w:rsidR="00103945" w:rsidRPr="00872EF1" w:rsidRDefault="00103945" w:rsidP="00AD3A26">
            <w:pPr>
              <w:widowControl/>
              <w:jc w:val="left"/>
              <w:rPr>
                <w:rFonts w:ascii="仿宋" w:hAnsi="仿宋" w:cs="宋体"/>
                <w:bCs/>
                <w:kern w:val="0"/>
                <w:sz w:val="21"/>
                <w:szCs w:val="21"/>
                <w:lang w:val="zh-CN"/>
              </w:rPr>
            </w:pPr>
          </w:p>
        </w:tc>
        <w:tc>
          <w:tcPr>
            <w:tcW w:w="1044" w:type="dxa"/>
          </w:tcPr>
          <w:p w:rsidR="00103945" w:rsidRPr="00872EF1" w:rsidRDefault="00103945" w:rsidP="00AD3A26">
            <w:pPr>
              <w:widowControl/>
              <w:rPr>
                <w:rFonts w:ascii="仿宋" w:hAnsi="仿宋" w:cs="宋体"/>
                <w:kern w:val="0"/>
                <w:sz w:val="21"/>
                <w:szCs w:val="21"/>
              </w:rPr>
            </w:pPr>
          </w:p>
        </w:tc>
      </w:tr>
      <w:tr w:rsidR="00103945" w:rsidRPr="00872EF1" w:rsidTr="00AD3A26">
        <w:trPr>
          <w:trHeight w:val="413"/>
          <w:jc w:val="center"/>
        </w:trPr>
        <w:tc>
          <w:tcPr>
            <w:tcW w:w="1374" w:type="dxa"/>
          </w:tcPr>
          <w:p w:rsidR="00103945" w:rsidRDefault="00103945" w:rsidP="00AD3A26">
            <w:pPr>
              <w:widowControl/>
              <w:rPr>
                <w:rFonts w:ascii="仿宋" w:hAnsi="仿宋" w:cs="宋体"/>
                <w:kern w:val="0"/>
                <w:sz w:val="21"/>
                <w:szCs w:val="21"/>
              </w:rPr>
            </w:pPr>
            <w:r>
              <w:rPr>
                <w:rFonts w:ascii="仿宋" w:hAnsi="仿宋" w:cs="宋体"/>
                <w:kern w:val="0"/>
                <w:sz w:val="21"/>
                <w:szCs w:val="21"/>
              </w:rPr>
              <w:t>总赔款金额</w:t>
            </w:r>
          </w:p>
        </w:tc>
        <w:tc>
          <w:tcPr>
            <w:tcW w:w="1438" w:type="dxa"/>
          </w:tcPr>
          <w:p w:rsidR="00103945" w:rsidRPr="00872EF1" w:rsidRDefault="00103945" w:rsidP="00AD3A26">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103945" w:rsidRPr="00872EF1" w:rsidRDefault="00103945" w:rsidP="00AD3A26">
            <w:pPr>
              <w:widowControl/>
              <w:jc w:val="center"/>
              <w:rPr>
                <w:rFonts w:ascii="仿宋" w:hAnsi="仿宋" w:cs="宋体"/>
                <w:kern w:val="0"/>
                <w:sz w:val="21"/>
                <w:szCs w:val="21"/>
              </w:rPr>
            </w:pPr>
            <w:r>
              <w:rPr>
                <w:rFonts w:ascii="仿宋" w:hAnsi="仿宋" w:cs="宋体"/>
                <w:kern w:val="0"/>
                <w:sz w:val="21"/>
                <w:szCs w:val="21"/>
              </w:rPr>
              <w:t>不可编辑</w:t>
            </w:r>
          </w:p>
        </w:tc>
        <w:tc>
          <w:tcPr>
            <w:tcW w:w="1121" w:type="dxa"/>
          </w:tcPr>
          <w:p w:rsidR="00103945" w:rsidRPr="00872EF1" w:rsidRDefault="00103945" w:rsidP="00AD3A26">
            <w:pPr>
              <w:widowControl/>
              <w:jc w:val="center"/>
              <w:rPr>
                <w:rFonts w:ascii="仿宋" w:hAnsi="仿宋" w:cs="宋体"/>
                <w:kern w:val="0"/>
                <w:sz w:val="21"/>
                <w:szCs w:val="21"/>
              </w:rPr>
            </w:pPr>
          </w:p>
        </w:tc>
        <w:tc>
          <w:tcPr>
            <w:tcW w:w="1564" w:type="dxa"/>
          </w:tcPr>
          <w:p w:rsidR="00103945" w:rsidRPr="00872EF1" w:rsidRDefault="00103945" w:rsidP="00AD3A26">
            <w:pPr>
              <w:widowControl/>
              <w:jc w:val="left"/>
              <w:rPr>
                <w:rFonts w:ascii="仿宋" w:hAnsi="仿宋" w:cs="宋体"/>
                <w:bCs/>
                <w:kern w:val="0"/>
                <w:sz w:val="21"/>
                <w:szCs w:val="21"/>
                <w:lang w:val="zh-CN"/>
              </w:rPr>
            </w:pPr>
            <w:r>
              <w:rPr>
                <w:rFonts w:ascii="仿宋" w:hAnsi="仿宋" w:cs="宋体"/>
                <w:bCs/>
                <w:kern w:val="0"/>
                <w:sz w:val="21"/>
                <w:szCs w:val="21"/>
                <w:lang w:val="zh-CN"/>
              </w:rPr>
              <w:t>该案件对应赔款类型的总金额</w:t>
            </w:r>
            <w:r>
              <w:rPr>
                <w:rFonts w:ascii="仿宋" w:hAnsi="仿宋" w:cs="宋体" w:hint="eastAsia"/>
                <w:bCs/>
                <w:kern w:val="0"/>
                <w:sz w:val="21"/>
                <w:szCs w:val="21"/>
                <w:lang w:val="zh-CN"/>
              </w:rPr>
              <w:t>。</w:t>
            </w:r>
            <w:r>
              <w:rPr>
                <w:rFonts w:ascii="仿宋" w:hAnsi="仿宋" w:cs="宋体"/>
                <w:bCs/>
                <w:kern w:val="0"/>
                <w:sz w:val="21"/>
                <w:szCs w:val="21"/>
                <w:lang w:val="zh-CN"/>
              </w:rPr>
              <w:t>总赔款金额</w:t>
            </w:r>
            <w:r>
              <w:rPr>
                <w:rFonts w:ascii="仿宋" w:hAnsi="仿宋" w:cs="宋体" w:hint="eastAsia"/>
                <w:bCs/>
                <w:kern w:val="0"/>
                <w:sz w:val="21"/>
                <w:szCs w:val="21"/>
                <w:lang w:val="zh-CN"/>
              </w:rPr>
              <w:t>=</w:t>
            </w:r>
            <w:r>
              <w:rPr>
                <w:rFonts w:ascii="仿宋" w:hAnsi="仿宋" w:cs="宋体"/>
                <w:bCs/>
                <w:kern w:val="0"/>
                <w:sz w:val="21"/>
                <w:szCs w:val="21"/>
                <w:lang w:val="zh-CN"/>
              </w:rPr>
              <w:t>已赔付金额</w:t>
            </w:r>
            <w:r>
              <w:rPr>
                <w:rFonts w:ascii="仿宋" w:hAnsi="仿宋" w:cs="宋体" w:hint="eastAsia"/>
                <w:bCs/>
                <w:kern w:val="0"/>
                <w:sz w:val="21"/>
                <w:szCs w:val="21"/>
                <w:lang w:val="zh-CN"/>
              </w:rPr>
              <w:t>+</w:t>
            </w:r>
            <w:proofErr w:type="gramStart"/>
            <w:r>
              <w:rPr>
                <w:rFonts w:ascii="仿宋" w:hAnsi="仿宋" w:cs="宋体"/>
                <w:bCs/>
                <w:kern w:val="0"/>
                <w:sz w:val="21"/>
                <w:szCs w:val="21"/>
                <w:lang w:val="zh-CN"/>
              </w:rPr>
              <w:t>待支付</w:t>
            </w:r>
            <w:proofErr w:type="gramEnd"/>
            <w:r>
              <w:rPr>
                <w:rFonts w:ascii="仿宋" w:hAnsi="仿宋" w:cs="宋体"/>
                <w:bCs/>
                <w:kern w:val="0"/>
                <w:sz w:val="21"/>
                <w:szCs w:val="21"/>
                <w:lang w:val="zh-CN"/>
              </w:rPr>
              <w:t>金额</w:t>
            </w:r>
          </w:p>
        </w:tc>
        <w:tc>
          <w:tcPr>
            <w:tcW w:w="1044" w:type="dxa"/>
            <w:vMerge w:val="restart"/>
          </w:tcPr>
          <w:p w:rsidR="00103945" w:rsidRPr="00872EF1" w:rsidRDefault="00103945" w:rsidP="00AD3A26">
            <w:pPr>
              <w:widowControl/>
              <w:rPr>
                <w:rFonts w:ascii="仿宋" w:hAnsi="仿宋" w:cs="宋体"/>
                <w:kern w:val="0"/>
                <w:sz w:val="21"/>
                <w:szCs w:val="21"/>
              </w:rPr>
            </w:pPr>
            <w:r w:rsidRPr="00D2645F">
              <w:rPr>
                <w:rFonts w:ascii="仿宋" w:hAnsi="仿宋" w:cs="宋体" w:hint="eastAsia"/>
                <w:kern w:val="0"/>
                <w:sz w:val="21"/>
                <w:szCs w:val="21"/>
              </w:rPr>
              <w:t>仅针对清单部分农户支付失败的案件会产生总赔款金额与已赔付金额、</w:t>
            </w:r>
            <w:proofErr w:type="gramStart"/>
            <w:r w:rsidRPr="00D2645F">
              <w:rPr>
                <w:rFonts w:ascii="仿宋" w:hAnsi="仿宋" w:cs="宋体" w:hint="eastAsia"/>
                <w:kern w:val="0"/>
                <w:sz w:val="21"/>
                <w:szCs w:val="21"/>
              </w:rPr>
              <w:t>待支付</w:t>
            </w:r>
            <w:proofErr w:type="gramEnd"/>
            <w:r w:rsidRPr="00D2645F">
              <w:rPr>
                <w:rFonts w:ascii="仿宋" w:hAnsi="仿宋" w:cs="宋体" w:hint="eastAsia"/>
                <w:kern w:val="0"/>
                <w:sz w:val="21"/>
                <w:szCs w:val="21"/>
              </w:rPr>
              <w:t>金额不一致的情况</w:t>
            </w:r>
          </w:p>
        </w:tc>
      </w:tr>
      <w:tr w:rsidR="00103945" w:rsidRPr="00872EF1" w:rsidTr="00AD3A26">
        <w:trPr>
          <w:trHeight w:val="413"/>
          <w:jc w:val="center"/>
        </w:trPr>
        <w:tc>
          <w:tcPr>
            <w:tcW w:w="1374" w:type="dxa"/>
          </w:tcPr>
          <w:p w:rsidR="00103945" w:rsidRDefault="00103945" w:rsidP="00AD3A26">
            <w:pPr>
              <w:widowControl/>
              <w:rPr>
                <w:rFonts w:ascii="仿宋" w:hAnsi="仿宋" w:cs="宋体"/>
                <w:kern w:val="0"/>
                <w:sz w:val="21"/>
                <w:szCs w:val="21"/>
              </w:rPr>
            </w:pPr>
            <w:r>
              <w:rPr>
                <w:rFonts w:ascii="仿宋" w:hAnsi="仿宋" w:cs="宋体"/>
                <w:kern w:val="0"/>
                <w:sz w:val="21"/>
                <w:szCs w:val="21"/>
              </w:rPr>
              <w:t>已赔付金额</w:t>
            </w:r>
          </w:p>
        </w:tc>
        <w:tc>
          <w:tcPr>
            <w:tcW w:w="1438" w:type="dxa"/>
          </w:tcPr>
          <w:p w:rsidR="00103945" w:rsidRPr="00872EF1" w:rsidRDefault="00103945" w:rsidP="00AD3A26">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103945" w:rsidRPr="00872EF1" w:rsidRDefault="00103945" w:rsidP="00AD3A26">
            <w:pPr>
              <w:widowControl/>
              <w:jc w:val="center"/>
              <w:rPr>
                <w:rFonts w:ascii="仿宋" w:hAnsi="仿宋" w:cs="宋体"/>
                <w:kern w:val="0"/>
                <w:sz w:val="21"/>
                <w:szCs w:val="21"/>
              </w:rPr>
            </w:pPr>
            <w:r>
              <w:rPr>
                <w:rFonts w:ascii="仿宋" w:hAnsi="仿宋" w:cs="宋体"/>
                <w:kern w:val="0"/>
                <w:sz w:val="21"/>
                <w:szCs w:val="21"/>
              </w:rPr>
              <w:t>不可编辑</w:t>
            </w:r>
          </w:p>
        </w:tc>
        <w:tc>
          <w:tcPr>
            <w:tcW w:w="1121" w:type="dxa"/>
          </w:tcPr>
          <w:p w:rsidR="00103945" w:rsidRPr="00872EF1" w:rsidRDefault="00103945" w:rsidP="00AD3A26">
            <w:pPr>
              <w:widowControl/>
              <w:jc w:val="center"/>
              <w:rPr>
                <w:rFonts w:ascii="仿宋" w:hAnsi="仿宋" w:cs="宋体"/>
                <w:kern w:val="0"/>
                <w:sz w:val="21"/>
                <w:szCs w:val="21"/>
              </w:rPr>
            </w:pPr>
          </w:p>
        </w:tc>
        <w:tc>
          <w:tcPr>
            <w:tcW w:w="1564" w:type="dxa"/>
          </w:tcPr>
          <w:p w:rsidR="00103945" w:rsidRPr="00872EF1" w:rsidRDefault="00103945" w:rsidP="00AD3A26">
            <w:pPr>
              <w:widowControl/>
              <w:jc w:val="left"/>
              <w:rPr>
                <w:rFonts w:ascii="仿宋" w:hAnsi="仿宋" w:cs="宋体"/>
                <w:bCs/>
                <w:kern w:val="0"/>
                <w:sz w:val="21"/>
                <w:szCs w:val="21"/>
                <w:lang w:val="zh-CN"/>
              </w:rPr>
            </w:pPr>
            <w:r>
              <w:rPr>
                <w:rFonts w:ascii="仿宋" w:hAnsi="仿宋" w:cs="宋体"/>
                <w:bCs/>
                <w:kern w:val="0"/>
                <w:sz w:val="21"/>
                <w:szCs w:val="21"/>
                <w:lang w:val="zh-CN"/>
              </w:rPr>
              <w:t>已支付金额</w:t>
            </w:r>
          </w:p>
        </w:tc>
        <w:tc>
          <w:tcPr>
            <w:tcW w:w="1044" w:type="dxa"/>
            <w:vMerge/>
          </w:tcPr>
          <w:p w:rsidR="00103945" w:rsidRPr="00872EF1" w:rsidRDefault="00103945" w:rsidP="00AD3A26">
            <w:pPr>
              <w:widowControl/>
              <w:rPr>
                <w:rFonts w:ascii="仿宋" w:hAnsi="仿宋" w:cs="宋体"/>
                <w:kern w:val="0"/>
                <w:sz w:val="21"/>
                <w:szCs w:val="21"/>
              </w:rPr>
            </w:pPr>
          </w:p>
        </w:tc>
      </w:tr>
      <w:tr w:rsidR="00103945" w:rsidRPr="00872EF1" w:rsidTr="00AD3A26">
        <w:trPr>
          <w:trHeight w:val="413"/>
          <w:jc w:val="center"/>
        </w:trPr>
        <w:tc>
          <w:tcPr>
            <w:tcW w:w="1374" w:type="dxa"/>
          </w:tcPr>
          <w:p w:rsidR="00103945" w:rsidRDefault="00103945" w:rsidP="00AD3A26">
            <w:pPr>
              <w:widowControl/>
              <w:jc w:val="center"/>
              <w:rPr>
                <w:rFonts w:ascii="仿宋" w:hAnsi="仿宋" w:cs="宋体"/>
                <w:kern w:val="0"/>
                <w:sz w:val="21"/>
                <w:szCs w:val="21"/>
              </w:rPr>
            </w:pPr>
            <w:proofErr w:type="gramStart"/>
            <w:r>
              <w:rPr>
                <w:rFonts w:ascii="仿宋" w:hAnsi="仿宋" w:cs="宋体"/>
                <w:kern w:val="0"/>
                <w:sz w:val="21"/>
                <w:szCs w:val="21"/>
              </w:rPr>
              <w:t>待支付</w:t>
            </w:r>
            <w:proofErr w:type="gramEnd"/>
            <w:r>
              <w:rPr>
                <w:rFonts w:ascii="仿宋" w:hAnsi="仿宋" w:cs="宋体"/>
                <w:kern w:val="0"/>
                <w:sz w:val="21"/>
                <w:szCs w:val="21"/>
              </w:rPr>
              <w:t>金额</w:t>
            </w:r>
          </w:p>
        </w:tc>
        <w:tc>
          <w:tcPr>
            <w:tcW w:w="1438" w:type="dxa"/>
          </w:tcPr>
          <w:p w:rsidR="00103945" w:rsidRPr="00872EF1" w:rsidRDefault="00103945" w:rsidP="00AD3A26">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103945" w:rsidRPr="00872EF1" w:rsidRDefault="00103945" w:rsidP="00AD3A26">
            <w:pPr>
              <w:widowControl/>
              <w:jc w:val="center"/>
              <w:rPr>
                <w:rFonts w:ascii="仿宋" w:hAnsi="仿宋" w:cs="宋体"/>
                <w:kern w:val="0"/>
                <w:sz w:val="21"/>
                <w:szCs w:val="21"/>
              </w:rPr>
            </w:pPr>
            <w:r>
              <w:rPr>
                <w:rFonts w:ascii="仿宋" w:hAnsi="仿宋" w:cs="宋体"/>
                <w:kern w:val="0"/>
                <w:sz w:val="21"/>
                <w:szCs w:val="21"/>
              </w:rPr>
              <w:t>不可编辑</w:t>
            </w:r>
          </w:p>
        </w:tc>
        <w:tc>
          <w:tcPr>
            <w:tcW w:w="1121" w:type="dxa"/>
          </w:tcPr>
          <w:p w:rsidR="00103945" w:rsidRPr="00872EF1" w:rsidRDefault="00103945" w:rsidP="00AD3A26">
            <w:pPr>
              <w:widowControl/>
              <w:jc w:val="center"/>
              <w:rPr>
                <w:rFonts w:ascii="仿宋" w:hAnsi="仿宋" w:cs="宋体"/>
                <w:kern w:val="0"/>
                <w:sz w:val="21"/>
                <w:szCs w:val="21"/>
              </w:rPr>
            </w:pPr>
          </w:p>
        </w:tc>
        <w:tc>
          <w:tcPr>
            <w:tcW w:w="1564" w:type="dxa"/>
          </w:tcPr>
          <w:p w:rsidR="00103945" w:rsidRPr="00872EF1" w:rsidRDefault="00103945" w:rsidP="00AD3A26">
            <w:pPr>
              <w:widowControl/>
              <w:jc w:val="left"/>
              <w:rPr>
                <w:rFonts w:ascii="仿宋" w:hAnsi="仿宋" w:cs="宋体"/>
                <w:bCs/>
                <w:kern w:val="0"/>
                <w:sz w:val="21"/>
                <w:szCs w:val="21"/>
                <w:lang w:val="zh-CN"/>
              </w:rPr>
            </w:pPr>
          </w:p>
        </w:tc>
        <w:tc>
          <w:tcPr>
            <w:tcW w:w="1044" w:type="dxa"/>
            <w:vMerge/>
          </w:tcPr>
          <w:p w:rsidR="00103945" w:rsidRPr="00872EF1" w:rsidRDefault="00103945" w:rsidP="00AD3A26">
            <w:pPr>
              <w:widowControl/>
              <w:rPr>
                <w:rFonts w:ascii="仿宋" w:hAnsi="仿宋" w:cs="宋体"/>
                <w:kern w:val="0"/>
                <w:sz w:val="21"/>
                <w:szCs w:val="21"/>
              </w:rPr>
            </w:pPr>
          </w:p>
        </w:tc>
      </w:tr>
      <w:tr w:rsidR="00103945" w:rsidRPr="00872EF1" w:rsidTr="00AD3A26">
        <w:trPr>
          <w:trHeight w:val="413"/>
          <w:jc w:val="center"/>
        </w:trPr>
        <w:tc>
          <w:tcPr>
            <w:tcW w:w="1374" w:type="dxa"/>
          </w:tcPr>
          <w:p w:rsidR="00103945" w:rsidRPr="00872EF1" w:rsidRDefault="00103945" w:rsidP="00AD3A26">
            <w:pPr>
              <w:widowControl/>
              <w:jc w:val="center"/>
              <w:rPr>
                <w:rFonts w:ascii="仿宋" w:hAnsi="仿宋" w:cs="宋体"/>
                <w:kern w:val="0"/>
                <w:sz w:val="21"/>
                <w:szCs w:val="21"/>
              </w:rPr>
            </w:pPr>
            <w:r>
              <w:rPr>
                <w:rFonts w:ascii="仿宋" w:hAnsi="仿宋" w:cs="宋体"/>
                <w:kern w:val="0"/>
                <w:sz w:val="21"/>
                <w:szCs w:val="21"/>
              </w:rPr>
              <w:t>本次支付金额</w:t>
            </w:r>
          </w:p>
        </w:tc>
        <w:tc>
          <w:tcPr>
            <w:tcW w:w="1438" w:type="dxa"/>
          </w:tcPr>
          <w:p w:rsidR="00103945" w:rsidRPr="00872EF1" w:rsidRDefault="00103945" w:rsidP="00AD3A26">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103945" w:rsidRPr="00872EF1" w:rsidRDefault="00103945" w:rsidP="00AD3A26">
            <w:pPr>
              <w:widowControl/>
              <w:jc w:val="center"/>
              <w:rPr>
                <w:rFonts w:ascii="仿宋" w:hAnsi="仿宋" w:cs="宋体"/>
                <w:kern w:val="0"/>
                <w:sz w:val="21"/>
                <w:szCs w:val="21"/>
              </w:rPr>
            </w:pPr>
            <w:r>
              <w:rPr>
                <w:rFonts w:ascii="仿宋" w:hAnsi="仿宋" w:cs="宋体"/>
                <w:kern w:val="0"/>
                <w:sz w:val="21"/>
                <w:szCs w:val="21"/>
              </w:rPr>
              <w:t>不可编辑</w:t>
            </w:r>
          </w:p>
        </w:tc>
        <w:tc>
          <w:tcPr>
            <w:tcW w:w="1121" w:type="dxa"/>
          </w:tcPr>
          <w:p w:rsidR="00103945" w:rsidRPr="00872EF1" w:rsidRDefault="00103945" w:rsidP="00AD3A26">
            <w:pPr>
              <w:widowControl/>
              <w:jc w:val="center"/>
              <w:rPr>
                <w:rFonts w:ascii="仿宋" w:hAnsi="仿宋" w:cs="宋体"/>
                <w:kern w:val="0"/>
                <w:sz w:val="21"/>
                <w:szCs w:val="21"/>
              </w:rPr>
            </w:pPr>
          </w:p>
        </w:tc>
        <w:tc>
          <w:tcPr>
            <w:tcW w:w="1564" w:type="dxa"/>
          </w:tcPr>
          <w:p w:rsidR="00103945" w:rsidRPr="00872EF1" w:rsidRDefault="00103945" w:rsidP="00AD3A26">
            <w:pPr>
              <w:widowControl/>
              <w:jc w:val="left"/>
              <w:rPr>
                <w:rFonts w:ascii="仿宋" w:hAnsi="仿宋" w:cs="宋体"/>
                <w:bCs/>
                <w:kern w:val="0"/>
                <w:sz w:val="21"/>
                <w:szCs w:val="21"/>
                <w:lang w:val="zh-CN"/>
              </w:rPr>
            </w:pPr>
            <w:r>
              <w:rPr>
                <w:rFonts w:ascii="仿宋" w:hAnsi="仿宋" w:cs="宋体"/>
                <w:bCs/>
                <w:kern w:val="0"/>
                <w:sz w:val="21"/>
                <w:szCs w:val="21"/>
                <w:lang w:val="zh-CN"/>
              </w:rPr>
              <w:t>本次支付金额</w:t>
            </w:r>
            <w:r>
              <w:rPr>
                <w:rFonts w:ascii="仿宋" w:hAnsi="仿宋" w:cs="宋体" w:hint="eastAsia"/>
                <w:bCs/>
                <w:kern w:val="0"/>
                <w:sz w:val="21"/>
                <w:szCs w:val="21"/>
                <w:lang w:val="zh-CN"/>
              </w:rPr>
              <w:t>=</w:t>
            </w:r>
            <w:proofErr w:type="gramStart"/>
            <w:r>
              <w:rPr>
                <w:rFonts w:ascii="仿宋" w:hAnsi="仿宋" w:cs="宋体"/>
                <w:bCs/>
                <w:kern w:val="0"/>
                <w:sz w:val="21"/>
                <w:szCs w:val="21"/>
                <w:lang w:val="zh-CN"/>
              </w:rPr>
              <w:t>待支付</w:t>
            </w:r>
            <w:proofErr w:type="gramEnd"/>
            <w:r>
              <w:rPr>
                <w:rFonts w:ascii="仿宋" w:hAnsi="仿宋" w:cs="宋体"/>
                <w:bCs/>
                <w:kern w:val="0"/>
                <w:sz w:val="21"/>
                <w:szCs w:val="21"/>
                <w:lang w:val="zh-CN"/>
              </w:rPr>
              <w:t>金额</w:t>
            </w:r>
          </w:p>
        </w:tc>
        <w:tc>
          <w:tcPr>
            <w:tcW w:w="1044" w:type="dxa"/>
            <w:vMerge/>
          </w:tcPr>
          <w:p w:rsidR="00103945" w:rsidRPr="00872EF1" w:rsidRDefault="00103945" w:rsidP="00AD3A26">
            <w:pPr>
              <w:widowControl/>
              <w:rPr>
                <w:rFonts w:ascii="仿宋" w:hAnsi="仿宋" w:cs="宋体"/>
                <w:kern w:val="0"/>
                <w:sz w:val="21"/>
                <w:szCs w:val="21"/>
              </w:rPr>
            </w:pPr>
          </w:p>
        </w:tc>
      </w:tr>
    </w:tbl>
    <w:p w:rsidR="004D5AF4" w:rsidRDefault="004D5AF4" w:rsidP="004D5AF4">
      <w:pPr>
        <w:rPr>
          <w:noProof/>
        </w:rPr>
      </w:pPr>
      <w:r>
        <w:rPr>
          <w:rFonts w:hint="eastAsia"/>
          <w:noProof/>
        </w:rPr>
        <w:t>选项说明：</w:t>
      </w:r>
    </w:p>
    <w:p w:rsidR="004D5AF4" w:rsidRPr="00872EF1" w:rsidRDefault="004D5AF4" w:rsidP="004D5AF4">
      <w:pPr>
        <w:rPr>
          <w:rFonts w:ascii="仿宋" w:hAnsi="仿宋"/>
        </w:rPr>
      </w:pPr>
      <w:r w:rsidRPr="00872EF1">
        <w:rPr>
          <w:rFonts w:hint="eastAsia"/>
        </w:rPr>
        <w:t>1</w:t>
      </w:r>
      <w:r w:rsidRPr="00872EF1">
        <w:rPr>
          <w:rFonts w:ascii="仿宋" w:hAnsi="仿宋" w:hint="eastAsia"/>
        </w:rPr>
        <w:t>.【查询】按钮</w:t>
      </w:r>
    </w:p>
    <w:p w:rsidR="004D5AF4" w:rsidRPr="006556C7" w:rsidRDefault="004D5AF4" w:rsidP="004D5AF4">
      <w:pPr>
        <w:ind w:left="420"/>
        <w:rPr>
          <w:lang w:val="zh-CN"/>
        </w:rPr>
      </w:pPr>
      <w:r w:rsidRPr="006556C7">
        <w:rPr>
          <w:rFonts w:hint="eastAsia"/>
          <w:lang w:val="zh-CN"/>
        </w:rPr>
        <w:lastRenderedPageBreak/>
        <w:t>用户点击【查询】按钮，系统校验是否已输入查询条件，如果未输入，则系统提示“请至少输入一个查询条件！”，如果已输入，系统校验输入格式是否正确。输入格式如下：</w:t>
      </w:r>
    </w:p>
    <w:p w:rsidR="004D5AF4" w:rsidRPr="00222EB3" w:rsidRDefault="004D5AF4" w:rsidP="004D5AF4">
      <w:pPr>
        <w:pStyle w:val="a5"/>
        <w:numPr>
          <w:ilvl w:val="1"/>
          <w:numId w:val="5"/>
        </w:numPr>
        <w:ind w:firstLineChars="0"/>
        <w:rPr>
          <w:lang w:val="zh-CN"/>
        </w:rPr>
      </w:pPr>
      <w:r w:rsidRPr="00222EB3">
        <w:rPr>
          <w:rFonts w:hint="eastAsia"/>
          <w:lang w:val="zh-CN"/>
        </w:rPr>
        <w:t>保单号、报案号为数字</w:t>
      </w:r>
    </w:p>
    <w:p w:rsidR="004D5AF4" w:rsidRPr="00222EB3" w:rsidRDefault="004D5AF4" w:rsidP="004D5AF4">
      <w:pPr>
        <w:pStyle w:val="a5"/>
        <w:numPr>
          <w:ilvl w:val="1"/>
          <w:numId w:val="5"/>
        </w:numPr>
        <w:ind w:firstLineChars="0"/>
        <w:rPr>
          <w:lang w:val="zh-CN"/>
        </w:rPr>
      </w:pPr>
      <w:r w:rsidRPr="00222EB3">
        <w:rPr>
          <w:rFonts w:hint="eastAsia"/>
          <w:lang w:val="zh-CN"/>
        </w:rPr>
        <w:t>日期格式为</w:t>
      </w:r>
      <w:r w:rsidRPr="00222EB3">
        <w:rPr>
          <w:rFonts w:hint="eastAsia"/>
          <w:lang w:val="zh-CN"/>
        </w:rPr>
        <w:t>2017-10-10</w:t>
      </w:r>
    </w:p>
    <w:p w:rsidR="004D5AF4" w:rsidRPr="00222EB3" w:rsidRDefault="004D5AF4" w:rsidP="004D5AF4">
      <w:pPr>
        <w:pStyle w:val="a5"/>
        <w:numPr>
          <w:ilvl w:val="1"/>
          <w:numId w:val="5"/>
        </w:numPr>
        <w:ind w:firstLineChars="0"/>
        <w:rPr>
          <w:lang w:val="zh-CN"/>
        </w:rPr>
      </w:pPr>
      <w:r w:rsidRPr="00222EB3">
        <w:rPr>
          <w:rFonts w:hint="eastAsia"/>
          <w:lang w:val="zh-CN"/>
        </w:rPr>
        <w:t>其余输入框中必须填写文字</w:t>
      </w:r>
    </w:p>
    <w:p w:rsidR="004D5AF4" w:rsidRPr="00222EB3" w:rsidRDefault="004D5AF4" w:rsidP="004D5AF4">
      <w:pPr>
        <w:pStyle w:val="a5"/>
        <w:ind w:left="420" w:firstLineChars="0" w:firstLine="0"/>
        <w:rPr>
          <w:lang w:val="zh-CN"/>
        </w:rPr>
      </w:pPr>
      <w:r w:rsidRPr="00222EB3">
        <w:rPr>
          <w:rFonts w:hint="eastAsia"/>
          <w:lang w:val="zh-CN"/>
        </w:rPr>
        <w:t>若输入格式错误，</w:t>
      </w:r>
      <w:proofErr w:type="gramStart"/>
      <w:r w:rsidRPr="00222EB3">
        <w:rPr>
          <w:rFonts w:hint="eastAsia"/>
          <w:lang w:val="zh-CN"/>
        </w:rPr>
        <w:t>弹层提示</w:t>
      </w:r>
      <w:proofErr w:type="gramEnd"/>
      <w:r w:rsidRPr="00222EB3">
        <w:rPr>
          <w:rFonts w:hint="eastAsia"/>
          <w:lang w:val="zh-CN"/>
        </w:rPr>
        <w:t>用户“</w:t>
      </w:r>
      <w:r w:rsidRPr="00222EB3">
        <w:rPr>
          <w:rFonts w:hint="eastAsia"/>
          <w:lang w:val="zh-CN"/>
        </w:rPr>
        <w:t>***</w:t>
      </w:r>
      <w:r w:rsidRPr="00222EB3">
        <w:rPr>
          <w:rFonts w:hint="eastAsia"/>
          <w:lang w:val="zh-CN"/>
        </w:rPr>
        <w:t>格式错误，请修改”，如果输入正确，将根据查询条件显示查询结果列表。</w:t>
      </w:r>
    </w:p>
    <w:p w:rsidR="004D5AF4" w:rsidRPr="00872EF1" w:rsidRDefault="004D5AF4" w:rsidP="004D5AF4">
      <w:pPr>
        <w:rPr>
          <w:rFonts w:ascii="仿宋" w:hAnsi="仿宋"/>
        </w:rPr>
      </w:pPr>
      <w:r w:rsidRPr="00872EF1">
        <w:rPr>
          <w:rFonts w:hint="eastAsia"/>
        </w:rPr>
        <w:t xml:space="preserve">2. </w:t>
      </w:r>
      <w:r w:rsidRPr="00872EF1">
        <w:rPr>
          <w:rFonts w:ascii="仿宋" w:hAnsi="仿宋" w:hint="eastAsia"/>
        </w:rPr>
        <w:t>【重置】按钮</w:t>
      </w:r>
    </w:p>
    <w:p w:rsidR="004D5AF4" w:rsidRPr="006556C7" w:rsidRDefault="004D5AF4" w:rsidP="004D5AF4">
      <w:pPr>
        <w:ind w:left="420"/>
        <w:rPr>
          <w:lang w:val="zh-CN"/>
        </w:rPr>
      </w:pPr>
      <w:r w:rsidRPr="006556C7">
        <w:rPr>
          <w:rFonts w:hint="eastAsia"/>
          <w:lang w:val="zh-CN"/>
        </w:rPr>
        <w:t>用户点击【重置】按钮，系统刷新查询条件，清除已输入的条件信息。</w:t>
      </w:r>
    </w:p>
    <w:p w:rsidR="004D5AF4" w:rsidRPr="00872EF1" w:rsidRDefault="004D5AF4" w:rsidP="004D5AF4">
      <w:r w:rsidRPr="00872EF1">
        <w:rPr>
          <w:rFonts w:hint="eastAsia"/>
        </w:rPr>
        <w:t>3.</w:t>
      </w:r>
      <w:r w:rsidRPr="00872EF1">
        <w:rPr>
          <w:rFonts w:hint="eastAsia"/>
        </w:rPr>
        <w:t>【整单支付】按钮</w:t>
      </w:r>
    </w:p>
    <w:p w:rsidR="004D5AF4" w:rsidRDefault="004D5AF4" w:rsidP="004D5AF4">
      <w:pPr>
        <w:ind w:left="420"/>
        <w:rPr>
          <w:lang w:val="zh-CN"/>
        </w:rPr>
      </w:pPr>
      <w:r>
        <w:rPr>
          <w:rFonts w:hint="eastAsia"/>
          <w:lang w:val="zh-CN"/>
        </w:rPr>
        <w:t>用户单击【整单支付】按钮，系统进入</w:t>
      </w:r>
      <w:proofErr w:type="gramStart"/>
      <w:r>
        <w:rPr>
          <w:rFonts w:hint="eastAsia"/>
          <w:lang w:val="zh-CN"/>
        </w:rPr>
        <w:t>整单支</w:t>
      </w:r>
      <w:r w:rsidR="00E003C5">
        <w:rPr>
          <w:rFonts w:hint="eastAsia"/>
          <w:lang w:val="zh-CN"/>
        </w:rPr>
        <w:t>付</w:t>
      </w:r>
      <w:proofErr w:type="gramEnd"/>
      <w:r w:rsidR="00E003C5">
        <w:rPr>
          <w:rFonts w:hint="eastAsia"/>
          <w:lang w:val="zh-CN"/>
        </w:rPr>
        <w:t>页面，如图</w:t>
      </w:r>
      <w:r w:rsidR="00AC470E">
        <w:rPr>
          <w:rFonts w:hint="eastAsia"/>
          <w:lang w:val="zh-CN"/>
        </w:rPr>
        <w:t>1</w:t>
      </w:r>
      <w:ins w:id="77" w:author="ThinkPad" w:date="2017-12-28T09:40:00Z">
        <w:r w:rsidR="00E74976">
          <w:rPr>
            <w:rFonts w:hint="eastAsia"/>
            <w:lang w:val="zh-CN"/>
          </w:rPr>
          <w:t>6</w:t>
        </w:r>
      </w:ins>
      <w:del w:id="78" w:author="ThinkPad" w:date="2017-12-28T09:40:00Z">
        <w:r w:rsidR="00AC470E" w:rsidDel="00E74976">
          <w:rPr>
            <w:rFonts w:hint="eastAsia"/>
            <w:lang w:val="zh-CN"/>
          </w:rPr>
          <w:delText>4</w:delText>
        </w:r>
      </w:del>
      <w:r w:rsidR="00E003C5">
        <w:rPr>
          <w:rFonts w:hint="eastAsia"/>
          <w:lang w:val="zh-CN"/>
        </w:rPr>
        <w:t>，</w:t>
      </w:r>
      <w:proofErr w:type="gramStart"/>
      <w:r w:rsidR="00E003C5">
        <w:rPr>
          <w:rFonts w:hint="eastAsia"/>
          <w:lang w:val="zh-CN"/>
        </w:rPr>
        <w:t>整单支付</w:t>
      </w:r>
      <w:proofErr w:type="gramEnd"/>
      <w:r w:rsidR="00E003C5">
        <w:rPr>
          <w:rFonts w:hint="eastAsia"/>
          <w:lang w:val="zh-CN"/>
        </w:rPr>
        <w:t>可多选。</w:t>
      </w:r>
    </w:p>
    <w:p w:rsidR="00E003C5" w:rsidRPr="004D5AF4" w:rsidRDefault="00E003C5" w:rsidP="00E003C5">
      <w:pPr>
        <w:rPr>
          <w:lang w:val="zh-CN"/>
        </w:rPr>
      </w:pPr>
      <w:r>
        <w:rPr>
          <w:rFonts w:hint="eastAsia"/>
          <w:lang w:val="zh-CN"/>
        </w:rPr>
        <w:t>4.</w:t>
      </w:r>
      <w:r>
        <w:rPr>
          <w:rFonts w:hint="eastAsia"/>
          <w:lang w:val="zh-CN"/>
        </w:rPr>
        <w:t>【清单支付】按钮</w:t>
      </w:r>
    </w:p>
    <w:p w:rsidR="004D5AF4" w:rsidRDefault="00E003C5" w:rsidP="001221C5">
      <w:pPr>
        <w:ind w:left="420"/>
        <w:rPr>
          <w:lang w:val="zh-CN"/>
        </w:rPr>
      </w:pPr>
      <w:r>
        <w:rPr>
          <w:lang w:val="zh-CN"/>
        </w:rPr>
        <w:t>用户单击</w:t>
      </w:r>
      <w:r>
        <w:rPr>
          <w:rFonts w:hint="eastAsia"/>
          <w:lang w:val="zh-CN"/>
        </w:rPr>
        <w:t>【清单支付】按钮，系统显示如图</w:t>
      </w:r>
      <w:r w:rsidR="0027588D">
        <w:rPr>
          <w:rFonts w:hint="eastAsia"/>
          <w:lang w:val="zh-CN"/>
        </w:rPr>
        <w:t>1</w:t>
      </w:r>
      <w:ins w:id="79" w:author="ThinkPad" w:date="2017-12-28T09:40:00Z">
        <w:r w:rsidR="00E74976">
          <w:rPr>
            <w:rFonts w:hint="eastAsia"/>
            <w:lang w:val="zh-CN"/>
          </w:rPr>
          <w:t>7</w:t>
        </w:r>
      </w:ins>
      <w:del w:id="80" w:author="ThinkPad" w:date="2017-12-28T09:40:00Z">
        <w:r w:rsidR="002F4F0D" w:rsidDel="00E74976">
          <w:rPr>
            <w:rFonts w:hint="eastAsia"/>
            <w:lang w:val="zh-CN"/>
          </w:rPr>
          <w:delText>5</w:delText>
        </w:r>
      </w:del>
      <w:r>
        <w:rPr>
          <w:rFonts w:hint="eastAsia"/>
          <w:lang w:val="zh-CN"/>
        </w:rPr>
        <w:t>，清单支付不可多选。</w:t>
      </w:r>
    </w:p>
    <w:p w:rsidR="00051A5F" w:rsidRDefault="001747C8" w:rsidP="00051A5F">
      <w:pPr>
        <w:ind w:left="420"/>
        <w:rPr>
          <w:lang w:val="zh-CN"/>
        </w:rPr>
      </w:pPr>
      <w:proofErr w:type="gramStart"/>
      <w:r>
        <w:rPr>
          <w:rFonts w:hint="eastAsia"/>
          <w:lang w:val="zh-CN"/>
        </w:rPr>
        <w:t>整单支付</w:t>
      </w:r>
      <w:proofErr w:type="gramEnd"/>
      <w:r>
        <w:rPr>
          <w:rFonts w:hint="eastAsia"/>
          <w:lang w:val="zh-CN"/>
        </w:rPr>
        <w:t>页面删除</w:t>
      </w:r>
      <w:r w:rsidR="00051A5F" w:rsidRPr="00232FAF">
        <w:rPr>
          <w:rFonts w:hint="eastAsia"/>
          <w:i/>
          <w:lang w:val="zh-CN"/>
        </w:rPr>
        <w:t>《国元农业保险新农险理赔需求规格说明书》</w:t>
      </w:r>
      <w:r w:rsidR="00051A5F">
        <w:rPr>
          <w:rFonts w:hint="eastAsia"/>
          <w:lang w:val="zh-CN"/>
        </w:rPr>
        <w:t>图</w:t>
      </w:r>
      <w:r w:rsidR="00051A5F">
        <w:rPr>
          <w:rFonts w:hint="eastAsia"/>
          <w:lang w:val="zh-CN"/>
        </w:rPr>
        <w:t>73</w:t>
      </w:r>
      <w:r>
        <w:rPr>
          <w:rFonts w:hint="eastAsia"/>
          <w:lang w:val="zh-CN"/>
        </w:rPr>
        <w:t>的</w:t>
      </w:r>
      <w:r w:rsidR="00F37927">
        <w:rPr>
          <w:rFonts w:hint="eastAsia"/>
          <w:lang w:val="zh-CN"/>
        </w:rPr>
        <w:t>操作功能及</w:t>
      </w:r>
      <w:r>
        <w:rPr>
          <w:rFonts w:hint="eastAsia"/>
          <w:lang w:val="zh-CN"/>
        </w:rPr>
        <w:t>添加其他案件的功能，请以此为准，其他保持一致</w:t>
      </w:r>
      <w:r w:rsidR="00051A5F">
        <w:rPr>
          <w:rFonts w:hint="eastAsia"/>
          <w:lang w:val="zh-CN"/>
        </w:rPr>
        <w:t>。</w:t>
      </w:r>
    </w:p>
    <w:p w:rsidR="00051A5F" w:rsidRDefault="00F81BD9" w:rsidP="00051A5F">
      <w:pPr>
        <w:keepNext/>
      </w:pPr>
      <w:r>
        <w:rPr>
          <w:noProof/>
        </w:rPr>
        <w:lastRenderedPageBreak/>
        <w:drawing>
          <wp:inline distT="0" distB="0" distL="0" distR="0" wp14:anchorId="641F1083" wp14:editId="16C9626F">
            <wp:extent cx="5274310" cy="4316510"/>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316510"/>
                    </a:xfrm>
                    <a:prstGeom prst="rect">
                      <a:avLst/>
                    </a:prstGeom>
                  </pic:spPr>
                </pic:pic>
              </a:graphicData>
            </a:graphic>
          </wp:inline>
        </w:drawing>
      </w:r>
    </w:p>
    <w:p w:rsidR="001747C8" w:rsidRDefault="00F81BD9" w:rsidP="00051A5F">
      <w:pPr>
        <w:keepNext/>
      </w:pPr>
      <w:r>
        <w:rPr>
          <w:noProof/>
        </w:rPr>
        <w:drawing>
          <wp:inline distT="0" distB="0" distL="0" distR="0" wp14:anchorId="46D204EE" wp14:editId="0213F8AE">
            <wp:extent cx="5274310" cy="3145052"/>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145052"/>
                    </a:xfrm>
                    <a:prstGeom prst="rect">
                      <a:avLst/>
                    </a:prstGeom>
                  </pic:spPr>
                </pic:pic>
              </a:graphicData>
            </a:graphic>
          </wp:inline>
        </w:drawing>
      </w:r>
    </w:p>
    <w:p w:rsidR="00543494" w:rsidRDefault="00051A5F" w:rsidP="00051A5F">
      <w:pPr>
        <w:pStyle w:val="a8"/>
        <w:jc w:val="center"/>
        <w:rPr>
          <w:lang w:val="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ins w:id="81" w:author="ThinkPad" w:date="2017-12-28T09:27:00Z">
        <w:r w:rsidR="00465891">
          <w:rPr>
            <w:noProof/>
          </w:rPr>
          <w:t>16</w:t>
        </w:r>
      </w:ins>
      <w:del w:id="82" w:author="ThinkPad" w:date="2017-12-28T09:27:00Z">
        <w:r w:rsidR="00EF6EBA" w:rsidDel="00465891">
          <w:rPr>
            <w:noProof/>
          </w:rPr>
          <w:delText>14</w:delText>
        </w:r>
      </w:del>
      <w:r>
        <w:fldChar w:fldCharType="end"/>
      </w:r>
      <w:proofErr w:type="gramStart"/>
      <w:r>
        <w:t>整单支付</w:t>
      </w:r>
      <w:proofErr w:type="gramEnd"/>
    </w:p>
    <w:p w:rsidR="00543494" w:rsidRPr="006556C7" w:rsidRDefault="00261EAA" w:rsidP="00261EAA">
      <w:pPr>
        <w:rPr>
          <w:lang w:val="zh-CN"/>
        </w:rPr>
      </w:pPr>
      <w:proofErr w:type="gramStart"/>
      <w:r>
        <w:rPr>
          <w:rFonts w:hint="eastAsia"/>
          <w:lang w:val="zh-CN"/>
        </w:rPr>
        <w:t>整单支付</w:t>
      </w:r>
      <w:proofErr w:type="gramEnd"/>
      <w:r>
        <w:rPr>
          <w:rFonts w:hint="eastAsia"/>
          <w:lang w:val="zh-CN"/>
        </w:rPr>
        <w:t>操作完成后，系统返回之前的查询页面，根据之前输入的查询条件再查询一次，但需要把已处理的案件筛选掉。（清单支付操作与此处保持一致）</w:t>
      </w:r>
    </w:p>
    <w:p w:rsidR="001221C5" w:rsidRDefault="00C715A1" w:rsidP="001221C5">
      <w:pPr>
        <w:keepNext/>
      </w:pPr>
      <w:r>
        <w:rPr>
          <w:noProof/>
        </w:rPr>
        <w:lastRenderedPageBreak/>
        <w:drawing>
          <wp:inline distT="0" distB="0" distL="0" distR="0" wp14:anchorId="5337D2FF" wp14:editId="1FA66BCA">
            <wp:extent cx="5274310" cy="2932614"/>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932614"/>
                    </a:xfrm>
                    <a:prstGeom prst="rect">
                      <a:avLst/>
                    </a:prstGeom>
                  </pic:spPr>
                </pic:pic>
              </a:graphicData>
            </a:graphic>
          </wp:inline>
        </w:drawing>
      </w:r>
    </w:p>
    <w:p w:rsidR="001221C5" w:rsidRDefault="001221C5" w:rsidP="001221C5">
      <w:pPr>
        <w:pStyle w:val="a8"/>
        <w:jc w:val="center"/>
      </w:pPr>
      <w:r>
        <w:t>图</w:t>
      </w:r>
      <w:r>
        <w:t xml:space="preserve"> </w:t>
      </w:r>
      <w:r>
        <w:fldChar w:fldCharType="begin"/>
      </w:r>
      <w:r>
        <w:instrText xml:space="preserve"> SEQ </w:instrText>
      </w:r>
      <w:r>
        <w:instrText>图</w:instrText>
      </w:r>
      <w:r>
        <w:instrText xml:space="preserve"> \* ARABIC </w:instrText>
      </w:r>
      <w:r>
        <w:fldChar w:fldCharType="separate"/>
      </w:r>
      <w:ins w:id="83" w:author="ThinkPad" w:date="2017-12-28T09:27:00Z">
        <w:r w:rsidR="00465891">
          <w:rPr>
            <w:noProof/>
          </w:rPr>
          <w:t>17</w:t>
        </w:r>
      </w:ins>
      <w:del w:id="84" w:author="ThinkPad" w:date="2017-12-28T09:27:00Z">
        <w:r w:rsidR="00EF6EBA" w:rsidDel="00465891">
          <w:rPr>
            <w:noProof/>
          </w:rPr>
          <w:delText>15</w:delText>
        </w:r>
      </w:del>
      <w:r>
        <w:fldChar w:fldCharType="end"/>
      </w:r>
      <w:r>
        <w:t>清单支付</w:t>
      </w:r>
    </w:p>
    <w:p w:rsidR="001221C5" w:rsidRDefault="001221C5" w:rsidP="001221C5">
      <w:r>
        <w:rPr>
          <w:rFonts w:hint="eastAsia"/>
        </w:rPr>
        <w:t>选项和元素说明：</w:t>
      </w:r>
    </w:p>
    <w:tbl>
      <w:tblPr>
        <w:tblStyle w:val="a6"/>
        <w:tblW w:w="8042" w:type="dxa"/>
        <w:jc w:val="center"/>
        <w:tblLook w:val="04A0" w:firstRow="1" w:lastRow="0" w:firstColumn="1" w:lastColumn="0" w:noHBand="0" w:noVBand="1"/>
      </w:tblPr>
      <w:tblGrid>
        <w:gridCol w:w="1374"/>
        <w:gridCol w:w="1438"/>
        <w:gridCol w:w="1501"/>
        <w:gridCol w:w="1121"/>
        <w:gridCol w:w="1564"/>
        <w:gridCol w:w="1044"/>
      </w:tblGrid>
      <w:tr w:rsidR="001221C5" w:rsidRPr="00872EF1" w:rsidTr="001221C5">
        <w:trPr>
          <w:trHeight w:val="376"/>
          <w:jc w:val="center"/>
        </w:trPr>
        <w:tc>
          <w:tcPr>
            <w:tcW w:w="8042" w:type="dxa"/>
            <w:gridSpan w:val="6"/>
            <w:shd w:val="clear" w:color="auto" w:fill="F79646" w:themeFill="accent6"/>
          </w:tcPr>
          <w:p w:rsidR="001221C5" w:rsidRPr="00872EF1" w:rsidRDefault="001221C5" w:rsidP="001221C5">
            <w:pPr>
              <w:widowControl/>
              <w:jc w:val="center"/>
              <w:rPr>
                <w:rFonts w:ascii="仿宋" w:hAnsi="仿宋" w:cs="宋体"/>
                <w:b/>
                <w:kern w:val="0"/>
                <w:sz w:val="24"/>
                <w:szCs w:val="24"/>
              </w:rPr>
            </w:pPr>
            <w:r>
              <w:rPr>
                <w:rFonts w:ascii="仿宋" w:hAnsi="仿宋" w:cs="宋体" w:hint="eastAsia"/>
                <w:b/>
                <w:kern w:val="0"/>
                <w:sz w:val="24"/>
                <w:szCs w:val="24"/>
              </w:rPr>
              <w:t>清单支付</w:t>
            </w:r>
          </w:p>
        </w:tc>
      </w:tr>
      <w:tr w:rsidR="001221C5" w:rsidRPr="00872EF1" w:rsidTr="001221C5">
        <w:trPr>
          <w:trHeight w:val="543"/>
          <w:jc w:val="center"/>
        </w:trPr>
        <w:tc>
          <w:tcPr>
            <w:tcW w:w="1374" w:type="dxa"/>
            <w:shd w:val="clear" w:color="auto" w:fill="9BBB59" w:themeFill="accent3"/>
          </w:tcPr>
          <w:p w:rsidR="001221C5" w:rsidRPr="00872EF1" w:rsidRDefault="001221C5" w:rsidP="001221C5">
            <w:pPr>
              <w:widowControl/>
              <w:jc w:val="center"/>
              <w:rPr>
                <w:rFonts w:ascii="仿宋" w:hAnsi="仿宋" w:cs="宋体"/>
                <w:b/>
                <w:kern w:val="0"/>
                <w:sz w:val="24"/>
                <w:szCs w:val="24"/>
              </w:rPr>
            </w:pPr>
            <w:r w:rsidRPr="00872EF1">
              <w:rPr>
                <w:rFonts w:ascii="仿宋" w:hAnsi="仿宋" w:cs="宋体" w:hint="eastAsia"/>
                <w:b/>
                <w:kern w:val="0"/>
                <w:sz w:val="24"/>
                <w:szCs w:val="24"/>
              </w:rPr>
              <w:t>页面元素</w:t>
            </w:r>
          </w:p>
        </w:tc>
        <w:tc>
          <w:tcPr>
            <w:tcW w:w="1438" w:type="dxa"/>
            <w:shd w:val="clear" w:color="auto" w:fill="9BBB59" w:themeFill="accent3"/>
          </w:tcPr>
          <w:p w:rsidR="001221C5" w:rsidRPr="00872EF1" w:rsidRDefault="001221C5" w:rsidP="001221C5">
            <w:pPr>
              <w:widowControl/>
              <w:jc w:val="center"/>
              <w:rPr>
                <w:rFonts w:ascii="仿宋" w:hAnsi="仿宋" w:cs="宋体"/>
                <w:b/>
                <w:kern w:val="0"/>
                <w:sz w:val="24"/>
                <w:szCs w:val="24"/>
              </w:rPr>
            </w:pPr>
            <w:r w:rsidRPr="00872EF1">
              <w:rPr>
                <w:rFonts w:ascii="仿宋" w:hAnsi="仿宋" w:cs="宋体" w:hint="eastAsia"/>
                <w:b/>
                <w:kern w:val="0"/>
                <w:sz w:val="24"/>
                <w:szCs w:val="24"/>
              </w:rPr>
              <w:t>交互类型</w:t>
            </w:r>
          </w:p>
        </w:tc>
        <w:tc>
          <w:tcPr>
            <w:tcW w:w="1501" w:type="dxa"/>
            <w:shd w:val="clear" w:color="auto" w:fill="9BBB59" w:themeFill="accent3"/>
          </w:tcPr>
          <w:p w:rsidR="001221C5" w:rsidRPr="00872EF1" w:rsidRDefault="001221C5" w:rsidP="001221C5">
            <w:pPr>
              <w:widowControl/>
              <w:jc w:val="center"/>
              <w:rPr>
                <w:rFonts w:ascii="仿宋" w:hAnsi="仿宋" w:cs="宋体"/>
                <w:b/>
                <w:kern w:val="0"/>
                <w:sz w:val="24"/>
                <w:szCs w:val="24"/>
              </w:rPr>
            </w:pPr>
            <w:r w:rsidRPr="00872EF1">
              <w:rPr>
                <w:rFonts w:ascii="仿宋" w:hAnsi="仿宋" w:cs="宋体" w:hint="eastAsia"/>
                <w:b/>
                <w:kern w:val="0"/>
                <w:sz w:val="24"/>
                <w:szCs w:val="24"/>
              </w:rPr>
              <w:t>交互模式</w:t>
            </w:r>
          </w:p>
        </w:tc>
        <w:tc>
          <w:tcPr>
            <w:tcW w:w="1121" w:type="dxa"/>
            <w:shd w:val="clear" w:color="auto" w:fill="9BBB59" w:themeFill="accent3"/>
          </w:tcPr>
          <w:p w:rsidR="001221C5" w:rsidRPr="00872EF1" w:rsidRDefault="001221C5" w:rsidP="001221C5">
            <w:pPr>
              <w:widowControl/>
              <w:jc w:val="center"/>
              <w:rPr>
                <w:rFonts w:ascii="仿宋" w:hAnsi="仿宋" w:cs="宋体"/>
                <w:b/>
                <w:kern w:val="0"/>
                <w:sz w:val="24"/>
                <w:szCs w:val="24"/>
              </w:rPr>
            </w:pPr>
            <w:r w:rsidRPr="00872EF1">
              <w:rPr>
                <w:rFonts w:ascii="仿宋" w:hAnsi="仿宋" w:cs="宋体" w:hint="eastAsia"/>
                <w:b/>
                <w:kern w:val="0"/>
                <w:sz w:val="24"/>
                <w:szCs w:val="24"/>
              </w:rPr>
              <w:t>是否必填</w:t>
            </w:r>
          </w:p>
        </w:tc>
        <w:tc>
          <w:tcPr>
            <w:tcW w:w="1564" w:type="dxa"/>
            <w:shd w:val="clear" w:color="auto" w:fill="9BBB59" w:themeFill="accent3"/>
          </w:tcPr>
          <w:p w:rsidR="001221C5" w:rsidRPr="00872EF1" w:rsidRDefault="001221C5" w:rsidP="001221C5">
            <w:pPr>
              <w:widowControl/>
              <w:jc w:val="center"/>
              <w:rPr>
                <w:rFonts w:ascii="仿宋" w:hAnsi="仿宋" w:cs="宋体"/>
                <w:b/>
                <w:kern w:val="0"/>
                <w:sz w:val="24"/>
                <w:szCs w:val="24"/>
              </w:rPr>
            </w:pPr>
            <w:r w:rsidRPr="00872EF1">
              <w:rPr>
                <w:rFonts w:ascii="仿宋" w:hAnsi="仿宋" w:cs="宋体" w:hint="eastAsia"/>
                <w:b/>
                <w:kern w:val="0"/>
                <w:sz w:val="24"/>
                <w:szCs w:val="24"/>
              </w:rPr>
              <w:t>内容说明</w:t>
            </w:r>
          </w:p>
        </w:tc>
        <w:tc>
          <w:tcPr>
            <w:tcW w:w="1044" w:type="dxa"/>
            <w:shd w:val="clear" w:color="auto" w:fill="9BBB59" w:themeFill="accent3"/>
          </w:tcPr>
          <w:p w:rsidR="001221C5" w:rsidRPr="00872EF1" w:rsidRDefault="001221C5" w:rsidP="001221C5">
            <w:pPr>
              <w:widowControl/>
              <w:jc w:val="center"/>
              <w:rPr>
                <w:rFonts w:ascii="仿宋" w:hAnsi="仿宋" w:cs="宋体"/>
                <w:b/>
                <w:kern w:val="0"/>
                <w:sz w:val="24"/>
                <w:szCs w:val="24"/>
              </w:rPr>
            </w:pPr>
            <w:r w:rsidRPr="00872EF1">
              <w:rPr>
                <w:rFonts w:ascii="仿宋" w:hAnsi="仿宋" w:cs="宋体" w:hint="eastAsia"/>
                <w:b/>
                <w:kern w:val="0"/>
                <w:sz w:val="24"/>
                <w:szCs w:val="24"/>
              </w:rPr>
              <w:t>默认值</w:t>
            </w:r>
          </w:p>
        </w:tc>
      </w:tr>
      <w:tr w:rsidR="001221C5" w:rsidRPr="00872EF1" w:rsidTr="001221C5">
        <w:trPr>
          <w:trHeight w:val="496"/>
          <w:jc w:val="center"/>
        </w:trPr>
        <w:tc>
          <w:tcPr>
            <w:tcW w:w="8042" w:type="dxa"/>
            <w:gridSpan w:val="6"/>
            <w:shd w:val="clear" w:color="auto" w:fill="9BBB59" w:themeFill="accent3"/>
          </w:tcPr>
          <w:p w:rsidR="001221C5" w:rsidRPr="00872EF1" w:rsidRDefault="00FA6706" w:rsidP="001221C5">
            <w:pPr>
              <w:widowControl/>
              <w:jc w:val="center"/>
              <w:rPr>
                <w:rFonts w:ascii="仿宋" w:hAnsi="仿宋" w:cs="宋体"/>
                <w:b/>
                <w:kern w:val="0"/>
                <w:sz w:val="24"/>
                <w:szCs w:val="24"/>
              </w:rPr>
            </w:pPr>
            <w:r>
              <w:rPr>
                <w:rFonts w:ascii="仿宋" w:hAnsi="仿宋" w:cs="宋体"/>
                <w:b/>
                <w:kern w:val="0"/>
                <w:sz w:val="24"/>
                <w:szCs w:val="24"/>
              </w:rPr>
              <w:t>赔付信息</w:t>
            </w:r>
          </w:p>
        </w:tc>
      </w:tr>
      <w:tr w:rsidR="001221C5" w:rsidRPr="00872EF1" w:rsidTr="001221C5">
        <w:trPr>
          <w:trHeight w:val="413"/>
          <w:jc w:val="center"/>
        </w:trPr>
        <w:tc>
          <w:tcPr>
            <w:tcW w:w="1374" w:type="dxa"/>
          </w:tcPr>
          <w:p w:rsidR="001221C5" w:rsidRPr="00872EF1" w:rsidRDefault="00FA6706" w:rsidP="001221C5">
            <w:pPr>
              <w:widowControl/>
              <w:jc w:val="center"/>
              <w:rPr>
                <w:rFonts w:ascii="仿宋" w:hAnsi="仿宋" w:cs="宋体"/>
                <w:kern w:val="0"/>
                <w:sz w:val="21"/>
                <w:szCs w:val="21"/>
              </w:rPr>
            </w:pPr>
            <w:r>
              <w:rPr>
                <w:rFonts w:ascii="仿宋" w:hAnsi="仿宋" w:cs="宋体"/>
                <w:kern w:val="0"/>
                <w:sz w:val="21"/>
                <w:szCs w:val="21"/>
              </w:rPr>
              <w:t>总赔付金额</w:t>
            </w:r>
          </w:p>
        </w:tc>
        <w:tc>
          <w:tcPr>
            <w:tcW w:w="1438" w:type="dxa"/>
          </w:tcPr>
          <w:p w:rsidR="001221C5" w:rsidRPr="00872EF1" w:rsidRDefault="001221C5" w:rsidP="001221C5">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1221C5" w:rsidRPr="00872EF1" w:rsidRDefault="00FA6706" w:rsidP="001221C5">
            <w:pPr>
              <w:widowControl/>
              <w:jc w:val="center"/>
              <w:rPr>
                <w:rFonts w:ascii="仿宋" w:hAnsi="仿宋" w:cs="宋体"/>
                <w:kern w:val="0"/>
                <w:sz w:val="21"/>
                <w:szCs w:val="21"/>
              </w:rPr>
            </w:pPr>
            <w:r>
              <w:rPr>
                <w:rFonts w:ascii="仿宋" w:hAnsi="仿宋" w:cs="宋体" w:hint="eastAsia"/>
                <w:kern w:val="0"/>
                <w:sz w:val="21"/>
                <w:szCs w:val="21"/>
              </w:rPr>
              <w:t>可</w:t>
            </w:r>
            <w:r>
              <w:rPr>
                <w:rFonts w:ascii="仿宋" w:hAnsi="仿宋" w:cs="宋体"/>
                <w:kern w:val="0"/>
                <w:sz w:val="21"/>
                <w:szCs w:val="21"/>
              </w:rPr>
              <w:t>编辑</w:t>
            </w:r>
          </w:p>
        </w:tc>
        <w:tc>
          <w:tcPr>
            <w:tcW w:w="1121" w:type="dxa"/>
          </w:tcPr>
          <w:p w:rsidR="001221C5" w:rsidRPr="00872EF1" w:rsidRDefault="001221C5" w:rsidP="001221C5">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1221C5" w:rsidRPr="00872EF1" w:rsidRDefault="00C715A1" w:rsidP="001221C5">
            <w:pPr>
              <w:widowControl/>
              <w:jc w:val="left"/>
              <w:rPr>
                <w:rFonts w:ascii="仿宋" w:hAnsi="仿宋" w:cs="宋体"/>
                <w:bCs/>
                <w:kern w:val="0"/>
                <w:sz w:val="21"/>
                <w:szCs w:val="21"/>
                <w:lang w:val="zh-CN"/>
              </w:rPr>
            </w:pPr>
            <w:r>
              <w:rPr>
                <w:rFonts w:ascii="仿宋" w:hAnsi="仿宋" w:cs="宋体"/>
                <w:bCs/>
                <w:kern w:val="0"/>
                <w:sz w:val="21"/>
                <w:szCs w:val="21"/>
                <w:lang w:val="zh-CN"/>
              </w:rPr>
              <w:t>根据导入的支付清单计算总赔付金额</w:t>
            </w:r>
            <w:r>
              <w:rPr>
                <w:rFonts w:ascii="仿宋" w:hAnsi="仿宋" w:cs="宋体" w:hint="eastAsia"/>
                <w:bCs/>
                <w:kern w:val="0"/>
                <w:sz w:val="21"/>
                <w:szCs w:val="21"/>
                <w:lang w:val="zh-CN"/>
              </w:rPr>
              <w:t>，提交时校验是否与清单总额一致。</w:t>
            </w:r>
          </w:p>
        </w:tc>
        <w:tc>
          <w:tcPr>
            <w:tcW w:w="1044" w:type="dxa"/>
          </w:tcPr>
          <w:p w:rsidR="001221C5" w:rsidRPr="00872EF1" w:rsidRDefault="001221C5" w:rsidP="001221C5">
            <w:pPr>
              <w:widowControl/>
              <w:rPr>
                <w:rFonts w:ascii="仿宋" w:hAnsi="仿宋" w:cs="宋体"/>
                <w:kern w:val="0"/>
                <w:sz w:val="21"/>
                <w:szCs w:val="21"/>
              </w:rPr>
            </w:pPr>
            <w:r>
              <w:rPr>
                <w:rFonts w:ascii="仿宋" w:hAnsi="仿宋" w:cs="宋体" w:hint="eastAsia"/>
                <w:kern w:val="0"/>
                <w:sz w:val="21"/>
                <w:szCs w:val="21"/>
              </w:rPr>
              <w:t>-</w:t>
            </w:r>
          </w:p>
        </w:tc>
      </w:tr>
      <w:tr w:rsidR="001221C5" w:rsidRPr="00872EF1" w:rsidTr="001221C5">
        <w:trPr>
          <w:trHeight w:val="413"/>
          <w:jc w:val="center"/>
        </w:trPr>
        <w:tc>
          <w:tcPr>
            <w:tcW w:w="1374" w:type="dxa"/>
          </w:tcPr>
          <w:p w:rsidR="001221C5" w:rsidRDefault="00C715A1" w:rsidP="001221C5">
            <w:pPr>
              <w:widowControl/>
              <w:jc w:val="center"/>
              <w:rPr>
                <w:rFonts w:ascii="仿宋" w:hAnsi="仿宋" w:cs="宋体"/>
                <w:kern w:val="0"/>
                <w:sz w:val="21"/>
                <w:szCs w:val="21"/>
              </w:rPr>
            </w:pPr>
            <w:r>
              <w:rPr>
                <w:rFonts w:ascii="仿宋" w:hAnsi="仿宋" w:cs="宋体"/>
                <w:kern w:val="0"/>
                <w:sz w:val="21"/>
                <w:szCs w:val="21"/>
              </w:rPr>
              <w:t>导入清单</w:t>
            </w:r>
          </w:p>
        </w:tc>
        <w:tc>
          <w:tcPr>
            <w:tcW w:w="1438" w:type="dxa"/>
          </w:tcPr>
          <w:p w:rsidR="001221C5" w:rsidRPr="00872EF1" w:rsidRDefault="00C715A1" w:rsidP="001221C5">
            <w:pPr>
              <w:widowControl/>
              <w:jc w:val="center"/>
              <w:rPr>
                <w:rFonts w:ascii="仿宋" w:hAnsi="仿宋" w:cs="宋体"/>
                <w:kern w:val="0"/>
                <w:sz w:val="21"/>
                <w:szCs w:val="21"/>
              </w:rPr>
            </w:pPr>
            <w:r>
              <w:rPr>
                <w:rFonts w:ascii="仿宋" w:hAnsi="仿宋" w:cs="宋体" w:hint="eastAsia"/>
                <w:kern w:val="0"/>
                <w:sz w:val="21"/>
                <w:szCs w:val="21"/>
              </w:rPr>
              <w:t>按钮</w:t>
            </w:r>
          </w:p>
        </w:tc>
        <w:tc>
          <w:tcPr>
            <w:tcW w:w="1501" w:type="dxa"/>
          </w:tcPr>
          <w:p w:rsidR="001221C5" w:rsidRPr="00872EF1" w:rsidRDefault="00C715A1" w:rsidP="001221C5">
            <w:pPr>
              <w:widowControl/>
              <w:jc w:val="center"/>
              <w:rPr>
                <w:rFonts w:ascii="仿宋" w:hAnsi="仿宋" w:cs="宋体"/>
                <w:kern w:val="0"/>
                <w:sz w:val="21"/>
                <w:szCs w:val="21"/>
              </w:rPr>
            </w:pPr>
            <w:r>
              <w:rPr>
                <w:rFonts w:ascii="仿宋" w:hAnsi="仿宋" w:cs="宋体" w:hint="eastAsia"/>
                <w:kern w:val="0"/>
                <w:sz w:val="21"/>
                <w:szCs w:val="21"/>
              </w:rPr>
              <w:t>单击</w:t>
            </w:r>
          </w:p>
        </w:tc>
        <w:tc>
          <w:tcPr>
            <w:tcW w:w="1121" w:type="dxa"/>
          </w:tcPr>
          <w:p w:rsidR="001221C5" w:rsidRPr="00872EF1" w:rsidRDefault="001221C5" w:rsidP="001221C5">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1221C5" w:rsidRPr="00872EF1" w:rsidRDefault="00C715A1" w:rsidP="001221C5">
            <w:pPr>
              <w:widowControl/>
              <w:jc w:val="left"/>
              <w:rPr>
                <w:rFonts w:ascii="仿宋" w:hAnsi="仿宋" w:cs="宋体"/>
                <w:bCs/>
                <w:kern w:val="0"/>
                <w:sz w:val="21"/>
                <w:szCs w:val="21"/>
                <w:lang w:val="zh-CN"/>
              </w:rPr>
            </w:pPr>
            <w:r>
              <w:rPr>
                <w:rFonts w:ascii="仿宋" w:hAnsi="仿宋" w:cs="宋体"/>
                <w:bCs/>
                <w:kern w:val="0"/>
                <w:sz w:val="21"/>
                <w:szCs w:val="21"/>
                <w:lang w:val="zh-CN"/>
              </w:rPr>
              <w:t>单击按钮</w:t>
            </w:r>
            <w:r>
              <w:rPr>
                <w:rFonts w:ascii="仿宋" w:hAnsi="仿宋" w:cs="宋体" w:hint="eastAsia"/>
                <w:bCs/>
                <w:kern w:val="0"/>
                <w:sz w:val="21"/>
                <w:szCs w:val="21"/>
                <w:lang w:val="zh-CN"/>
              </w:rPr>
              <w:t>，</w:t>
            </w:r>
            <w:r>
              <w:rPr>
                <w:rFonts w:ascii="仿宋" w:hAnsi="仿宋" w:cs="宋体"/>
                <w:bCs/>
                <w:kern w:val="0"/>
                <w:sz w:val="21"/>
                <w:szCs w:val="21"/>
                <w:lang w:val="zh-CN"/>
              </w:rPr>
              <w:t>系统弹出页面如图</w:t>
            </w:r>
            <w:r w:rsidR="00ED7DA3">
              <w:rPr>
                <w:rFonts w:ascii="仿宋" w:hAnsi="仿宋" w:cs="宋体" w:hint="eastAsia"/>
                <w:bCs/>
                <w:kern w:val="0"/>
                <w:sz w:val="21"/>
                <w:szCs w:val="21"/>
                <w:lang w:val="zh-CN"/>
              </w:rPr>
              <w:t>16</w:t>
            </w:r>
          </w:p>
        </w:tc>
        <w:tc>
          <w:tcPr>
            <w:tcW w:w="1044" w:type="dxa"/>
          </w:tcPr>
          <w:p w:rsidR="001221C5" w:rsidRPr="00872EF1" w:rsidRDefault="001221C5" w:rsidP="001221C5">
            <w:pPr>
              <w:widowControl/>
              <w:rPr>
                <w:rFonts w:ascii="仿宋" w:hAnsi="仿宋" w:cs="宋体"/>
                <w:kern w:val="0"/>
                <w:sz w:val="21"/>
                <w:szCs w:val="21"/>
              </w:rPr>
            </w:pPr>
            <w:r>
              <w:rPr>
                <w:rFonts w:ascii="仿宋" w:hAnsi="仿宋" w:cs="宋体" w:hint="eastAsia"/>
                <w:kern w:val="0"/>
                <w:sz w:val="21"/>
                <w:szCs w:val="21"/>
              </w:rPr>
              <w:t>-</w:t>
            </w:r>
          </w:p>
        </w:tc>
      </w:tr>
      <w:tr w:rsidR="001221C5" w:rsidRPr="00872EF1" w:rsidTr="001221C5">
        <w:trPr>
          <w:trHeight w:val="413"/>
          <w:jc w:val="center"/>
        </w:trPr>
        <w:tc>
          <w:tcPr>
            <w:tcW w:w="1374" w:type="dxa"/>
          </w:tcPr>
          <w:p w:rsidR="001221C5" w:rsidRDefault="00C715A1" w:rsidP="001221C5">
            <w:pPr>
              <w:widowControl/>
              <w:jc w:val="center"/>
              <w:rPr>
                <w:rFonts w:ascii="仿宋" w:hAnsi="仿宋" w:cs="宋体"/>
                <w:kern w:val="0"/>
                <w:sz w:val="21"/>
                <w:szCs w:val="21"/>
              </w:rPr>
            </w:pPr>
            <w:r>
              <w:rPr>
                <w:rFonts w:ascii="仿宋" w:hAnsi="仿宋" w:cs="宋体"/>
                <w:kern w:val="0"/>
                <w:sz w:val="21"/>
                <w:szCs w:val="21"/>
              </w:rPr>
              <w:t>下载清单</w:t>
            </w:r>
          </w:p>
        </w:tc>
        <w:tc>
          <w:tcPr>
            <w:tcW w:w="1438" w:type="dxa"/>
          </w:tcPr>
          <w:p w:rsidR="001221C5" w:rsidRPr="00872EF1" w:rsidRDefault="00C715A1" w:rsidP="001221C5">
            <w:pPr>
              <w:widowControl/>
              <w:jc w:val="center"/>
              <w:rPr>
                <w:rFonts w:ascii="仿宋" w:hAnsi="仿宋" w:cs="宋体"/>
                <w:kern w:val="0"/>
                <w:sz w:val="21"/>
                <w:szCs w:val="21"/>
              </w:rPr>
            </w:pPr>
            <w:r>
              <w:rPr>
                <w:rFonts w:ascii="仿宋" w:hAnsi="仿宋" w:cs="宋体" w:hint="eastAsia"/>
                <w:kern w:val="0"/>
                <w:sz w:val="21"/>
                <w:szCs w:val="21"/>
              </w:rPr>
              <w:t>按钮</w:t>
            </w:r>
          </w:p>
        </w:tc>
        <w:tc>
          <w:tcPr>
            <w:tcW w:w="1501" w:type="dxa"/>
          </w:tcPr>
          <w:p w:rsidR="001221C5" w:rsidRPr="00872EF1" w:rsidRDefault="00C715A1" w:rsidP="001221C5">
            <w:pPr>
              <w:widowControl/>
              <w:jc w:val="center"/>
              <w:rPr>
                <w:rFonts w:ascii="仿宋" w:hAnsi="仿宋" w:cs="宋体"/>
                <w:kern w:val="0"/>
                <w:sz w:val="21"/>
                <w:szCs w:val="21"/>
              </w:rPr>
            </w:pPr>
            <w:r>
              <w:rPr>
                <w:rFonts w:ascii="仿宋" w:hAnsi="仿宋" w:cs="宋体" w:hint="eastAsia"/>
                <w:kern w:val="0"/>
                <w:sz w:val="21"/>
                <w:szCs w:val="21"/>
              </w:rPr>
              <w:t>单击</w:t>
            </w:r>
          </w:p>
        </w:tc>
        <w:tc>
          <w:tcPr>
            <w:tcW w:w="1121" w:type="dxa"/>
          </w:tcPr>
          <w:p w:rsidR="001221C5" w:rsidRPr="00872EF1" w:rsidRDefault="001221C5" w:rsidP="001221C5">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1221C5" w:rsidRPr="00872EF1" w:rsidRDefault="00C715A1" w:rsidP="001221C5">
            <w:pPr>
              <w:widowControl/>
              <w:jc w:val="left"/>
              <w:rPr>
                <w:rFonts w:ascii="仿宋" w:hAnsi="仿宋" w:cs="宋体"/>
                <w:bCs/>
                <w:kern w:val="0"/>
                <w:sz w:val="21"/>
                <w:szCs w:val="21"/>
                <w:lang w:val="zh-CN"/>
              </w:rPr>
            </w:pPr>
            <w:r>
              <w:rPr>
                <w:rFonts w:ascii="仿宋" w:hAnsi="仿宋" w:cs="宋体"/>
                <w:bCs/>
                <w:kern w:val="0"/>
                <w:sz w:val="21"/>
                <w:szCs w:val="21"/>
                <w:lang w:val="zh-CN"/>
              </w:rPr>
              <w:t>单击按钮</w:t>
            </w:r>
            <w:r>
              <w:rPr>
                <w:rFonts w:ascii="仿宋" w:hAnsi="仿宋" w:cs="宋体" w:hint="eastAsia"/>
                <w:bCs/>
                <w:kern w:val="0"/>
                <w:sz w:val="21"/>
                <w:szCs w:val="21"/>
                <w:lang w:val="zh-CN"/>
              </w:rPr>
              <w:t>，</w:t>
            </w:r>
            <w:r>
              <w:rPr>
                <w:rFonts w:ascii="仿宋" w:hAnsi="仿宋" w:cs="宋体"/>
                <w:bCs/>
                <w:kern w:val="0"/>
                <w:sz w:val="21"/>
                <w:szCs w:val="21"/>
                <w:lang w:val="zh-CN"/>
              </w:rPr>
              <w:t>系统弹出页面如图</w:t>
            </w:r>
            <w:r w:rsidR="00ED7DA3">
              <w:rPr>
                <w:rFonts w:ascii="仿宋" w:hAnsi="仿宋" w:cs="宋体" w:hint="eastAsia"/>
                <w:bCs/>
                <w:kern w:val="0"/>
                <w:sz w:val="21"/>
                <w:szCs w:val="21"/>
                <w:lang w:val="zh-CN"/>
              </w:rPr>
              <w:t>17</w:t>
            </w:r>
          </w:p>
        </w:tc>
        <w:tc>
          <w:tcPr>
            <w:tcW w:w="1044" w:type="dxa"/>
          </w:tcPr>
          <w:p w:rsidR="001221C5" w:rsidRPr="00872EF1" w:rsidRDefault="001221C5" w:rsidP="001221C5">
            <w:pPr>
              <w:widowControl/>
              <w:rPr>
                <w:rFonts w:ascii="仿宋" w:hAnsi="仿宋" w:cs="宋体"/>
                <w:kern w:val="0"/>
                <w:sz w:val="21"/>
                <w:szCs w:val="21"/>
              </w:rPr>
            </w:pPr>
            <w:r>
              <w:rPr>
                <w:rFonts w:ascii="仿宋" w:hAnsi="仿宋" w:cs="宋体" w:hint="eastAsia"/>
                <w:kern w:val="0"/>
                <w:sz w:val="21"/>
                <w:szCs w:val="21"/>
              </w:rPr>
              <w:t>-</w:t>
            </w:r>
          </w:p>
        </w:tc>
      </w:tr>
      <w:tr w:rsidR="00051A5F" w:rsidRPr="00872EF1" w:rsidTr="00C74BE3">
        <w:trPr>
          <w:trHeight w:val="413"/>
          <w:jc w:val="center"/>
        </w:trPr>
        <w:tc>
          <w:tcPr>
            <w:tcW w:w="8042" w:type="dxa"/>
            <w:gridSpan w:val="6"/>
          </w:tcPr>
          <w:p w:rsidR="00051A5F" w:rsidRDefault="00051A5F" w:rsidP="00051A5F">
            <w:pPr>
              <w:widowControl/>
              <w:jc w:val="center"/>
              <w:rPr>
                <w:rFonts w:ascii="仿宋" w:hAnsi="仿宋" w:cs="宋体"/>
                <w:kern w:val="0"/>
                <w:sz w:val="21"/>
                <w:szCs w:val="21"/>
              </w:rPr>
            </w:pPr>
            <w:r>
              <w:rPr>
                <w:rFonts w:ascii="仿宋" w:hAnsi="仿宋" w:cs="宋体"/>
                <w:kern w:val="0"/>
                <w:sz w:val="21"/>
                <w:szCs w:val="21"/>
              </w:rPr>
              <w:t>处理意见</w:t>
            </w:r>
          </w:p>
        </w:tc>
      </w:tr>
      <w:tr w:rsidR="00051A5F" w:rsidRPr="00872EF1" w:rsidTr="001221C5">
        <w:trPr>
          <w:trHeight w:val="413"/>
          <w:jc w:val="center"/>
        </w:trPr>
        <w:tc>
          <w:tcPr>
            <w:tcW w:w="1374" w:type="dxa"/>
          </w:tcPr>
          <w:p w:rsidR="00051A5F" w:rsidRPr="00872EF1" w:rsidRDefault="00051A5F" w:rsidP="00C74BE3">
            <w:pPr>
              <w:widowControl/>
              <w:rPr>
                <w:rFonts w:ascii="仿宋" w:hAnsi="仿宋" w:cs="宋体"/>
                <w:kern w:val="0"/>
                <w:sz w:val="21"/>
                <w:szCs w:val="21"/>
              </w:rPr>
            </w:pPr>
            <w:r w:rsidRPr="00872EF1">
              <w:rPr>
                <w:rFonts w:ascii="仿宋" w:hAnsi="仿宋" w:cs="宋体" w:hint="eastAsia"/>
                <w:kern w:val="0"/>
                <w:sz w:val="21"/>
                <w:szCs w:val="21"/>
              </w:rPr>
              <w:t>录入情况</w:t>
            </w:r>
          </w:p>
        </w:tc>
        <w:tc>
          <w:tcPr>
            <w:tcW w:w="1438" w:type="dxa"/>
          </w:tcPr>
          <w:p w:rsidR="00051A5F" w:rsidRPr="00872EF1" w:rsidRDefault="00051A5F" w:rsidP="00C74BE3">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051A5F" w:rsidRPr="00872EF1" w:rsidRDefault="00051A5F" w:rsidP="00C74BE3">
            <w:pPr>
              <w:widowControl/>
              <w:jc w:val="center"/>
              <w:rPr>
                <w:rFonts w:ascii="仿宋" w:hAnsi="仿宋" w:cs="宋体"/>
                <w:kern w:val="0"/>
                <w:sz w:val="21"/>
                <w:szCs w:val="21"/>
              </w:rPr>
            </w:pPr>
            <w:r w:rsidRPr="00872EF1">
              <w:rPr>
                <w:rFonts w:ascii="仿宋" w:hAnsi="仿宋" w:cs="宋体" w:hint="eastAsia"/>
                <w:kern w:val="0"/>
                <w:sz w:val="21"/>
                <w:szCs w:val="21"/>
              </w:rPr>
              <w:t>可编辑</w:t>
            </w:r>
          </w:p>
        </w:tc>
        <w:tc>
          <w:tcPr>
            <w:tcW w:w="1121" w:type="dxa"/>
          </w:tcPr>
          <w:p w:rsidR="00051A5F" w:rsidRDefault="00051A5F" w:rsidP="001221C5">
            <w:pPr>
              <w:widowControl/>
              <w:jc w:val="center"/>
              <w:rPr>
                <w:rFonts w:ascii="仿宋" w:hAnsi="仿宋" w:cs="宋体"/>
                <w:kern w:val="0"/>
                <w:sz w:val="21"/>
                <w:szCs w:val="21"/>
              </w:rPr>
            </w:pPr>
          </w:p>
        </w:tc>
        <w:tc>
          <w:tcPr>
            <w:tcW w:w="1564" w:type="dxa"/>
          </w:tcPr>
          <w:p w:rsidR="00051A5F" w:rsidRPr="00872EF1" w:rsidRDefault="00051A5F" w:rsidP="001221C5">
            <w:pPr>
              <w:widowControl/>
              <w:jc w:val="left"/>
              <w:rPr>
                <w:rFonts w:ascii="仿宋" w:hAnsi="仿宋" w:cs="宋体"/>
                <w:bCs/>
                <w:kern w:val="0"/>
                <w:sz w:val="21"/>
                <w:szCs w:val="21"/>
                <w:lang w:val="zh-CN"/>
              </w:rPr>
            </w:pPr>
          </w:p>
        </w:tc>
        <w:tc>
          <w:tcPr>
            <w:tcW w:w="1044" w:type="dxa"/>
          </w:tcPr>
          <w:p w:rsidR="00051A5F" w:rsidRDefault="00051A5F" w:rsidP="001221C5">
            <w:pPr>
              <w:widowControl/>
              <w:rPr>
                <w:rFonts w:ascii="仿宋" w:hAnsi="仿宋" w:cs="宋体"/>
                <w:kern w:val="0"/>
                <w:sz w:val="21"/>
                <w:szCs w:val="21"/>
              </w:rPr>
            </w:pPr>
          </w:p>
        </w:tc>
      </w:tr>
      <w:tr w:rsidR="00051A5F" w:rsidRPr="00872EF1" w:rsidTr="001221C5">
        <w:trPr>
          <w:trHeight w:val="413"/>
          <w:jc w:val="center"/>
        </w:trPr>
        <w:tc>
          <w:tcPr>
            <w:tcW w:w="1374" w:type="dxa"/>
          </w:tcPr>
          <w:p w:rsidR="00051A5F" w:rsidRPr="00872EF1" w:rsidRDefault="00051A5F" w:rsidP="00C74BE3">
            <w:pPr>
              <w:widowControl/>
              <w:rPr>
                <w:rFonts w:ascii="仿宋" w:hAnsi="仿宋" w:cs="宋体"/>
                <w:kern w:val="0"/>
                <w:sz w:val="21"/>
                <w:szCs w:val="21"/>
              </w:rPr>
            </w:pPr>
            <w:r w:rsidRPr="00872EF1">
              <w:rPr>
                <w:rFonts w:ascii="仿宋" w:hAnsi="仿宋" w:cs="宋体" w:hint="eastAsia"/>
                <w:kern w:val="0"/>
                <w:sz w:val="21"/>
                <w:szCs w:val="21"/>
              </w:rPr>
              <w:t>序号</w:t>
            </w:r>
          </w:p>
        </w:tc>
        <w:tc>
          <w:tcPr>
            <w:tcW w:w="1438" w:type="dxa"/>
          </w:tcPr>
          <w:p w:rsidR="00051A5F" w:rsidRPr="00872EF1" w:rsidRDefault="00051A5F" w:rsidP="00C74BE3">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051A5F" w:rsidRPr="00872EF1" w:rsidRDefault="00051A5F" w:rsidP="00C74BE3">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051A5F" w:rsidRPr="00872EF1" w:rsidRDefault="00051A5F" w:rsidP="00C74BE3">
            <w:pPr>
              <w:widowControl/>
              <w:jc w:val="center"/>
              <w:rPr>
                <w:rFonts w:ascii="仿宋" w:hAnsi="仿宋" w:cs="宋体"/>
                <w:kern w:val="0"/>
                <w:sz w:val="21"/>
                <w:szCs w:val="21"/>
              </w:rPr>
            </w:pPr>
          </w:p>
        </w:tc>
        <w:tc>
          <w:tcPr>
            <w:tcW w:w="1564" w:type="dxa"/>
          </w:tcPr>
          <w:p w:rsidR="00051A5F" w:rsidRPr="00872EF1" w:rsidRDefault="00051A5F" w:rsidP="00C74BE3">
            <w:pPr>
              <w:widowControl/>
              <w:jc w:val="left"/>
              <w:rPr>
                <w:rFonts w:ascii="仿宋" w:hAnsi="仿宋" w:cs="宋体"/>
                <w:bCs/>
                <w:kern w:val="0"/>
                <w:sz w:val="21"/>
                <w:szCs w:val="21"/>
                <w:lang w:val="zh-CN"/>
              </w:rPr>
            </w:pPr>
          </w:p>
        </w:tc>
        <w:tc>
          <w:tcPr>
            <w:tcW w:w="1044" w:type="dxa"/>
          </w:tcPr>
          <w:p w:rsidR="00051A5F" w:rsidRPr="00872EF1" w:rsidRDefault="00051A5F" w:rsidP="00C74BE3">
            <w:pPr>
              <w:widowControl/>
              <w:jc w:val="center"/>
              <w:rPr>
                <w:rFonts w:ascii="仿宋" w:hAnsi="仿宋" w:cs="宋体"/>
                <w:kern w:val="0"/>
                <w:sz w:val="21"/>
                <w:szCs w:val="21"/>
              </w:rPr>
            </w:pPr>
          </w:p>
        </w:tc>
      </w:tr>
      <w:tr w:rsidR="00051A5F" w:rsidRPr="00872EF1" w:rsidTr="001221C5">
        <w:trPr>
          <w:trHeight w:val="413"/>
          <w:jc w:val="center"/>
        </w:trPr>
        <w:tc>
          <w:tcPr>
            <w:tcW w:w="1374" w:type="dxa"/>
          </w:tcPr>
          <w:p w:rsidR="00051A5F" w:rsidRPr="00872EF1" w:rsidRDefault="00051A5F" w:rsidP="00C74BE3">
            <w:pPr>
              <w:widowControl/>
              <w:rPr>
                <w:rFonts w:ascii="仿宋" w:hAnsi="仿宋" w:cs="宋体"/>
                <w:kern w:val="0"/>
                <w:sz w:val="21"/>
                <w:szCs w:val="21"/>
              </w:rPr>
            </w:pPr>
            <w:r w:rsidRPr="00872EF1">
              <w:rPr>
                <w:rFonts w:ascii="仿宋" w:hAnsi="仿宋" w:cs="宋体" w:hint="eastAsia"/>
                <w:kern w:val="0"/>
                <w:sz w:val="21"/>
                <w:szCs w:val="21"/>
              </w:rPr>
              <w:t>处理节点</w:t>
            </w:r>
          </w:p>
        </w:tc>
        <w:tc>
          <w:tcPr>
            <w:tcW w:w="1438" w:type="dxa"/>
          </w:tcPr>
          <w:p w:rsidR="00051A5F" w:rsidRPr="00872EF1" w:rsidRDefault="00051A5F" w:rsidP="00C74BE3">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051A5F" w:rsidRPr="00872EF1" w:rsidRDefault="00051A5F" w:rsidP="00C74BE3">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051A5F" w:rsidRPr="00872EF1" w:rsidRDefault="00051A5F" w:rsidP="00C74BE3">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64" w:type="dxa"/>
          </w:tcPr>
          <w:p w:rsidR="00051A5F" w:rsidRPr="00872EF1" w:rsidRDefault="00051A5F" w:rsidP="00C74BE3">
            <w:pPr>
              <w:widowControl/>
              <w:jc w:val="left"/>
              <w:rPr>
                <w:rFonts w:ascii="仿宋" w:hAnsi="仿宋" w:cs="宋体"/>
                <w:bCs/>
                <w:kern w:val="0"/>
                <w:sz w:val="21"/>
                <w:szCs w:val="21"/>
                <w:lang w:val="zh-CN"/>
              </w:rPr>
            </w:pPr>
          </w:p>
        </w:tc>
        <w:tc>
          <w:tcPr>
            <w:tcW w:w="1044" w:type="dxa"/>
          </w:tcPr>
          <w:p w:rsidR="00051A5F" w:rsidRPr="00872EF1" w:rsidRDefault="00051A5F" w:rsidP="00C74BE3">
            <w:pPr>
              <w:widowControl/>
              <w:jc w:val="center"/>
              <w:rPr>
                <w:rFonts w:ascii="仿宋" w:hAnsi="仿宋" w:cs="宋体"/>
                <w:kern w:val="0"/>
                <w:sz w:val="21"/>
                <w:szCs w:val="21"/>
              </w:rPr>
            </w:pPr>
          </w:p>
        </w:tc>
      </w:tr>
      <w:tr w:rsidR="00051A5F" w:rsidRPr="00872EF1" w:rsidTr="001221C5">
        <w:trPr>
          <w:trHeight w:val="413"/>
          <w:jc w:val="center"/>
        </w:trPr>
        <w:tc>
          <w:tcPr>
            <w:tcW w:w="1374" w:type="dxa"/>
          </w:tcPr>
          <w:p w:rsidR="00051A5F" w:rsidRPr="00872EF1" w:rsidRDefault="00051A5F" w:rsidP="00C74BE3">
            <w:pPr>
              <w:widowControl/>
              <w:rPr>
                <w:rFonts w:ascii="仿宋" w:hAnsi="仿宋" w:cs="宋体"/>
                <w:kern w:val="0"/>
                <w:sz w:val="21"/>
                <w:szCs w:val="21"/>
              </w:rPr>
            </w:pPr>
            <w:r w:rsidRPr="00872EF1">
              <w:rPr>
                <w:rFonts w:ascii="仿宋" w:hAnsi="仿宋" w:cs="宋体" w:hint="eastAsia"/>
                <w:kern w:val="0"/>
                <w:sz w:val="21"/>
                <w:szCs w:val="21"/>
              </w:rPr>
              <w:t>流出时间</w:t>
            </w:r>
          </w:p>
        </w:tc>
        <w:tc>
          <w:tcPr>
            <w:tcW w:w="1438" w:type="dxa"/>
          </w:tcPr>
          <w:p w:rsidR="00051A5F" w:rsidRPr="00872EF1" w:rsidRDefault="00051A5F" w:rsidP="00C74BE3">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051A5F" w:rsidRPr="00872EF1" w:rsidRDefault="00051A5F" w:rsidP="00C74BE3">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051A5F" w:rsidRPr="00872EF1" w:rsidRDefault="00051A5F" w:rsidP="00C74BE3">
            <w:pPr>
              <w:widowControl/>
              <w:jc w:val="center"/>
              <w:rPr>
                <w:rFonts w:ascii="仿宋" w:hAnsi="仿宋" w:cs="宋体"/>
                <w:kern w:val="0"/>
                <w:sz w:val="21"/>
                <w:szCs w:val="21"/>
              </w:rPr>
            </w:pPr>
          </w:p>
        </w:tc>
        <w:tc>
          <w:tcPr>
            <w:tcW w:w="1564" w:type="dxa"/>
          </w:tcPr>
          <w:p w:rsidR="00051A5F" w:rsidRPr="00872EF1" w:rsidRDefault="00051A5F" w:rsidP="00C74BE3">
            <w:pPr>
              <w:widowControl/>
              <w:jc w:val="left"/>
              <w:rPr>
                <w:rFonts w:ascii="仿宋" w:hAnsi="仿宋" w:cs="宋体"/>
                <w:bCs/>
                <w:kern w:val="0"/>
                <w:sz w:val="21"/>
                <w:szCs w:val="21"/>
                <w:lang w:val="zh-CN"/>
              </w:rPr>
            </w:pPr>
          </w:p>
        </w:tc>
        <w:tc>
          <w:tcPr>
            <w:tcW w:w="1044" w:type="dxa"/>
          </w:tcPr>
          <w:p w:rsidR="00051A5F" w:rsidRPr="00872EF1" w:rsidRDefault="00051A5F" w:rsidP="00C74BE3">
            <w:pPr>
              <w:widowControl/>
              <w:jc w:val="center"/>
              <w:rPr>
                <w:rFonts w:ascii="仿宋" w:hAnsi="仿宋" w:cs="宋体"/>
                <w:kern w:val="0"/>
                <w:sz w:val="21"/>
                <w:szCs w:val="21"/>
              </w:rPr>
            </w:pPr>
          </w:p>
        </w:tc>
      </w:tr>
      <w:tr w:rsidR="00051A5F" w:rsidRPr="00872EF1" w:rsidTr="001221C5">
        <w:trPr>
          <w:trHeight w:val="413"/>
          <w:jc w:val="center"/>
        </w:trPr>
        <w:tc>
          <w:tcPr>
            <w:tcW w:w="1374" w:type="dxa"/>
          </w:tcPr>
          <w:p w:rsidR="00051A5F" w:rsidRPr="00872EF1" w:rsidRDefault="00051A5F" w:rsidP="00C74BE3">
            <w:pPr>
              <w:widowControl/>
              <w:rPr>
                <w:rFonts w:ascii="仿宋" w:hAnsi="仿宋" w:cs="宋体"/>
                <w:kern w:val="0"/>
                <w:sz w:val="21"/>
                <w:szCs w:val="21"/>
              </w:rPr>
            </w:pPr>
            <w:r w:rsidRPr="00872EF1">
              <w:rPr>
                <w:rFonts w:ascii="仿宋" w:hAnsi="仿宋" w:cs="宋体" w:hint="eastAsia"/>
                <w:kern w:val="0"/>
                <w:sz w:val="21"/>
                <w:szCs w:val="21"/>
              </w:rPr>
              <w:t>占用时间</w:t>
            </w:r>
          </w:p>
        </w:tc>
        <w:tc>
          <w:tcPr>
            <w:tcW w:w="1438" w:type="dxa"/>
          </w:tcPr>
          <w:p w:rsidR="00051A5F" w:rsidRPr="00872EF1" w:rsidRDefault="00051A5F" w:rsidP="00C74BE3">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051A5F" w:rsidRPr="00872EF1" w:rsidRDefault="00051A5F" w:rsidP="00C74BE3">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051A5F" w:rsidRPr="00872EF1" w:rsidRDefault="00051A5F" w:rsidP="00C74BE3">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64" w:type="dxa"/>
          </w:tcPr>
          <w:p w:rsidR="00051A5F" w:rsidRPr="00872EF1" w:rsidRDefault="00051A5F" w:rsidP="00C74BE3">
            <w:pPr>
              <w:widowControl/>
              <w:jc w:val="left"/>
              <w:rPr>
                <w:rFonts w:ascii="仿宋" w:hAnsi="仿宋" w:cs="宋体"/>
                <w:bCs/>
                <w:kern w:val="0"/>
                <w:sz w:val="21"/>
                <w:szCs w:val="21"/>
                <w:lang w:val="zh-CN"/>
              </w:rPr>
            </w:pPr>
          </w:p>
        </w:tc>
        <w:tc>
          <w:tcPr>
            <w:tcW w:w="1044" w:type="dxa"/>
          </w:tcPr>
          <w:p w:rsidR="00051A5F" w:rsidRPr="00872EF1" w:rsidRDefault="00051A5F" w:rsidP="00C74BE3">
            <w:pPr>
              <w:widowControl/>
              <w:jc w:val="center"/>
              <w:rPr>
                <w:rFonts w:ascii="仿宋" w:hAnsi="仿宋" w:cs="宋体"/>
                <w:kern w:val="0"/>
                <w:sz w:val="21"/>
                <w:szCs w:val="21"/>
              </w:rPr>
            </w:pPr>
          </w:p>
        </w:tc>
      </w:tr>
      <w:tr w:rsidR="00051A5F" w:rsidRPr="00872EF1" w:rsidTr="001221C5">
        <w:trPr>
          <w:trHeight w:val="413"/>
          <w:jc w:val="center"/>
        </w:trPr>
        <w:tc>
          <w:tcPr>
            <w:tcW w:w="1374" w:type="dxa"/>
          </w:tcPr>
          <w:p w:rsidR="00051A5F" w:rsidRPr="00872EF1" w:rsidRDefault="00051A5F" w:rsidP="00C74BE3">
            <w:pPr>
              <w:widowControl/>
              <w:rPr>
                <w:rFonts w:ascii="仿宋" w:hAnsi="仿宋" w:cs="宋体"/>
                <w:kern w:val="0"/>
                <w:sz w:val="21"/>
                <w:szCs w:val="21"/>
              </w:rPr>
            </w:pPr>
            <w:r w:rsidRPr="00872EF1">
              <w:rPr>
                <w:rFonts w:ascii="仿宋" w:hAnsi="仿宋" w:cs="宋体" w:hint="eastAsia"/>
                <w:kern w:val="0"/>
                <w:sz w:val="21"/>
                <w:szCs w:val="21"/>
              </w:rPr>
              <w:t>操作人员</w:t>
            </w:r>
          </w:p>
        </w:tc>
        <w:tc>
          <w:tcPr>
            <w:tcW w:w="1438" w:type="dxa"/>
          </w:tcPr>
          <w:p w:rsidR="00051A5F" w:rsidRPr="00872EF1" w:rsidRDefault="00051A5F" w:rsidP="00C74BE3">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051A5F" w:rsidRPr="00872EF1" w:rsidRDefault="00051A5F" w:rsidP="00C74BE3">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051A5F" w:rsidRPr="00872EF1" w:rsidRDefault="00051A5F" w:rsidP="00C74BE3">
            <w:pPr>
              <w:widowControl/>
              <w:jc w:val="center"/>
              <w:rPr>
                <w:rFonts w:ascii="仿宋" w:hAnsi="仿宋" w:cs="宋体"/>
                <w:kern w:val="0"/>
                <w:sz w:val="21"/>
                <w:szCs w:val="21"/>
              </w:rPr>
            </w:pPr>
          </w:p>
        </w:tc>
        <w:tc>
          <w:tcPr>
            <w:tcW w:w="1564" w:type="dxa"/>
          </w:tcPr>
          <w:p w:rsidR="00051A5F" w:rsidRPr="00872EF1" w:rsidRDefault="00051A5F" w:rsidP="00C74BE3">
            <w:pPr>
              <w:widowControl/>
              <w:jc w:val="left"/>
              <w:rPr>
                <w:rFonts w:ascii="仿宋" w:hAnsi="仿宋" w:cs="宋体"/>
                <w:bCs/>
                <w:kern w:val="0"/>
                <w:sz w:val="21"/>
                <w:szCs w:val="21"/>
                <w:lang w:val="zh-CN"/>
              </w:rPr>
            </w:pPr>
          </w:p>
        </w:tc>
        <w:tc>
          <w:tcPr>
            <w:tcW w:w="1044" w:type="dxa"/>
          </w:tcPr>
          <w:p w:rsidR="00051A5F" w:rsidRPr="00872EF1" w:rsidRDefault="00051A5F" w:rsidP="00C74BE3">
            <w:pPr>
              <w:widowControl/>
              <w:jc w:val="center"/>
              <w:rPr>
                <w:rFonts w:ascii="仿宋" w:hAnsi="仿宋" w:cs="宋体"/>
                <w:kern w:val="0"/>
                <w:sz w:val="21"/>
                <w:szCs w:val="21"/>
              </w:rPr>
            </w:pPr>
          </w:p>
        </w:tc>
      </w:tr>
      <w:tr w:rsidR="00051A5F" w:rsidRPr="00872EF1" w:rsidTr="001221C5">
        <w:trPr>
          <w:trHeight w:val="413"/>
          <w:jc w:val="center"/>
        </w:trPr>
        <w:tc>
          <w:tcPr>
            <w:tcW w:w="1374" w:type="dxa"/>
          </w:tcPr>
          <w:p w:rsidR="00051A5F" w:rsidRPr="00872EF1" w:rsidRDefault="00051A5F" w:rsidP="00C74BE3">
            <w:pPr>
              <w:widowControl/>
              <w:rPr>
                <w:rFonts w:ascii="仿宋" w:hAnsi="仿宋" w:cs="宋体"/>
                <w:kern w:val="0"/>
                <w:sz w:val="21"/>
                <w:szCs w:val="21"/>
              </w:rPr>
            </w:pPr>
            <w:r w:rsidRPr="00872EF1">
              <w:rPr>
                <w:rFonts w:ascii="仿宋" w:hAnsi="仿宋" w:cs="宋体" w:hint="eastAsia"/>
                <w:kern w:val="0"/>
                <w:sz w:val="21"/>
                <w:szCs w:val="21"/>
              </w:rPr>
              <w:lastRenderedPageBreak/>
              <w:t>处理机构</w:t>
            </w:r>
          </w:p>
        </w:tc>
        <w:tc>
          <w:tcPr>
            <w:tcW w:w="1438" w:type="dxa"/>
          </w:tcPr>
          <w:p w:rsidR="00051A5F" w:rsidRPr="00872EF1" w:rsidRDefault="00051A5F" w:rsidP="00C74BE3">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051A5F" w:rsidRPr="00872EF1" w:rsidRDefault="00051A5F" w:rsidP="00C74BE3">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051A5F" w:rsidRPr="00872EF1" w:rsidRDefault="00051A5F" w:rsidP="00C74BE3">
            <w:pPr>
              <w:widowControl/>
              <w:jc w:val="center"/>
              <w:rPr>
                <w:rFonts w:ascii="仿宋" w:hAnsi="仿宋" w:cs="宋体"/>
                <w:kern w:val="0"/>
                <w:sz w:val="21"/>
                <w:szCs w:val="21"/>
              </w:rPr>
            </w:pPr>
            <w:r w:rsidRPr="00872EF1">
              <w:rPr>
                <w:rFonts w:ascii="仿宋" w:hAnsi="仿宋" w:cs="宋体" w:hint="eastAsia"/>
                <w:kern w:val="0"/>
                <w:sz w:val="21"/>
                <w:szCs w:val="21"/>
              </w:rPr>
              <w:t>-</w:t>
            </w:r>
          </w:p>
        </w:tc>
        <w:tc>
          <w:tcPr>
            <w:tcW w:w="1564" w:type="dxa"/>
          </w:tcPr>
          <w:p w:rsidR="00051A5F" w:rsidRPr="00872EF1" w:rsidRDefault="00051A5F" w:rsidP="00C74BE3">
            <w:pPr>
              <w:widowControl/>
              <w:jc w:val="left"/>
              <w:rPr>
                <w:rFonts w:ascii="仿宋" w:hAnsi="仿宋" w:cs="宋体"/>
                <w:bCs/>
                <w:kern w:val="0"/>
                <w:sz w:val="21"/>
                <w:szCs w:val="21"/>
                <w:lang w:val="zh-CN"/>
              </w:rPr>
            </w:pPr>
          </w:p>
        </w:tc>
        <w:tc>
          <w:tcPr>
            <w:tcW w:w="1044" w:type="dxa"/>
          </w:tcPr>
          <w:p w:rsidR="00051A5F" w:rsidRPr="00872EF1" w:rsidRDefault="00051A5F" w:rsidP="00C74BE3">
            <w:pPr>
              <w:widowControl/>
              <w:jc w:val="center"/>
              <w:rPr>
                <w:rFonts w:ascii="仿宋" w:hAnsi="仿宋" w:cs="宋体"/>
                <w:kern w:val="0"/>
                <w:sz w:val="21"/>
                <w:szCs w:val="21"/>
              </w:rPr>
            </w:pPr>
          </w:p>
        </w:tc>
      </w:tr>
      <w:tr w:rsidR="00051A5F" w:rsidRPr="00872EF1" w:rsidTr="001221C5">
        <w:trPr>
          <w:trHeight w:val="413"/>
          <w:jc w:val="center"/>
        </w:trPr>
        <w:tc>
          <w:tcPr>
            <w:tcW w:w="1374" w:type="dxa"/>
          </w:tcPr>
          <w:p w:rsidR="00051A5F" w:rsidRPr="00872EF1" w:rsidRDefault="00051A5F" w:rsidP="00C74BE3">
            <w:pPr>
              <w:widowControl/>
              <w:rPr>
                <w:rFonts w:ascii="仿宋" w:hAnsi="仿宋" w:cs="宋体"/>
                <w:kern w:val="0"/>
                <w:sz w:val="21"/>
                <w:szCs w:val="21"/>
              </w:rPr>
            </w:pPr>
            <w:r w:rsidRPr="00872EF1">
              <w:rPr>
                <w:rFonts w:ascii="仿宋" w:hAnsi="仿宋" w:cs="宋体" w:hint="eastAsia"/>
                <w:kern w:val="0"/>
                <w:sz w:val="21"/>
                <w:szCs w:val="21"/>
              </w:rPr>
              <w:t>处理意见</w:t>
            </w:r>
          </w:p>
        </w:tc>
        <w:tc>
          <w:tcPr>
            <w:tcW w:w="1438" w:type="dxa"/>
          </w:tcPr>
          <w:p w:rsidR="00051A5F" w:rsidRPr="00872EF1" w:rsidRDefault="00051A5F" w:rsidP="00C74BE3">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051A5F" w:rsidRPr="00872EF1" w:rsidRDefault="00051A5F" w:rsidP="00C74BE3">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051A5F" w:rsidRPr="00872EF1" w:rsidRDefault="00051A5F" w:rsidP="00C74BE3">
            <w:pPr>
              <w:widowControl/>
              <w:jc w:val="center"/>
              <w:rPr>
                <w:rFonts w:ascii="仿宋" w:hAnsi="仿宋" w:cs="宋体"/>
                <w:kern w:val="0"/>
                <w:sz w:val="21"/>
                <w:szCs w:val="21"/>
              </w:rPr>
            </w:pPr>
          </w:p>
        </w:tc>
        <w:tc>
          <w:tcPr>
            <w:tcW w:w="1564" w:type="dxa"/>
          </w:tcPr>
          <w:p w:rsidR="00051A5F" w:rsidRPr="00872EF1" w:rsidRDefault="00051A5F" w:rsidP="00C74BE3">
            <w:pPr>
              <w:widowControl/>
              <w:jc w:val="left"/>
              <w:rPr>
                <w:rFonts w:ascii="仿宋" w:hAnsi="仿宋" w:cs="宋体"/>
                <w:bCs/>
                <w:kern w:val="0"/>
                <w:sz w:val="21"/>
                <w:szCs w:val="21"/>
                <w:lang w:val="zh-CN"/>
              </w:rPr>
            </w:pPr>
          </w:p>
        </w:tc>
        <w:tc>
          <w:tcPr>
            <w:tcW w:w="1044" w:type="dxa"/>
          </w:tcPr>
          <w:p w:rsidR="00051A5F" w:rsidRPr="00872EF1" w:rsidRDefault="00051A5F" w:rsidP="00C74BE3">
            <w:pPr>
              <w:widowControl/>
              <w:jc w:val="center"/>
              <w:rPr>
                <w:rFonts w:ascii="仿宋" w:hAnsi="仿宋" w:cs="宋体"/>
                <w:kern w:val="0"/>
                <w:sz w:val="21"/>
                <w:szCs w:val="21"/>
              </w:rPr>
            </w:pPr>
          </w:p>
        </w:tc>
      </w:tr>
      <w:tr w:rsidR="00051A5F" w:rsidRPr="00872EF1" w:rsidTr="001221C5">
        <w:trPr>
          <w:trHeight w:val="413"/>
          <w:jc w:val="center"/>
        </w:trPr>
        <w:tc>
          <w:tcPr>
            <w:tcW w:w="1374" w:type="dxa"/>
          </w:tcPr>
          <w:p w:rsidR="00051A5F" w:rsidRPr="00872EF1" w:rsidRDefault="00051A5F" w:rsidP="00C74BE3">
            <w:pPr>
              <w:widowControl/>
              <w:rPr>
                <w:rFonts w:ascii="仿宋" w:hAnsi="仿宋" w:cs="宋体"/>
                <w:kern w:val="0"/>
                <w:sz w:val="21"/>
                <w:szCs w:val="21"/>
              </w:rPr>
            </w:pPr>
            <w:r w:rsidRPr="00872EF1">
              <w:rPr>
                <w:rFonts w:ascii="仿宋" w:hAnsi="仿宋" w:cs="宋体" w:hint="eastAsia"/>
                <w:kern w:val="0"/>
                <w:sz w:val="21"/>
                <w:szCs w:val="21"/>
              </w:rPr>
              <w:t>补充说明</w:t>
            </w:r>
          </w:p>
        </w:tc>
        <w:tc>
          <w:tcPr>
            <w:tcW w:w="1438" w:type="dxa"/>
          </w:tcPr>
          <w:p w:rsidR="00051A5F" w:rsidRPr="00872EF1" w:rsidRDefault="00051A5F" w:rsidP="00C74BE3">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051A5F" w:rsidRPr="00872EF1" w:rsidRDefault="00051A5F" w:rsidP="00C74BE3">
            <w:pPr>
              <w:widowControl/>
              <w:jc w:val="center"/>
              <w:rPr>
                <w:rFonts w:ascii="仿宋" w:hAnsi="仿宋" w:cs="宋体"/>
                <w:kern w:val="0"/>
                <w:sz w:val="21"/>
                <w:szCs w:val="21"/>
              </w:rPr>
            </w:pPr>
            <w:r w:rsidRPr="00872EF1">
              <w:rPr>
                <w:rFonts w:ascii="仿宋" w:hAnsi="仿宋" w:cs="宋体" w:hint="eastAsia"/>
                <w:kern w:val="0"/>
                <w:sz w:val="21"/>
                <w:szCs w:val="21"/>
              </w:rPr>
              <w:t>可编辑</w:t>
            </w:r>
          </w:p>
        </w:tc>
        <w:tc>
          <w:tcPr>
            <w:tcW w:w="1121" w:type="dxa"/>
          </w:tcPr>
          <w:p w:rsidR="00051A5F" w:rsidRPr="00872EF1" w:rsidRDefault="00051A5F" w:rsidP="00C74BE3">
            <w:pPr>
              <w:widowControl/>
              <w:jc w:val="center"/>
              <w:rPr>
                <w:rFonts w:ascii="仿宋" w:hAnsi="仿宋" w:cs="宋体"/>
                <w:kern w:val="0"/>
                <w:sz w:val="21"/>
                <w:szCs w:val="21"/>
              </w:rPr>
            </w:pPr>
          </w:p>
        </w:tc>
        <w:tc>
          <w:tcPr>
            <w:tcW w:w="1564" w:type="dxa"/>
          </w:tcPr>
          <w:p w:rsidR="00051A5F" w:rsidRPr="00872EF1" w:rsidRDefault="00051A5F" w:rsidP="00C74BE3">
            <w:pPr>
              <w:widowControl/>
              <w:jc w:val="left"/>
              <w:rPr>
                <w:rFonts w:ascii="仿宋" w:hAnsi="仿宋" w:cs="宋体"/>
                <w:bCs/>
                <w:kern w:val="0"/>
                <w:sz w:val="21"/>
                <w:szCs w:val="21"/>
                <w:lang w:val="zh-CN"/>
              </w:rPr>
            </w:pPr>
            <w:r>
              <w:rPr>
                <w:rFonts w:ascii="仿宋" w:hAnsi="仿宋" w:cs="宋体"/>
                <w:bCs/>
                <w:kern w:val="0"/>
                <w:sz w:val="21"/>
                <w:szCs w:val="21"/>
                <w:lang w:val="zh-CN"/>
              </w:rPr>
              <w:t>根据录入情况带出</w:t>
            </w:r>
            <w:r>
              <w:rPr>
                <w:rFonts w:ascii="仿宋" w:hAnsi="仿宋" w:cs="宋体" w:hint="eastAsia"/>
                <w:bCs/>
                <w:kern w:val="0"/>
                <w:sz w:val="21"/>
                <w:szCs w:val="21"/>
                <w:lang w:val="zh-CN"/>
              </w:rPr>
              <w:t>，</w:t>
            </w:r>
            <w:r>
              <w:rPr>
                <w:rFonts w:ascii="仿宋" w:hAnsi="仿宋" w:cs="宋体"/>
                <w:bCs/>
                <w:kern w:val="0"/>
                <w:sz w:val="21"/>
                <w:szCs w:val="21"/>
                <w:lang w:val="zh-CN"/>
              </w:rPr>
              <w:t>可编辑</w:t>
            </w:r>
          </w:p>
        </w:tc>
        <w:tc>
          <w:tcPr>
            <w:tcW w:w="1044" w:type="dxa"/>
          </w:tcPr>
          <w:p w:rsidR="00051A5F" w:rsidRPr="00872EF1" w:rsidRDefault="00051A5F" w:rsidP="00C74BE3">
            <w:pPr>
              <w:widowControl/>
              <w:jc w:val="center"/>
              <w:rPr>
                <w:rFonts w:ascii="仿宋" w:hAnsi="仿宋" w:cs="宋体"/>
                <w:kern w:val="0"/>
                <w:sz w:val="21"/>
                <w:szCs w:val="21"/>
              </w:rPr>
            </w:pPr>
          </w:p>
        </w:tc>
      </w:tr>
    </w:tbl>
    <w:p w:rsidR="001221C5" w:rsidRDefault="00543494" w:rsidP="001221C5">
      <w:r>
        <w:t>选项说明</w:t>
      </w:r>
      <w:r>
        <w:rPr>
          <w:rFonts w:hint="eastAsia"/>
        </w:rPr>
        <w:t>：</w:t>
      </w:r>
    </w:p>
    <w:p w:rsidR="0003302D" w:rsidRDefault="00C715A1">
      <w:r>
        <w:rPr>
          <w:rFonts w:hint="eastAsia"/>
        </w:rPr>
        <w:t>1</w:t>
      </w:r>
      <w:r w:rsidR="0003302D">
        <w:rPr>
          <w:rFonts w:hint="eastAsia"/>
        </w:rPr>
        <w:t>.</w:t>
      </w:r>
      <w:r w:rsidR="0003302D">
        <w:rPr>
          <w:rFonts w:hint="eastAsia"/>
        </w:rPr>
        <w:t>【提交】按钮</w:t>
      </w:r>
    </w:p>
    <w:p w:rsidR="00007C32" w:rsidRDefault="00007C32">
      <w:r>
        <w:rPr>
          <w:rFonts w:hint="eastAsia"/>
        </w:rPr>
        <w:t>用户单击【提交】按钮，系统将支付信息提交至双</w:t>
      </w:r>
      <w:proofErr w:type="gramStart"/>
      <w:r>
        <w:rPr>
          <w:rFonts w:hint="eastAsia"/>
        </w:rPr>
        <w:t>核系统</w:t>
      </w:r>
      <w:proofErr w:type="gramEnd"/>
      <w:r>
        <w:rPr>
          <w:rFonts w:hint="eastAsia"/>
        </w:rPr>
        <w:t>进行审核，并提示“支付信息提交成功！”</w:t>
      </w:r>
      <w:r w:rsidR="00A026D9">
        <w:rPr>
          <w:rFonts w:hint="eastAsia"/>
        </w:rPr>
        <w:t>，若提交失败，案件状态</w:t>
      </w:r>
      <w:proofErr w:type="gramStart"/>
      <w:r w:rsidR="00A026D9">
        <w:rPr>
          <w:rFonts w:hint="eastAsia"/>
        </w:rPr>
        <w:t>不</w:t>
      </w:r>
      <w:proofErr w:type="gramEnd"/>
      <w:r w:rsidR="00A026D9">
        <w:rPr>
          <w:rFonts w:hint="eastAsia"/>
        </w:rPr>
        <w:t>转为正在处理，需重新操作。</w:t>
      </w:r>
    </w:p>
    <w:p w:rsidR="0003302D" w:rsidRDefault="00C715A1">
      <w:r>
        <w:rPr>
          <w:rFonts w:hint="eastAsia"/>
        </w:rPr>
        <w:t>2</w:t>
      </w:r>
      <w:r w:rsidR="0003302D">
        <w:rPr>
          <w:rFonts w:hint="eastAsia"/>
        </w:rPr>
        <w:t>.</w:t>
      </w:r>
      <w:r w:rsidR="0003302D">
        <w:rPr>
          <w:rFonts w:hint="eastAsia"/>
        </w:rPr>
        <w:t>【取消】按钮</w:t>
      </w:r>
    </w:p>
    <w:p w:rsidR="00007C32" w:rsidRDefault="00007C32">
      <w:r>
        <w:rPr>
          <w:rFonts w:hint="eastAsia"/>
        </w:rPr>
        <w:t>用户单击【取消】按钮，退出当前页面，返回至图</w:t>
      </w:r>
      <w:r w:rsidR="0027588D">
        <w:rPr>
          <w:rFonts w:hint="eastAsia"/>
        </w:rPr>
        <w:t>1</w:t>
      </w:r>
      <w:r w:rsidR="002F4F0D">
        <w:rPr>
          <w:rFonts w:hint="eastAsia"/>
        </w:rPr>
        <w:t>3</w:t>
      </w:r>
      <w:r>
        <w:rPr>
          <w:rFonts w:hint="eastAsia"/>
        </w:rPr>
        <w:t>支付信息查询页面。</w:t>
      </w:r>
    </w:p>
    <w:p w:rsidR="00C715A1" w:rsidRDefault="00C715A1" w:rsidP="00C715A1">
      <w:pPr>
        <w:keepNext/>
      </w:pPr>
      <w:r>
        <w:rPr>
          <w:noProof/>
        </w:rPr>
        <w:drawing>
          <wp:inline distT="0" distB="0" distL="0" distR="0" wp14:anchorId="4E81E51F" wp14:editId="683FADB3">
            <wp:extent cx="5274310" cy="1415029"/>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415029"/>
                    </a:xfrm>
                    <a:prstGeom prst="rect">
                      <a:avLst/>
                    </a:prstGeom>
                  </pic:spPr>
                </pic:pic>
              </a:graphicData>
            </a:graphic>
          </wp:inline>
        </w:drawing>
      </w:r>
    </w:p>
    <w:p w:rsidR="00C715A1" w:rsidRDefault="00C715A1" w:rsidP="00C715A1">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ins w:id="85" w:author="ThinkPad" w:date="2017-12-28T09:27:00Z">
        <w:r w:rsidR="00465891">
          <w:rPr>
            <w:noProof/>
          </w:rPr>
          <w:t>18</w:t>
        </w:r>
      </w:ins>
      <w:del w:id="86" w:author="ThinkPad" w:date="2017-12-28T09:27:00Z">
        <w:r w:rsidR="00EF6EBA" w:rsidDel="00465891">
          <w:rPr>
            <w:noProof/>
          </w:rPr>
          <w:delText>16</w:delText>
        </w:r>
      </w:del>
      <w:r>
        <w:fldChar w:fldCharType="end"/>
      </w:r>
      <w:r>
        <w:t>导入清单</w:t>
      </w:r>
    </w:p>
    <w:tbl>
      <w:tblPr>
        <w:tblStyle w:val="a6"/>
        <w:tblW w:w="8042" w:type="dxa"/>
        <w:tblLook w:val="04A0" w:firstRow="1" w:lastRow="0" w:firstColumn="1" w:lastColumn="0" w:noHBand="0" w:noVBand="1"/>
      </w:tblPr>
      <w:tblGrid>
        <w:gridCol w:w="1374"/>
        <w:gridCol w:w="1438"/>
        <w:gridCol w:w="1501"/>
        <w:gridCol w:w="1121"/>
        <w:gridCol w:w="1564"/>
        <w:gridCol w:w="1044"/>
      </w:tblGrid>
      <w:tr w:rsidR="00C715A1" w:rsidRPr="00872EF1" w:rsidTr="00C76432">
        <w:trPr>
          <w:trHeight w:val="376"/>
        </w:trPr>
        <w:tc>
          <w:tcPr>
            <w:tcW w:w="8042" w:type="dxa"/>
            <w:gridSpan w:val="6"/>
            <w:shd w:val="clear" w:color="auto" w:fill="F79646" w:themeFill="accent6"/>
          </w:tcPr>
          <w:p w:rsidR="00C715A1" w:rsidRPr="00872EF1" w:rsidRDefault="00C715A1" w:rsidP="00C76432">
            <w:pPr>
              <w:widowControl/>
              <w:jc w:val="center"/>
              <w:rPr>
                <w:rFonts w:ascii="仿宋" w:hAnsi="仿宋" w:cs="宋体"/>
                <w:b/>
                <w:kern w:val="0"/>
                <w:sz w:val="24"/>
                <w:szCs w:val="24"/>
              </w:rPr>
            </w:pPr>
            <w:r>
              <w:rPr>
                <w:rFonts w:ascii="仿宋" w:hAnsi="仿宋" w:cs="宋体" w:hint="eastAsia"/>
                <w:b/>
                <w:kern w:val="0"/>
                <w:sz w:val="24"/>
                <w:szCs w:val="24"/>
              </w:rPr>
              <w:t>导入清单</w:t>
            </w:r>
          </w:p>
        </w:tc>
      </w:tr>
      <w:tr w:rsidR="00C715A1" w:rsidRPr="00872EF1" w:rsidTr="00C76432">
        <w:trPr>
          <w:trHeight w:val="543"/>
        </w:trPr>
        <w:tc>
          <w:tcPr>
            <w:tcW w:w="1374" w:type="dxa"/>
            <w:shd w:val="clear" w:color="auto" w:fill="9BBB59" w:themeFill="accent3"/>
          </w:tcPr>
          <w:p w:rsidR="00C715A1" w:rsidRPr="00872EF1" w:rsidRDefault="00C715A1" w:rsidP="00C76432">
            <w:pPr>
              <w:widowControl/>
              <w:jc w:val="center"/>
              <w:rPr>
                <w:rFonts w:ascii="仿宋" w:hAnsi="仿宋" w:cs="宋体"/>
                <w:b/>
                <w:kern w:val="0"/>
                <w:sz w:val="24"/>
                <w:szCs w:val="24"/>
              </w:rPr>
            </w:pPr>
            <w:r w:rsidRPr="00872EF1">
              <w:rPr>
                <w:rFonts w:ascii="仿宋" w:hAnsi="仿宋" w:cs="宋体" w:hint="eastAsia"/>
                <w:b/>
                <w:kern w:val="0"/>
                <w:sz w:val="24"/>
                <w:szCs w:val="24"/>
              </w:rPr>
              <w:t>页面元素</w:t>
            </w:r>
          </w:p>
        </w:tc>
        <w:tc>
          <w:tcPr>
            <w:tcW w:w="1438" w:type="dxa"/>
            <w:shd w:val="clear" w:color="auto" w:fill="9BBB59" w:themeFill="accent3"/>
          </w:tcPr>
          <w:p w:rsidR="00C715A1" w:rsidRPr="00872EF1" w:rsidRDefault="00C715A1" w:rsidP="00C76432">
            <w:pPr>
              <w:widowControl/>
              <w:jc w:val="center"/>
              <w:rPr>
                <w:rFonts w:ascii="仿宋" w:hAnsi="仿宋" w:cs="宋体"/>
                <w:b/>
                <w:kern w:val="0"/>
                <w:sz w:val="24"/>
                <w:szCs w:val="24"/>
              </w:rPr>
            </w:pPr>
            <w:r w:rsidRPr="00872EF1">
              <w:rPr>
                <w:rFonts w:ascii="仿宋" w:hAnsi="仿宋" w:cs="宋体" w:hint="eastAsia"/>
                <w:b/>
                <w:kern w:val="0"/>
                <w:sz w:val="24"/>
                <w:szCs w:val="24"/>
              </w:rPr>
              <w:t>交互类型</w:t>
            </w:r>
          </w:p>
        </w:tc>
        <w:tc>
          <w:tcPr>
            <w:tcW w:w="1501" w:type="dxa"/>
            <w:shd w:val="clear" w:color="auto" w:fill="9BBB59" w:themeFill="accent3"/>
          </w:tcPr>
          <w:p w:rsidR="00C715A1" w:rsidRPr="00872EF1" w:rsidRDefault="00C715A1" w:rsidP="00C76432">
            <w:pPr>
              <w:widowControl/>
              <w:jc w:val="center"/>
              <w:rPr>
                <w:rFonts w:ascii="仿宋" w:hAnsi="仿宋" w:cs="宋体"/>
                <w:b/>
                <w:kern w:val="0"/>
                <w:sz w:val="24"/>
                <w:szCs w:val="24"/>
              </w:rPr>
            </w:pPr>
            <w:r w:rsidRPr="00872EF1">
              <w:rPr>
                <w:rFonts w:ascii="仿宋" w:hAnsi="仿宋" w:cs="宋体" w:hint="eastAsia"/>
                <w:b/>
                <w:kern w:val="0"/>
                <w:sz w:val="24"/>
                <w:szCs w:val="24"/>
              </w:rPr>
              <w:t>交互模式</w:t>
            </w:r>
          </w:p>
        </w:tc>
        <w:tc>
          <w:tcPr>
            <w:tcW w:w="1121" w:type="dxa"/>
            <w:shd w:val="clear" w:color="auto" w:fill="9BBB59" w:themeFill="accent3"/>
          </w:tcPr>
          <w:p w:rsidR="00C715A1" w:rsidRPr="00872EF1" w:rsidRDefault="00C715A1" w:rsidP="00C76432">
            <w:pPr>
              <w:widowControl/>
              <w:jc w:val="center"/>
              <w:rPr>
                <w:rFonts w:ascii="仿宋" w:hAnsi="仿宋" w:cs="宋体"/>
                <w:b/>
                <w:kern w:val="0"/>
                <w:sz w:val="24"/>
                <w:szCs w:val="24"/>
              </w:rPr>
            </w:pPr>
            <w:r w:rsidRPr="00872EF1">
              <w:rPr>
                <w:rFonts w:ascii="仿宋" w:hAnsi="仿宋" w:cs="宋体" w:hint="eastAsia"/>
                <w:b/>
                <w:kern w:val="0"/>
                <w:sz w:val="24"/>
                <w:szCs w:val="24"/>
              </w:rPr>
              <w:t>是否必填</w:t>
            </w:r>
          </w:p>
        </w:tc>
        <w:tc>
          <w:tcPr>
            <w:tcW w:w="1564" w:type="dxa"/>
            <w:shd w:val="clear" w:color="auto" w:fill="9BBB59" w:themeFill="accent3"/>
          </w:tcPr>
          <w:p w:rsidR="00C715A1" w:rsidRPr="00872EF1" w:rsidRDefault="00C715A1" w:rsidP="00C76432">
            <w:pPr>
              <w:widowControl/>
              <w:jc w:val="center"/>
              <w:rPr>
                <w:rFonts w:ascii="仿宋" w:hAnsi="仿宋" w:cs="宋体"/>
                <w:b/>
                <w:kern w:val="0"/>
                <w:sz w:val="24"/>
                <w:szCs w:val="24"/>
              </w:rPr>
            </w:pPr>
            <w:r w:rsidRPr="00872EF1">
              <w:rPr>
                <w:rFonts w:ascii="仿宋" w:hAnsi="仿宋" w:cs="宋体" w:hint="eastAsia"/>
                <w:b/>
                <w:kern w:val="0"/>
                <w:sz w:val="24"/>
                <w:szCs w:val="24"/>
              </w:rPr>
              <w:t>内容说明</w:t>
            </w:r>
          </w:p>
        </w:tc>
        <w:tc>
          <w:tcPr>
            <w:tcW w:w="1044" w:type="dxa"/>
            <w:shd w:val="clear" w:color="auto" w:fill="9BBB59" w:themeFill="accent3"/>
          </w:tcPr>
          <w:p w:rsidR="00C715A1" w:rsidRPr="00872EF1" w:rsidRDefault="00C715A1" w:rsidP="00C76432">
            <w:pPr>
              <w:widowControl/>
              <w:jc w:val="center"/>
              <w:rPr>
                <w:rFonts w:ascii="仿宋" w:hAnsi="仿宋" w:cs="宋体"/>
                <w:b/>
                <w:kern w:val="0"/>
                <w:sz w:val="24"/>
                <w:szCs w:val="24"/>
              </w:rPr>
            </w:pPr>
            <w:r w:rsidRPr="00872EF1">
              <w:rPr>
                <w:rFonts w:ascii="仿宋" w:hAnsi="仿宋" w:cs="宋体" w:hint="eastAsia"/>
                <w:b/>
                <w:kern w:val="0"/>
                <w:sz w:val="24"/>
                <w:szCs w:val="24"/>
              </w:rPr>
              <w:t>默认值</w:t>
            </w:r>
          </w:p>
        </w:tc>
      </w:tr>
      <w:tr w:rsidR="00C715A1" w:rsidTr="00C76432">
        <w:trPr>
          <w:trHeight w:val="413"/>
        </w:trPr>
        <w:tc>
          <w:tcPr>
            <w:tcW w:w="1374" w:type="dxa"/>
          </w:tcPr>
          <w:p w:rsidR="00C715A1" w:rsidRDefault="00C715A1" w:rsidP="00C76432">
            <w:pPr>
              <w:widowControl/>
              <w:jc w:val="center"/>
              <w:rPr>
                <w:rFonts w:ascii="仿宋" w:hAnsi="仿宋" w:cs="宋体"/>
                <w:kern w:val="0"/>
                <w:sz w:val="21"/>
                <w:szCs w:val="21"/>
              </w:rPr>
            </w:pPr>
            <w:r>
              <w:rPr>
                <w:rFonts w:ascii="仿宋" w:hAnsi="仿宋" w:cs="宋体"/>
                <w:kern w:val="0"/>
                <w:sz w:val="21"/>
                <w:szCs w:val="21"/>
              </w:rPr>
              <w:t>下载模板</w:t>
            </w:r>
          </w:p>
        </w:tc>
        <w:tc>
          <w:tcPr>
            <w:tcW w:w="1438" w:type="dxa"/>
          </w:tcPr>
          <w:p w:rsidR="00C715A1" w:rsidRDefault="00C715A1" w:rsidP="00C76432">
            <w:pPr>
              <w:widowControl/>
              <w:jc w:val="center"/>
              <w:rPr>
                <w:rFonts w:ascii="仿宋" w:hAnsi="仿宋" w:cs="宋体"/>
                <w:kern w:val="0"/>
                <w:sz w:val="21"/>
                <w:szCs w:val="21"/>
              </w:rPr>
            </w:pPr>
            <w:r>
              <w:rPr>
                <w:rFonts w:ascii="仿宋" w:hAnsi="仿宋" w:cs="宋体" w:hint="eastAsia"/>
                <w:kern w:val="0"/>
                <w:sz w:val="21"/>
                <w:szCs w:val="21"/>
              </w:rPr>
              <w:t>按钮</w:t>
            </w:r>
          </w:p>
        </w:tc>
        <w:tc>
          <w:tcPr>
            <w:tcW w:w="1501" w:type="dxa"/>
          </w:tcPr>
          <w:p w:rsidR="00C715A1" w:rsidRDefault="00C715A1" w:rsidP="00C76432">
            <w:pPr>
              <w:widowControl/>
              <w:jc w:val="center"/>
              <w:rPr>
                <w:rFonts w:ascii="仿宋" w:hAnsi="仿宋" w:cs="宋体"/>
                <w:kern w:val="0"/>
                <w:sz w:val="21"/>
                <w:szCs w:val="21"/>
              </w:rPr>
            </w:pPr>
            <w:r>
              <w:rPr>
                <w:rFonts w:ascii="仿宋" w:hAnsi="仿宋" w:cs="宋体" w:hint="eastAsia"/>
                <w:kern w:val="0"/>
                <w:sz w:val="21"/>
                <w:szCs w:val="21"/>
              </w:rPr>
              <w:t>单击</w:t>
            </w:r>
          </w:p>
        </w:tc>
        <w:tc>
          <w:tcPr>
            <w:tcW w:w="1121" w:type="dxa"/>
          </w:tcPr>
          <w:p w:rsidR="00C715A1" w:rsidRDefault="00C715A1" w:rsidP="00C76432">
            <w:pPr>
              <w:widowControl/>
              <w:jc w:val="center"/>
              <w:rPr>
                <w:rFonts w:ascii="仿宋" w:hAnsi="仿宋" w:cs="宋体"/>
                <w:kern w:val="0"/>
                <w:sz w:val="21"/>
                <w:szCs w:val="21"/>
              </w:rPr>
            </w:pPr>
          </w:p>
        </w:tc>
        <w:tc>
          <w:tcPr>
            <w:tcW w:w="1564" w:type="dxa"/>
          </w:tcPr>
          <w:p w:rsidR="00C715A1" w:rsidRDefault="00C715A1" w:rsidP="00C76432">
            <w:pPr>
              <w:widowControl/>
              <w:jc w:val="left"/>
              <w:rPr>
                <w:rFonts w:ascii="仿宋" w:hAnsi="仿宋" w:cs="宋体"/>
                <w:bCs/>
                <w:kern w:val="0"/>
                <w:sz w:val="21"/>
                <w:szCs w:val="21"/>
                <w:lang w:val="zh-CN"/>
              </w:rPr>
            </w:pPr>
            <w:r>
              <w:rPr>
                <w:rFonts w:ascii="仿宋" w:hAnsi="仿宋" w:cs="宋体"/>
                <w:bCs/>
                <w:kern w:val="0"/>
                <w:sz w:val="21"/>
                <w:szCs w:val="21"/>
                <w:lang w:val="zh-CN"/>
              </w:rPr>
              <w:t>单击下载模板</w:t>
            </w:r>
            <w:r>
              <w:rPr>
                <w:rFonts w:ascii="仿宋" w:hAnsi="仿宋" w:cs="宋体" w:hint="eastAsia"/>
                <w:bCs/>
                <w:kern w:val="0"/>
                <w:sz w:val="21"/>
                <w:szCs w:val="21"/>
                <w:lang w:val="zh-CN"/>
              </w:rPr>
              <w:t>，</w:t>
            </w:r>
            <w:r>
              <w:rPr>
                <w:rFonts w:ascii="仿宋" w:hAnsi="仿宋" w:cs="宋体"/>
                <w:bCs/>
                <w:kern w:val="0"/>
                <w:sz w:val="21"/>
                <w:szCs w:val="21"/>
                <w:lang w:val="zh-CN"/>
              </w:rPr>
              <w:t>见</w:t>
            </w:r>
            <w:r w:rsidRPr="00FE0FE9">
              <w:rPr>
                <w:rFonts w:ascii="仿宋" w:hAnsi="仿宋" w:cs="宋体" w:hint="eastAsia"/>
                <w:bCs/>
                <w:i/>
                <w:kern w:val="0"/>
                <w:sz w:val="21"/>
                <w:szCs w:val="21"/>
                <w:lang w:val="zh-CN"/>
              </w:rPr>
              <w:t>《</w:t>
            </w:r>
            <w:r w:rsidRPr="00FE0FE9">
              <w:rPr>
                <w:rFonts w:ascii="仿宋" w:hAnsi="仿宋" w:cs="宋体"/>
                <w:bCs/>
                <w:i/>
                <w:kern w:val="0"/>
                <w:sz w:val="21"/>
                <w:szCs w:val="21"/>
                <w:lang w:val="zh-CN"/>
              </w:rPr>
              <w:t>清单表格合集</w:t>
            </w:r>
            <w:r w:rsidRPr="00FE0FE9">
              <w:rPr>
                <w:rFonts w:ascii="仿宋" w:hAnsi="仿宋" w:cs="宋体" w:hint="eastAsia"/>
                <w:bCs/>
                <w:i/>
                <w:kern w:val="0"/>
                <w:sz w:val="21"/>
                <w:szCs w:val="21"/>
                <w:lang w:val="zh-CN"/>
              </w:rPr>
              <w:t>》</w:t>
            </w:r>
            <w:r>
              <w:rPr>
                <w:rFonts w:ascii="仿宋" w:hAnsi="仿宋" w:cs="宋体"/>
                <w:bCs/>
                <w:kern w:val="0"/>
                <w:sz w:val="21"/>
                <w:szCs w:val="21"/>
                <w:lang w:val="zh-CN"/>
              </w:rPr>
              <w:t>表格中的支付清单</w:t>
            </w:r>
            <w:r>
              <w:rPr>
                <w:rFonts w:ascii="仿宋" w:hAnsi="仿宋" w:cs="宋体" w:hint="eastAsia"/>
                <w:bCs/>
                <w:kern w:val="0"/>
                <w:sz w:val="21"/>
                <w:szCs w:val="21"/>
                <w:lang w:val="zh-CN"/>
              </w:rPr>
              <w:t>sheet页</w:t>
            </w:r>
          </w:p>
        </w:tc>
        <w:tc>
          <w:tcPr>
            <w:tcW w:w="1044" w:type="dxa"/>
          </w:tcPr>
          <w:p w:rsidR="00C715A1" w:rsidRDefault="00C715A1" w:rsidP="00C76432">
            <w:pPr>
              <w:widowControl/>
              <w:jc w:val="center"/>
              <w:rPr>
                <w:rFonts w:ascii="仿宋" w:hAnsi="仿宋" w:cs="宋体"/>
                <w:kern w:val="0"/>
                <w:sz w:val="21"/>
                <w:szCs w:val="21"/>
              </w:rPr>
            </w:pPr>
          </w:p>
        </w:tc>
      </w:tr>
      <w:tr w:rsidR="00C715A1" w:rsidTr="00C76432">
        <w:trPr>
          <w:trHeight w:val="413"/>
        </w:trPr>
        <w:tc>
          <w:tcPr>
            <w:tcW w:w="1374" w:type="dxa"/>
          </w:tcPr>
          <w:p w:rsidR="00C715A1" w:rsidRDefault="00C715A1" w:rsidP="00C76432">
            <w:pPr>
              <w:widowControl/>
              <w:jc w:val="center"/>
              <w:rPr>
                <w:rFonts w:ascii="仿宋" w:hAnsi="仿宋" w:cs="宋体"/>
                <w:kern w:val="0"/>
                <w:sz w:val="21"/>
                <w:szCs w:val="21"/>
              </w:rPr>
            </w:pPr>
            <w:r>
              <w:rPr>
                <w:rFonts w:ascii="仿宋" w:hAnsi="仿宋" w:cs="宋体"/>
                <w:kern w:val="0"/>
                <w:sz w:val="21"/>
                <w:szCs w:val="21"/>
              </w:rPr>
              <w:t>下载理赔清单</w:t>
            </w:r>
          </w:p>
        </w:tc>
        <w:tc>
          <w:tcPr>
            <w:tcW w:w="1438" w:type="dxa"/>
          </w:tcPr>
          <w:p w:rsidR="00C715A1" w:rsidRDefault="00C715A1" w:rsidP="00C76432">
            <w:pPr>
              <w:widowControl/>
              <w:jc w:val="center"/>
              <w:rPr>
                <w:rFonts w:ascii="仿宋" w:hAnsi="仿宋" w:cs="宋体"/>
                <w:kern w:val="0"/>
                <w:sz w:val="21"/>
                <w:szCs w:val="21"/>
              </w:rPr>
            </w:pPr>
            <w:r>
              <w:rPr>
                <w:rFonts w:ascii="仿宋" w:hAnsi="仿宋" w:cs="宋体" w:hint="eastAsia"/>
                <w:kern w:val="0"/>
                <w:sz w:val="21"/>
                <w:szCs w:val="21"/>
              </w:rPr>
              <w:t>按钮</w:t>
            </w:r>
          </w:p>
        </w:tc>
        <w:tc>
          <w:tcPr>
            <w:tcW w:w="1501" w:type="dxa"/>
          </w:tcPr>
          <w:p w:rsidR="00C715A1" w:rsidRDefault="00C715A1" w:rsidP="00C76432">
            <w:pPr>
              <w:widowControl/>
              <w:jc w:val="center"/>
              <w:rPr>
                <w:rFonts w:ascii="仿宋" w:hAnsi="仿宋" w:cs="宋体"/>
                <w:kern w:val="0"/>
                <w:sz w:val="21"/>
                <w:szCs w:val="21"/>
              </w:rPr>
            </w:pPr>
            <w:r>
              <w:rPr>
                <w:rFonts w:ascii="仿宋" w:hAnsi="仿宋" w:cs="宋体" w:hint="eastAsia"/>
                <w:kern w:val="0"/>
                <w:sz w:val="21"/>
                <w:szCs w:val="21"/>
              </w:rPr>
              <w:t>单击</w:t>
            </w:r>
          </w:p>
        </w:tc>
        <w:tc>
          <w:tcPr>
            <w:tcW w:w="1121" w:type="dxa"/>
          </w:tcPr>
          <w:p w:rsidR="00C715A1" w:rsidRDefault="00C715A1" w:rsidP="00C76432">
            <w:pPr>
              <w:widowControl/>
              <w:jc w:val="center"/>
              <w:rPr>
                <w:rFonts w:ascii="仿宋" w:hAnsi="仿宋" w:cs="宋体"/>
                <w:kern w:val="0"/>
                <w:sz w:val="21"/>
                <w:szCs w:val="21"/>
              </w:rPr>
            </w:pPr>
          </w:p>
        </w:tc>
        <w:tc>
          <w:tcPr>
            <w:tcW w:w="1564" w:type="dxa"/>
          </w:tcPr>
          <w:p w:rsidR="00C715A1" w:rsidRDefault="00C715A1" w:rsidP="00C76432">
            <w:pPr>
              <w:widowControl/>
              <w:jc w:val="left"/>
              <w:rPr>
                <w:rFonts w:ascii="仿宋" w:hAnsi="仿宋" w:cs="宋体"/>
                <w:bCs/>
                <w:kern w:val="0"/>
                <w:sz w:val="21"/>
                <w:szCs w:val="21"/>
                <w:lang w:val="zh-CN"/>
              </w:rPr>
            </w:pPr>
            <w:r>
              <w:rPr>
                <w:rFonts w:ascii="仿宋" w:hAnsi="仿宋" w:cs="宋体"/>
                <w:bCs/>
                <w:kern w:val="0"/>
                <w:sz w:val="21"/>
                <w:szCs w:val="21"/>
                <w:lang w:val="zh-CN"/>
              </w:rPr>
              <w:t>单击下载</w:t>
            </w:r>
            <w:r>
              <w:rPr>
                <w:rFonts w:ascii="仿宋" w:hAnsi="仿宋" w:cs="宋体" w:hint="eastAsia"/>
                <w:bCs/>
                <w:kern w:val="0"/>
                <w:sz w:val="21"/>
                <w:szCs w:val="21"/>
                <w:lang w:val="zh-CN"/>
              </w:rPr>
              <w:t>已生成内容的</w:t>
            </w:r>
            <w:r>
              <w:rPr>
                <w:rFonts w:ascii="仿宋" w:hAnsi="仿宋" w:cs="宋体"/>
                <w:bCs/>
                <w:kern w:val="0"/>
                <w:sz w:val="21"/>
                <w:szCs w:val="21"/>
                <w:lang w:val="zh-CN"/>
              </w:rPr>
              <w:t>理赔清单见</w:t>
            </w:r>
            <w:r w:rsidRPr="00FE0FE9">
              <w:rPr>
                <w:rFonts w:ascii="仿宋" w:hAnsi="仿宋" w:cs="宋体" w:hint="eastAsia"/>
                <w:bCs/>
                <w:i/>
                <w:kern w:val="0"/>
                <w:sz w:val="21"/>
                <w:szCs w:val="21"/>
                <w:lang w:val="zh-CN"/>
              </w:rPr>
              <w:t>《</w:t>
            </w:r>
            <w:r w:rsidRPr="00FE0FE9">
              <w:rPr>
                <w:rFonts w:ascii="仿宋" w:hAnsi="仿宋" w:cs="宋体"/>
                <w:bCs/>
                <w:i/>
                <w:kern w:val="0"/>
                <w:sz w:val="21"/>
                <w:szCs w:val="21"/>
                <w:lang w:val="zh-CN"/>
              </w:rPr>
              <w:t>清单表格合集</w:t>
            </w:r>
            <w:r w:rsidRPr="00FE0FE9">
              <w:rPr>
                <w:rFonts w:ascii="仿宋" w:hAnsi="仿宋" w:cs="宋体" w:hint="eastAsia"/>
                <w:bCs/>
                <w:i/>
                <w:kern w:val="0"/>
                <w:sz w:val="21"/>
                <w:szCs w:val="21"/>
                <w:lang w:val="zh-CN"/>
              </w:rPr>
              <w:t>》</w:t>
            </w:r>
            <w:r>
              <w:rPr>
                <w:rFonts w:ascii="仿宋" w:hAnsi="仿宋" w:cs="宋体"/>
                <w:bCs/>
                <w:kern w:val="0"/>
                <w:sz w:val="21"/>
                <w:szCs w:val="21"/>
                <w:lang w:val="zh-CN"/>
              </w:rPr>
              <w:t>表格中的理赔清单</w:t>
            </w:r>
            <w:r>
              <w:rPr>
                <w:rFonts w:ascii="仿宋" w:hAnsi="仿宋" w:cs="宋体" w:hint="eastAsia"/>
                <w:bCs/>
                <w:kern w:val="0"/>
                <w:sz w:val="21"/>
                <w:szCs w:val="21"/>
                <w:lang w:val="zh-CN"/>
              </w:rPr>
              <w:t>sheet页。</w:t>
            </w:r>
          </w:p>
        </w:tc>
        <w:tc>
          <w:tcPr>
            <w:tcW w:w="1044" w:type="dxa"/>
          </w:tcPr>
          <w:p w:rsidR="00C715A1" w:rsidRDefault="00C715A1" w:rsidP="00C76432">
            <w:pPr>
              <w:widowControl/>
              <w:jc w:val="center"/>
              <w:rPr>
                <w:rFonts w:ascii="仿宋" w:hAnsi="仿宋" w:cs="宋体"/>
                <w:kern w:val="0"/>
                <w:sz w:val="21"/>
                <w:szCs w:val="21"/>
              </w:rPr>
            </w:pPr>
          </w:p>
        </w:tc>
      </w:tr>
      <w:tr w:rsidR="00C715A1" w:rsidTr="00C76432">
        <w:trPr>
          <w:trHeight w:val="413"/>
        </w:trPr>
        <w:tc>
          <w:tcPr>
            <w:tcW w:w="1374" w:type="dxa"/>
          </w:tcPr>
          <w:p w:rsidR="00C715A1" w:rsidRDefault="00C715A1" w:rsidP="00C76432">
            <w:pPr>
              <w:widowControl/>
              <w:jc w:val="center"/>
              <w:rPr>
                <w:rFonts w:ascii="仿宋" w:hAnsi="仿宋" w:cs="宋体"/>
                <w:kern w:val="0"/>
                <w:sz w:val="21"/>
                <w:szCs w:val="21"/>
              </w:rPr>
            </w:pPr>
            <w:r>
              <w:rPr>
                <w:rFonts w:ascii="仿宋" w:hAnsi="仿宋" w:cs="宋体" w:hint="eastAsia"/>
                <w:kern w:val="0"/>
                <w:sz w:val="21"/>
                <w:szCs w:val="21"/>
              </w:rPr>
              <w:lastRenderedPageBreak/>
              <w:t>导入</w:t>
            </w:r>
          </w:p>
        </w:tc>
        <w:tc>
          <w:tcPr>
            <w:tcW w:w="1438" w:type="dxa"/>
          </w:tcPr>
          <w:p w:rsidR="00C715A1" w:rsidRDefault="00C715A1" w:rsidP="00C76432">
            <w:pPr>
              <w:widowControl/>
              <w:jc w:val="center"/>
              <w:rPr>
                <w:rFonts w:ascii="仿宋" w:hAnsi="仿宋" w:cs="宋体"/>
                <w:kern w:val="0"/>
                <w:sz w:val="21"/>
                <w:szCs w:val="21"/>
              </w:rPr>
            </w:pPr>
            <w:r>
              <w:rPr>
                <w:rFonts w:ascii="仿宋" w:hAnsi="仿宋" w:cs="宋体" w:hint="eastAsia"/>
                <w:kern w:val="0"/>
                <w:sz w:val="21"/>
                <w:szCs w:val="21"/>
              </w:rPr>
              <w:t>按钮</w:t>
            </w:r>
          </w:p>
        </w:tc>
        <w:tc>
          <w:tcPr>
            <w:tcW w:w="1501" w:type="dxa"/>
          </w:tcPr>
          <w:p w:rsidR="00C715A1" w:rsidRDefault="00C715A1" w:rsidP="00C76432">
            <w:pPr>
              <w:widowControl/>
              <w:jc w:val="center"/>
              <w:rPr>
                <w:rFonts w:ascii="仿宋" w:hAnsi="仿宋" w:cs="宋体"/>
                <w:kern w:val="0"/>
                <w:sz w:val="21"/>
                <w:szCs w:val="21"/>
              </w:rPr>
            </w:pPr>
            <w:r>
              <w:rPr>
                <w:rFonts w:ascii="仿宋" w:hAnsi="仿宋" w:cs="宋体" w:hint="eastAsia"/>
                <w:kern w:val="0"/>
                <w:sz w:val="21"/>
                <w:szCs w:val="21"/>
              </w:rPr>
              <w:t>单击</w:t>
            </w:r>
          </w:p>
        </w:tc>
        <w:tc>
          <w:tcPr>
            <w:tcW w:w="1121" w:type="dxa"/>
          </w:tcPr>
          <w:p w:rsidR="00C715A1" w:rsidRDefault="00C715A1" w:rsidP="00C76432">
            <w:pPr>
              <w:widowControl/>
              <w:jc w:val="center"/>
              <w:rPr>
                <w:rFonts w:ascii="仿宋" w:hAnsi="仿宋" w:cs="宋体"/>
                <w:kern w:val="0"/>
                <w:sz w:val="21"/>
                <w:szCs w:val="21"/>
              </w:rPr>
            </w:pPr>
          </w:p>
        </w:tc>
        <w:tc>
          <w:tcPr>
            <w:tcW w:w="1564" w:type="dxa"/>
          </w:tcPr>
          <w:p w:rsidR="00C715A1" w:rsidRDefault="00C715A1" w:rsidP="00C76432">
            <w:pPr>
              <w:widowControl/>
              <w:jc w:val="left"/>
              <w:rPr>
                <w:rFonts w:ascii="仿宋" w:hAnsi="仿宋" w:cs="宋体"/>
                <w:bCs/>
                <w:kern w:val="0"/>
                <w:sz w:val="21"/>
                <w:szCs w:val="21"/>
                <w:lang w:val="zh-CN"/>
              </w:rPr>
            </w:pPr>
            <w:r>
              <w:rPr>
                <w:rFonts w:ascii="仿宋" w:hAnsi="仿宋" w:cs="宋体"/>
                <w:bCs/>
                <w:kern w:val="0"/>
                <w:sz w:val="21"/>
                <w:szCs w:val="21"/>
                <w:lang w:val="zh-CN"/>
              </w:rPr>
              <w:t>单击按钮导入所选支付清单</w:t>
            </w:r>
            <w:r>
              <w:rPr>
                <w:rFonts w:ascii="仿宋" w:hAnsi="仿宋" w:cs="宋体" w:hint="eastAsia"/>
                <w:bCs/>
                <w:kern w:val="0"/>
                <w:sz w:val="21"/>
                <w:szCs w:val="21"/>
                <w:lang w:val="zh-CN"/>
              </w:rPr>
              <w:t>，</w:t>
            </w:r>
            <w:r>
              <w:rPr>
                <w:rFonts w:ascii="仿宋" w:hAnsi="仿宋" w:cs="宋体"/>
                <w:bCs/>
                <w:kern w:val="0"/>
                <w:sz w:val="21"/>
                <w:szCs w:val="21"/>
                <w:lang w:val="zh-CN"/>
              </w:rPr>
              <w:t>文本框中显示支付清单名称</w:t>
            </w:r>
          </w:p>
        </w:tc>
        <w:tc>
          <w:tcPr>
            <w:tcW w:w="1044" w:type="dxa"/>
          </w:tcPr>
          <w:p w:rsidR="00C715A1" w:rsidRPr="00872EF1" w:rsidRDefault="00C715A1" w:rsidP="00C76432">
            <w:pPr>
              <w:widowControl/>
              <w:rPr>
                <w:rFonts w:ascii="仿宋" w:hAnsi="仿宋" w:cs="宋体"/>
                <w:kern w:val="0"/>
                <w:sz w:val="21"/>
                <w:szCs w:val="21"/>
              </w:rPr>
            </w:pPr>
          </w:p>
        </w:tc>
      </w:tr>
    </w:tbl>
    <w:p w:rsidR="00C715A1" w:rsidRDefault="00C715A1">
      <w:r>
        <w:rPr>
          <w:rFonts w:hint="eastAsia"/>
        </w:rPr>
        <w:t>1.</w:t>
      </w:r>
      <w:r>
        <w:rPr>
          <w:rFonts w:hint="eastAsia"/>
        </w:rPr>
        <w:t>【确定】按钮</w:t>
      </w:r>
    </w:p>
    <w:p w:rsidR="00C715A1" w:rsidRPr="00C715A1" w:rsidRDefault="00C715A1">
      <w:r>
        <w:rPr>
          <w:rFonts w:hint="eastAsia"/>
        </w:rPr>
        <w:t>点击【确定】按钮，系统校验清单农户数量、赔款金额是否进行修改，若修改，系统进行提示“清单中农户数量及赔款金额已修改，不可导入”，若校验通过，关闭弹窗，将</w:t>
      </w:r>
      <w:proofErr w:type="gramStart"/>
      <w:r>
        <w:rPr>
          <w:rFonts w:hint="eastAsia"/>
        </w:rPr>
        <w:t>赔款总</w:t>
      </w:r>
      <w:proofErr w:type="gramEnd"/>
      <w:r>
        <w:rPr>
          <w:rFonts w:hint="eastAsia"/>
        </w:rPr>
        <w:t>金额</w:t>
      </w:r>
      <w:r w:rsidR="00ED7DA3">
        <w:rPr>
          <w:rFonts w:hint="eastAsia"/>
        </w:rPr>
        <w:t>更新入图</w:t>
      </w:r>
      <w:r w:rsidR="00ED7DA3">
        <w:rPr>
          <w:rFonts w:hint="eastAsia"/>
        </w:rPr>
        <w:t>15</w:t>
      </w:r>
      <w:r w:rsidR="00ED7DA3">
        <w:rPr>
          <w:rFonts w:hint="eastAsia"/>
        </w:rPr>
        <w:t>的总赔付金额中</w:t>
      </w:r>
      <w:r>
        <w:rPr>
          <w:rFonts w:hint="eastAsia"/>
        </w:rPr>
        <w:t>。</w:t>
      </w:r>
    </w:p>
    <w:p w:rsidR="00C715A1" w:rsidRDefault="00C715A1">
      <w:r>
        <w:rPr>
          <w:rFonts w:hint="eastAsia"/>
        </w:rPr>
        <w:t>2.</w:t>
      </w:r>
      <w:r>
        <w:rPr>
          <w:rFonts w:hint="eastAsia"/>
        </w:rPr>
        <w:t>【返回】按钮</w:t>
      </w:r>
    </w:p>
    <w:p w:rsidR="00ED7DA3" w:rsidRPr="00C715A1" w:rsidRDefault="00ED7DA3">
      <w:r>
        <w:rPr>
          <w:rFonts w:hint="eastAsia"/>
        </w:rPr>
        <w:t>单击【返回】按钮，关闭弹窗，返回图</w:t>
      </w:r>
      <w:r>
        <w:rPr>
          <w:rFonts w:hint="eastAsia"/>
        </w:rPr>
        <w:t>15.</w:t>
      </w:r>
    </w:p>
    <w:p w:rsidR="00C715A1" w:rsidRDefault="00C715A1" w:rsidP="00C715A1">
      <w:pPr>
        <w:keepNext/>
      </w:pPr>
      <w:r>
        <w:rPr>
          <w:noProof/>
        </w:rPr>
        <w:drawing>
          <wp:inline distT="0" distB="0" distL="0" distR="0" wp14:anchorId="6DF7AB41" wp14:editId="5171C6C9">
            <wp:extent cx="5274310" cy="1064019"/>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064019"/>
                    </a:xfrm>
                    <a:prstGeom prst="rect">
                      <a:avLst/>
                    </a:prstGeom>
                  </pic:spPr>
                </pic:pic>
              </a:graphicData>
            </a:graphic>
          </wp:inline>
        </w:drawing>
      </w:r>
    </w:p>
    <w:p w:rsidR="00C715A1" w:rsidRDefault="00C715A1" w:rsidP="00C715A1">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ins w:id="87" w:author="ThinkPad" w:date="2017-12-28T09:27:00Z">
        <w:r w:rsidR="00465891">
          <w:rPr>
            <w:noProof/>
          </w:rPr>
          <w:t>19</w:t>
        </w:r>
      </w:ins>
      <w:del w:id="88" w:author="ThinkPad" w:date="2017-12-28T09:27:00Z">
        <w:r w:rsidR="00EF6EBA" w:rsidDel="00465891">
          <w:rPr>
            <w:noProof/>
          </w:rPr>
          <w:delText>17</w:delText>
        </w:r>
      </w:del>
      <w:r>
        <w:fldChar w:fldCharType="end"/>
      </w:r>
      <w:r w:rsidR="00ED7DA3">
        <w:t>下载清单</w:t>
      </w:r>
    </w:p>
    <w:tbl>
      <w:tblPr>
        <w:tblStyle w:val="a6"/>
        <w:tblW w:w="8042" w:type="dxa"/>
        <w:tblLook w:val="04A0" w:firstRow="1" w:lastRow="0" w:firstColumn="1" w:lastColumn="0" w:noHBand="0" w:noVBand="1"/>
      </w:tblPr>
      <w:tblGrid>
        <w:gridCol w:w="1374"/>
        <w:gridCol w:w="1438"/>
        <w:gridCol w:w="1501"/>
        <w:gridCol w:w="1121"/>
        <w:gridCol w:w="1564"/>
        <w:gridCol w:w="1044"/>
      </w:tblGrid>
      <w:tr w:rsidR="00C715A1" w:rsidRPr="00872EF1" w:rsidTr="00C76432">
        <w:trPr>
          <w:trHeight w:val="376"/>
        </w:trPr>
        <w:tc>
          <w:tcPr>
            <w:tcW w:w="8042" w:type="dxa"/>
            <w:gridSpan w:val="6"/>
            <w:shd w:val="clear" w:color="auto" w:fill="F79646" w:themeFill="accent6"/>
          </w:tcPr>
          <w:p w:rsidR="00C715A1" w:rsidRPr="00872EF1" w:rsidRDefault="00ED7DA3" w:rsidP="00C76432">
            <w:pPr>
              <w:widowControl/>
              <w:jc w:val="center"/>
              <w:rPr>
                <w:rFonts w:ascii="仿宋" w:hAnsi="仿宋" w:cs="宋体"/>
                <w:b/>
                <w:kern w:val="0"/>
                <w:sz w:val="24"/>
                <w:szCs w:val="24"/>
              </w:rPr>
            </w:pPr>
            <w:r>
              <w:rPr>
                <w:rFonts w:ascii="仿宋" w:hAnsi="仿宋" w:cs="宋体" w:hint="eastAsia"/>
                <w:b/>
                <w:kern w:val="0"/>
                <w:sz w:val="24"/>
                <w:szCs w:val="24"/>
              </w:rPr>
              <w:t>下载清单</w:t>
            </w:r>
          </w:p>
        </w:tc>
      </w:tr>
      <w:tr w:rsidR="00C715A1" w:rsidRPr="00872EF1" w:rsidTr="00C76432">
        <w:trPr>
          <w:trHeight w:val="543"/>
        </w:trPr>
        <w:tc>
          <w:tcPr>
            <w:tcW w:w="1374" w:type="dxa"/>
            <w:shd w:val="clear" w:color="auto" w:fill="9BBB59" w:themeFill="accent3"/>
          </w:tcPr>
          <w:p w:rsidR="00C715A1" w:rsidRPr="00872EF1" w:rsidRDefault="00C715A1" w:rsidP="00C76432">
            <w:pPr>
              <w:widowControl/>
              <w:jc w:val="center"/>
              <w:rPr>
                <w:rFonts w:ascii="仿宋" w:hAnsi="仿宋" w:cs="宋体"/>
                <w:b/>
                <w:kern w:val="0"/>
                <w:sz w:val="24"/>
                <w:szCs w:val="24"/>
              </w:rPr>
            </w:pPr>
            <w:r w:rsidRPr="00872EF1">
              <w:rPr>
                <w:rFonts w:ascii="仿宋" w:hAnsi="仿宋" w:cs="宋体" w:hint="eastAsia"/>
                <w:b/>
                <w:kern w:val="0"/>
                <w:sz w:val="24"/>
                <w:szCs w:val="24"/>
              </w:rPr>
              <w:t>页面元素</w:t>
            </w:r>
          </w:p>
        </w:tc>
        <w:tc>
          <w:tcPr>
            <w:tcW w:w="1438" w:type="dxa"/>
            <w:shd w:val="clear" w:color="auto" w:fill="9BBB59" w:themeFill="accent3"/>
          </w:tcPr>
          <w:p w:rsidR="00C715A1" w:rsidRPr="00872EF1" w:rsidRDefault="00C715A1" w:rsidP="00C76432">
            <w:pPr>
              <w:widowControl/>
              <w:jc w:val="center"/>
              <w:rPr>
                <w:rFonts w:ascii="仿宋" w:hAnsi="仿宋" w:cs="宋体"/>
                <w:b/>
                <w:kern w:val="0"/>
                <w:sz w:val="24"/>
                <w:szCs w:val="24"/>
              </w:rPr>
            </w:pPr>
            <w:r w:rsidRPr="00872EF1">
              <w:rPr>
                <w:rFonts w:ascii="仿宋" w:hAnsi="仿宋" w:cs="宋体" w:hint="eastAsia"/>
                <w:b/>
                <w:kern w:val="0"/>
                <w:sz w:val="24"/>
                <w:szCs w:val="24"/>
              </w:rPr>
              <w:t>交互类型</w:t>
            </w:r>
          </w:p>
        </w:tc>
        <w:tc>
          <w:tcPr>
            <w:tcW w:w="1501" w:type="dxa"/>
            <w:shd w:val="clear" w:color="auto" w:fill="9BBB59" w:themeFill="accent3"/>
          </w:tcPr>
          <w:p w:rsidR="00C715A1" w:rsidRPr="00872EF1" w:rsidRDefault="00C715A1" w:rsidP="00C76432">
            <w:pPr>
              <w:widowControl/>
              <w:jc w:val="center"/>
              <w:rPr>
                <w:rFonts w:ascii="仿宋" w:hAnsi="仿宋" w:cs="宋体"/>
                <w:b/>
                <w:kern w:val="0"/>
                <w:sz w:val="24"/>
                <w:szCs w:val="24"/>
              </w:rPr>
            </w:pPr>
            <w:r w:rsidRPr="00872EF1">
              <w:rPr>
                <w:rFonts w:ascii="仿宋" w:hAnsi="仿宋" w:cs="宋体" w:hint="eastAsia"/>
                <w:b/>
                <w:kern w:val="0"/>
                <w:sz w:val="24"/>
                <w:szCs w:val="24"/>
              </w:rPr>
              <w:t>交互模式</w:t>
            </w:r>
          </w:p>
        </w:tc>
        <w:tc>
          <w:tcPr>
            <w:tcW w:w="1121" w:type="dxa"/>
            <w:shd w:val="clear" w:color="auto" w:fill="9BBB59" w:themeFill="accent3"/>
          </w:tcPr>
          <w:p w:rsidR="00C715A1" w:rsidRPr="00872EF1" w:rsidRDefault="00C715A1" w:rsidP="00C76432">
            <w:pPr>
              <w:widowControl/>
              <w:jc w:val="center"/>
              <w:rPr>
                <w:rFonts w:ascii="仿宋" w:hAnsi="仿宋" w:cs="宋体"/>
                <w:b/>
                <w:kern w:val="0"/>
                <w:sz w:val="24"/>
                <w:szCs w:val="24"/>
              </w:rPr>
            </w:pPr>
            <w:r w:rsidRPr="00872EF1">
              <w:rPr>
                <w:rFonts w:ascii="仿宋" w:hAnsi="仿宋" w:cs="宋体" w:hint="eastAsia"/>
                <w:b/>
                <w:kern w:val="0"/>
                <w:sz w:val="24"/>
                <w:szCs w:val="24"/>
              </w:rPr>
              <w:t>是否必填</w:t>
            </w:r>
          </w:p>
        </w:tc>
        <w:tc>
          <w:tcPr>
            <w:tcW w:w="1564" w:type="dxa"/>
            <w:shd w:val="clear" w:color="auto" w:fill="9BBB59" w:themeFill="accent3"/>
          </w:tcPr>
          <w:p w:rsidR="00C715A1" w:rsidRPr="00872EF1" w:rsidRDefault="00C715A1" w:rsidP="00C76432">
            <w:pPr>
              <w:widowControl/>
              <w:jc w:val="center"/>
              <w:rPr>
                <w:rFonts w:ascii="仿宋" w:hAnsi="仿宋" w:cs="宋体"/>
                <w:b/>
                <w:kern w:val="0"/>
                <w:sz w:val="24"/>
                <w:szCs w:val="24"/>
              </w:rPr>
            </w:pPr>
            <w:r w:rsidRPr="00872EF1">
              <w:rPr>
                <w:rFonts w:ascii="仿宋" w:hAnsi="仿宋" w:cs="宋体" w:hint="eastAsia"/>
                <w:b/>
                <w:kern w:val="0"/>
                <w:sz w:val="24"/>
                <w:szCs w:val="24"/>
              </w:rPr>
              <w:t>内容说明</w:t>
            </w:r>
          </w:p>
        </w:tc>
        <w:tc>
          <w:tcPr>
            <w:tcW w:w="1044" w:type="dxa"/>
            <w:shd w:val="clear" w:color="auto" w:fill="9BBB59" w:themeFill="accent3"/>
          </w:tcPr>
          <w:p w:rsidR="00C715A1" w:rsidRPr="00872EF1" w:rsidRDefault="00C715A1" w:rsidP="00C76432">
            <w:pPr>
              <w:widowControl/>
              <w:jc w:val="center"/>
              <w:rPr>
                <w:rFonts w:ascii="仿宋" w:hAnsi="仿宋" w:cs="宋体"/>
                <w:b/>
                <w:kern w:val="0"/>
                <w:sz w:val="24"/>
                <w:szCs w:val="24"/>
              </w:rPr>
            </w:pPr>
            <w:r w:rsidRPr="00872EF1">
              <w:rPr>
                <w:rFonts w:ascii="仿宋" w:hAnsi="仿宋" w:cs="宋体" w:hint="eastAsia"/>
                <w:b/>
                <w:kern w:val="0"/>
                <w:sz w:val="24"/>
                <w:szCs w:val="24"/>
              </w:rPr>
              <w:t>默认值</w:t>
            </w:r>
          </w:p>
        </w:tc>
      </w:tr>
      <w:tr w:rsidR="00C715A1" w:rsidTr="00C76432">
        <w:trPr>
          <w:trHeight w:val="413"/>
        </w:trPr>
        <w:tc>
          <w:tcPr>
            <w:tcW w:w="1374" w:type="dxa"/>
          </w:tcPr>
          <w:p w:rsidR="00C715A1" w:rsidRDefault="00C715A1" w:rsidP="00C76432">
            <w:pPr>
              <w:widowControl/>
              <w:jc w:val="center"/>
              <w:rPr>
                <w:rFonts w:ascii="仿宋" w:hAnsi="仿宋" w:cs="宋体"/>
                <w:kern w:val="0"/>
                <w:sz w:val="21"/>
                <w:szCs w:val="21"/>
              </w:rPr>
            </w:pPr>
            <w:proofErr w:type="gramStart"/>
            <w:r>
              <w:rPr>
                <w:rFonts w:ascii="仿宋" w:hAnsi="仿宋" w:cs="宋体"/>
                <w:kern w:val="0"/>
                <w:sz w:val="21"/>
                <w:szCs w:val="21"/>
              </w:rPr>
              <w:t>下载定</w:t>
            </w:r>
            <w:proofErr w:type="gramEnd"/>
            <w:r>
              <w:rPr>
                <w:rFonts w:ascii="仿宋" w:hAnsi="仿宋" w:cs="宋体"/>
                <w:kern w:val="0"/>
                <w:sz w:val="21"/>
                <w:szCs w:val="21"/>
              </w:rPr>
              <w:t>损清单</w:t>
            </w:r>
          </w:p>
        </w:tc>
        <w:tc>
          <w:tcPr>
            <w:tcW w:w="1438" w:type="dxa"/>
          </w:tcPr>
          <w:p w:rsidR="00C715A1" w:rsidRDefault="00C715A1" w:rsidP="00C76432">
            <w:pPr>
              <w:widowControl/>
              <w:jc w:val="center"/>
              <w:rPr>
                <w:rFonts w:ascii="仿宋" w:hAnsi="仿宋" w:cs="宋体"/>
                <w:kern w:val="0"/>
                <w:sz w:val="21"/>
                <w:szCs w:val="21"/>
              </w:rPr>
            </w:pPr>
            <w:r>
              <w:rPr>
                <w:rFonts w:ascii="仿宋" w:hAnsi="仿宋" w:cs="宋体" w:hint="eastAsia"/>
                <w:kern w:val="0"/>
                <w:sz w:val="21"/>
                <w:szCs w:val="21"/>
              </w:rPr>
              <w:t>按钮</w:t>
            </w:r>
          </w:p>
        </w:tc>
        <w:tc>
          <w:tcPr>
            <w:tcW w:w="1501" w:type="dxa"/>
          </w:tcPr>
          <w:p w:rsidR="00C715A1" w:rsidRDefault="00C715A1" w:rsidP="00C76432">
            <w:pPr>
              <w:widowControl/>
              <w:jc w:val="center"/>
              <w:rPr>
                <w:rFonts w:ascii="仿宋" w:hAnsi="仿宋" w:cs="宋体"/>
                <w:kern w:val="0"/>
                <w:sz w:val="21"/>
                <w:szCs w:val="21"/>
              </w:rPr>
            </w:pPr>
            <w:r>
              <w:rPr>
                <w:rFonts w:ascii="仿宋" w:hAnsi="仿宋" w:cs="宋体" w:hint="eastAsia"/>
                <w:kern w:val="0"/>
                <w:sz w:val="21"/>
                <w:szCs w:val="21"/>
              </w:rPr>
              <w:t>单击</w:t>
            </w:r>
          </w:p>
        </w:tc>
        <w:tc>
          <w:tcPr>
            <w:tcW w:w="1121" w:type="dxa"/>
          </w:tcPr>
          <w:p w:rsidR="00C715A1" w:rsidRDefault="00C715A1" w:rsidP="00C76432">
            <w:pPr>
              <w:widowControl/>
              <w:jc w:val="center"/>
              <w:rPr>
                <w:rFonts w:ascii="仿宋" w:hAnsi="仿宋" w:cs="宋体"/>
                <w:kern w:val="0"/>
                <w:sz w:val="21"/>
                <w:szCs w:val="21"/>
              </w:rPr>
            </w:pPr>
          </w:p>
        </w:tc>
        <w:tc>
          <w:tcPr>
            <w:tcW w:w="1564" w:type="dxa"/>
          </w:tcPr>
          <w:p w:rsidR="00C715A1" w:rsidRDefault="00C715A1" w:rsidP="00C76432">
            <w:pPr>
              <w:widowControl/>
              <w:jc w:val="left"/>
              <w:rPr>
                <w:rFonts w:ascii="仿宋" w:hAnsi="仿宋" w:cs="宋体"/>
                <w:bCs/>
                <w:kern w:val="0"/>
                <w:sz w:val="21"/>
                <w:szCs w:val="21"/>
                <w:lang w:val="zh-CN"/>
              </w:rPr>
            </w:pPr>
            <w:r>
              <w:rPr>
                <w:rFonts w:ascii="仿宋" w:hAnsi="仿宋" w:cs="宋体"/>
                <w:bCs/>
                <w:kern w:val="0"/>
                <w:sz w:val="21"/>
                <w:szCs w:val="21"/>
                <w:lang w:val="zh-CN"/>
              </w:rPr>
              <w:t>单击</w:t>
            </w:r>
            <w:proofErr w:type="gramStart"/>
            <w:r>
              <w:rPr>
                <w:rFonts w:ascii="仿宋" w:hAnsi="仿宋" w:cs="宋体"/>
                <w:bCs/>
                <w:kern w:val="0"/>
                <w:sz w:val="21"/>
                <w:szCs w:val="21"/>
                <w:lang w:val="zh-CN"/>
              </w:rPr>
              <w:t>下载定</w:t>
            </w:r>
            <w:proofErr w:type="gramEnd"/>
            <w:r>
              <w:rPr>
                <w:rFonts w:ascii="仿宋" w:hAnsi="仿宋" w:cs="宋体"/>
                <w:bCs/>
                <w:kern w:val="0"/>
                <w:sz w:val="21"/>
                <w:szCs w:val="21"/>
                <w:lang w:val="zh-CN"/>
              </w:rPr>
              <w:t>损清单</w:t>
            </w:r>
            <w:r>
              <w:rPr>
                <w:rFonts w:ascii="仿宋" w:hAnsi="仿宋" w:cs="宋体" w:hint="eastAsia"/>
                <w:bCs/>
                <w:kern w:val="0"/>
                <w:sz w:val="21"/>
                <w:szCs w:val="21"/>
                <w:lang w:val="zh-CN"/>
              </w:rPr>
              <w:t>，</w:t>
            </w:r>
            <w:r>
              <w:rPr>
                <w:rFonts w:ascii="仿宋" w:hAnsi="仿宋" w:cs="宋体"/>
                <w:bCs/>
                <w:kern w:val="0"/>
                <w:sz w:val="21"/>
                <w:szCs w:val="21"/>
                <w:lang w:val="zh-CN"/>
              </w:rPr>
              <w:t>见</w:t>
            </w:r>
            <w:r w:rsidRPr="00FE0FE9">
              <w:rPr>
                <w:rFonts w:ascii="仿宋" w:hAnsi="仿宋" w:cs="宋体" w:hint="eastAsia"/>
                <w:bCs/>
                <w:i/>
                <w:kern w:val="0"/>
                <w:sz w:val="21"/>
                <w:szCs w:val="21"/>
                <w:lang w:val="zh-CN"/>
              </w:rPr>
              <w:t>《</w:t>
            </w:r>
            <w:r w:rsidRPr="00FE0FE9">
              <w:rPr>
                <w:rFonts w:ascii="仿宋" w:hAnsi="仿宋" w:cs="宋体"/>
                <w:bCs/>
                <w:i/>
                <w:kern w:val="0"/>
                <w:sz w:val="21"/>
                <w:szCs w:val="21"/>
                <w:lang w:val="zh-CN"/>
              </w:rPr>
              <w:t>清单表格合集</w:t>
            </w:r>
            <w:r w:rsidRPr="00FE0FE9">
              <w:rPr>
                <w:rFonts w:ascii="仿宋" w:hAnsi="仿宋" w:cs="宋体" w:hint="eastAsia"/>
                <w:bCs/>
                <w:i/>
                <w:kern w:val="0"/>
                <w:sz w:val="21"/>
                <w:szCs w:val="21"/>
                <w:lang w:val="zh-CN"/>
              </w:rPr>
              <w:t>》</w:t>
            </w:r>
            <w:r>
              <w:rPr>
                <w:rFonts w:ascii="仿宋" w:hAnsi="仿宋" w:cs="宋体"/>
                <w:bCs/>
                <w:kern w:val="0"/>
                <w:sz w:val="21"/>
                <w:szCs w:val="21"/>
                <w:lang w:val="zh-CN"/>
              </w:rPr>
              <w:t>表格中的定损清单</w:t>
            </w:r>
            <w:r>
              <w:rPr>
                <w:rFonts w:ascii="仿宋" w:hAnsi="仿宋" w:cs="宋体" w:hint="eastAsia"/>
                <w:bCs/>
                <w:kern w:val="0"/>
                <w:sz w:val="21"/>
                <w:szCs w:val="21"/>
                <w:lang w:val="zh-CN"/>
              </w:rPr>
              <w:t>sheet页</w:t>
            </w:r>
          </w:p>
        </w:tc>
        <w:tc>
          <w:tcPr>
            <w:tcW w:w="1044" w:type="dxa"/>
          </w:tcPr>
          <w:p w:rsidR="00C715A1" w:rsidRDefault="00C715A1" w:rsidP="00C76432">
            <w:pPr>
              <w:widowControl/>
              <w:jc w:val="center"/>
              <w:rPr>
                <w:rFonts w:ascii="仿宋" w:hAnsi="仿宋" w:cs="宋体"/>
                <w:kern w:val="0"/>
                <w:sz w:val="21"/>
                <w:szCs w:val="21"/>
              </w:rPr>
            </w:pPr>
          </w:p>
        </w:tc>
      </w:tr>
      <w:tr w:rsidR="00C715A1" w:rsidTr="00C76432">
        <w:trPr>
          <w:trHeight w:val="413"/>
        </w:trPr>
        <w:tc>
          <w:tcPr>
            <w:tcW w:w="1374" w:type="dxa"/>
          </w:tcPr>
          <w:p w:rsidR="00C715A1" w:rsidRDefault="00C715A1" w:rsidP="00C76432">
            <w:pPr>
              <w:widowControl/>
              <w:jc w:val="center"/>
              <w:rPr>
                <w:rFonts w:ascii="仿宋" w:hAnsi="仿宋" w:cs="宋体"/>
                <w:kern w:val="0"/>
                <w:sz w:val="21"/>
                <w:szCs w:val="21"/>
              </w:rPr>
            </w:pPr>
            <w:r>
              <w:rPr>
                <w:rFonts w:ascii="仿宋" w:hAnsi="仿宋" w:cs="宋体"/>
                <w:kern w:val="0"/>
                <w:sz w:val="21"/>
                <w:szCs w:val="21"/>
              </w:rPr>
              <w:t>下载理赔清单</w:t>
            </w:r>
          </w:p>
        </w:tc>
        <w:tc>
          <w:tcPr>
            <w:tcW w:w="1438" w:type="dxa"/>
          </w:tcPr>
          <w:p w:rsidR="00C715A1" w:rsidRDefault="00C715A1" w:rsidP="00C76432">
            <w:pPr>
              <w:widowControl/>
              <w:jc w:val="center"/>
              <w:rPr>
                <w:rFonts w:ascii="仿宋" w:hAnsi="仿宋" w:cs="宋体"/>
                <w:kern w:val="0"/>
                <w:sz w:val="21"/>
                <w:szCs w:val="21"/>
              </w:rPr>
            </w:pPr>
            <w:r>
              <w:rPr>
                <w:rFonts w:ascii="仿宋" w:hAnsi="仿宋" w:cs="宋体" w:hint="eastAsia"/>
                <w:kern w:val="0"/>
                <w:sz w:val="21"/>
                <w:szCs w:val="21"/>
              </w:rPr>
              <w:t>按钮</w:t>
            </w:r>
          </w:p>
        </w:tc>
        <w:tc>
          <w:tcPr>
            <w:tcW w:w="1501" w:type="dxa"/>
          </w:tcPr>
          <w:p w:rsidR="00C715A1" w:rsidRDefault="00C715A1" w:rsidP="00C76432">
            <w:pPr>
              <w:widowControl/>
              <w:jc w:val="center"/>
              <w:rPr>
                <w:rFonts w:ascii="仿宋" w:hAnsi="仿宋" w:cs="宋体"/>
                <w:kern w:val="0"/>
                <w:sz w:val="21"/>
                <w:szCs w:val="21"/>
              </w:rPr>
            </w:pPr>
            <w:r>
              <w:rPr>
                <w:rFonts w:ascii="仿宋" w:hAnsi="仿宋" w:cs="宋体" w:hint="eastAsia"/>
                <w:kern w:val="0"/>
                <w:sz w:val="21"/>
                <w:szCs w:val="21"/>
              </w:rPr>
              <w:t>单击</w:t>
            </w:r>
          </w:p>
        </w:tc>
        <w:tc>
          <w:tcPr>
            <w:tcW w:w="1121" w:type="dxa"/>
          </w:tcPr>
          <w:p w:rsidR="00C715A1" w:rsidRDefault="00C715A1" w:rsidP="00C76432">
            <w:pPr>
              <w:widowControl/>
              <w:jc w:val="center"/>
              <w:rPr>
                <w:rFonts w:ascii="仿宋" w:hAnsi="仿宋" w:cs="宋体"/>
                <w:kern w:val="0"/>
                <w:sz w:val="21"/>
                <w:szCs w:val="21"/>
              </w:rPr>
            </w:pPr>
          </w:p>
        </w:tc>
        <w:tc>
          <w:tcPr>
            <w:tcW w:w="1564" w:type="dxa"/>
          </w:tcPr>
          <w:p w:rsidR="00C715A1" w:rsidRDefault="00C715A1" w:rsidP="00C76432">
            <w:pPr>
              <w:widowControl/>
              <w:jc w:val="left"/>
              <w:rPr>
                <w:rFonts w:ascii="仿宋" w:hAnsi="仿宋" w:cs="宋体"/>
                <w:bCs/>
                <w:kern w:val="0"/>
                <w:sz w:val="21"/>
                <w:szCs w:val="21"/>
                <w:lang w:val="zh-CN"/>
              </w:rPr>
            </w:pPr>
            <w:r>
              <w:rPr>
                <w:rFonts w:ascii="仿宋" w:hAnsi="仿宋" w:cs="宋体"/>
                <w:bCs/>
                <w:kern w:val="0"/>
                <w:sz w:val="21"/>
                <w:szCs w:val="21"/>
                <w:lang w:val="zh-CN"/>
              </w:rPr>
              <w:t>单击下载</w:t>
            </w:r>
            <w:r>
              <w:rPr>
                <w:rFonts w:ascii="仿宋" w:hAnsi="仿宋" w:cs="宋体" w:hint="eastAsia"/>
                <w:bCs/>
                <w:kern w:val="0"/>
                <w:sz w:val="21"/>
                <w:szCs w:val="21"/>
                <w:lang w:val="zh-CN"/>
              </w:rPr>
              <w:t>已生成内容的</w:t>
            </w:r>
            <w:r>
              <w:rPr>
                <w:rFonts w:ascii="仿宋" w:hAnsi="仿宋" w:cs="宋体"/>
                <w:bCs/>
                <w:kern w:val="0"/>
                <w:sz w:val="21"/>
                <w:szCs w:val="21"/>
                <w:lang w:val="zh-CN"/>
              </w:rPr>
              <w:t>理赔清单见</w:t>
            </w:r>
            <w:r w:rsidRPr="00FE0FE9">
              <w:rPr>
                <w:rFonts w:ascii="仿宋" w:hAnsi="仿宋" w:cs="宋体" w:hint="eastAsia"/>
                <w:bCs/>
                <w:i/>
                <w:kern w:val="0"/>
                <w:sz w:val="21"/>
                <w:szCs w:val="21"/>
                <w:lang w:val="zh-CN"/>
              </w:rPr>
              <w:t>《</w:t>
            </w:r>
            <w:r w:rsidRPr="00FE0FE9">
              <w:rPr>
                <w:rFonts w:ascii="仿宋" w:hAnsi="仿宋" w:cs="宋体"/>
                <w:bCs/>
                <w:i/>
                <w:kern w:val="0"/>
                <w:sz w:val="21"/>
                <w:szCs w:val="21"/>
                <w:lang w:val="zh-CN"/>
              </w:rPr>
              <w:t>清单表格合集</w:t>
            </w:r>
            <w:r w:rsidRPr="00FE0FE9">
              <w:rPr>
                <w:rFonts w:ascii="仿宋" w:hAnsi="仿宋" w:cs="宋体" w:hint="eastAsia"/>
                <w:bCs/>
                <w:i/>
                <w:kern w:val="0"/>
                <w:sz w:val="21"/>
                <w:szCs w:val="21"/>
                <w:lang w:val="zh-CN"/>
              </w:rPr>
              <w:t>》</w:t>
            </w:r>
            <w:r>
              <w:rPr>
                <w:rFonts w:ascii="仿宋" w:hAnsi="仿宋" w:cs="宋体"/>
                <w:bCs/>
                <w:kern w:val="0"/>
                <w:sz w:val="21"/>
                <w:szCs w:val="21"/>
                <w:lang w:val="zh-CN"/>
              </w:rPr>
              <w:t>表格中的理赔清单</w:t>
            </w:r>
            <w:r>
              <w:rPr>
                <w:rFonts w:ascii="仿宋" w:hAnsi="仿宋" w:cs="宋体" w:hint="eastAsia"/>
                <w:bCs/>
                <w:kern w:val="0"/>
                <w:sz w:val="21"/>
                <w:szCs w:val="21"/>
                <w:lang w:val="zh-CN"/>
              </w:rPr>
              <w:t>sheet页。</w:t>
            </w:r>
          </w:p>
        </w:tc>
        <w:tc>
          <w:tcPr>
            <w:tcW w:w="1044" w:type="dxa"/>
          </w:tcPr>
          <w:p w:rsidR="00C715A1" w:rsidRDefault="00C715A1" w:rsidP="00C76432">
            <w:pPr>
              <w:widowControl/>
              <w:jc w:val="center"/>
              <w:rPr>
                <w:rFonts w:ascii="仿宋" w:hAnsi="仿宋" w:cs="宋体"/>
                <w:kern w:val="0"/>
                <w:sz w:val="21"/>
                <w:szCs w:val="21"/>
              </w:rPr>
            </w:pPr>
          </w:p>
        </w:tc>
      </w:tr>
      <w:tr w:rsidR="00C715A1" w:rsidTr="00C76432">
        <w:trPr>
          <w:trHeight w:val="413"/>
        </w:trPr>
        <w:tc>
          <w:tcPr>
            <w:tcW w:w="1374" w:type="dxa"/>
          </w:tcPr>
          <w:p w:rsidR="00C715A1" w:rsidRDefault="00C715A1" w:rsidP="00C76432">
            <w:pPr>
              <w:widowControl/>
              <w:jc w:val="center"/>
              <w:rPr>
                <w:rFonts w:ascii="仿宋" w:hAnsi="仿宋" w:cs="宋体"/>
                <w:kern w:val="0"/>
                <w:sz w:val="21"/>
                <w:szCs w:val="21"/>
              </w:rPr>
            </w:pPr>
            <w:r>
              <w:rPr>
                <w:rFonts w:ascii="仿宋" w:hAnsi="仿宋" w:cs="宋体"/>
                <w:kern w:val="0"/>
                <w:sz w:val="21"/>
                <w:szCs w:val="21"/>
              </w:rPr>
              <w:t>下载支付清单</w:t>
            </w:r>
          </w:p>
        </w:tc>
        <w:tc>
          <w:tcPr>
            <w:tcW w:w="1438" w:type="dxa"/>
          </w:tcPr>
          <w:p w:rsidR="00C715A1" w:rsidRDefault="00C715A1" w:rsidP="00C76432">
            <w:pPr>
              <w:widowControl/>
              <w:jc w:val="center"/>
              <w:rPr>
                <w:rFonts w:ascii="仿宋" w:hAnsi="仿宋" w:cs="宋体"/>
                <w:kern w:val="0"/>
                <w:sz w:val="21"/>
                <w:szCs w:val="21"/>
              </w:rPr>
            </w:pPr>
            <w:r>
              <w:rPr>
                <w:rFonts w:ascii="仿宋" w:hAnsi="仿宋" w:cs="宋体" w:hint="eastAsia"/>
                <w:kern w:val="0"/>
                <w:sz w:val="21"/>
                <w:szCs w:val="21"/>
              </w:rPr>
              <w:t>按钮</w:t>
            </w:r>
          </w:p>
        </w:tc>
        <w:tc>
          <w:tcPr>
            <w:tcW w:w="1501" w:type="dxa"/>
          </w:tcPr>
          <w:p w:rsidR="00C715A1" w:rsidRDefault="00C715A1" w:rsidP="00C76432">
            <w:pPr>
              <w:widowControl/>
              <w:jc w:val="center"/>
              <w:rPr>
                <w:rFonts w:ascii="仿宋" w:hAnsi="仿宋" w:cs="宋体"/>
                <w:kern w:val="0"/>
                <w:sz w:val="21"/>
                <w:szCs w:val="21"/>
              </w:rPr>
            </w:pPr>
            <w:r>
              <w:rPr>
                <w:rFonts w:ascii="仿宋" w:hAnsi="仿宋" w:cs="宋体" w:hint="eastAsia"/>
                <w:kern w:val="0"/>
                <w:sz w:val="21"/>
                <w:szCs w:val="21"/>
              </w:rPr>
              <w:t>单击</w:t>
            </w:r>
          </w:p>
        </w:tc>
        <w:tc>
          <w:tcPr>
            <w:tcW w:w="1121" w:type="dxa"/>
          </w:tcPr>
          <w:p w:rsidR="00C715A1" w:rsidRDefault="00C715A1" w:rsidP="00C76432">
            <w:pPr>
              <w:widowControl/>
              <w:jc w:val="center"/>
              <w:rPr>
                <w:rFonts w:ascii="仿宋" w:hAnsi="仿宋" w:cs="宋体"/>
                <w:kern w:val="0"/>
                <w:sz w:val="21"/>
                <w:szCs w:val="21"/>
              </w:rPr>
            </w:pPr>
          </w:p>
        </w:tc>
        <w:tc>
          <w:tcPr>
            <w:tcW w:w="1564" w:type="dxa"/>
          </w:tcPr>
          <w:p w:rsidR="00C715A1" w:rsidRDefault="00C715A1" w:rsidP="00C76432">
            <w:pPr>
              <w:widowControl/>
              <w:jc w:val="left"/>
              <w:rPr>
                <w:rFonts w:ascii="仿宋" w:hAnsi="仿宋" w:cs="宋体"/>
                <w:bCs/>
                <w:kern w:val="0"/>
                <w:sz w:val="21"/>
                <w:szCs w:val="21"/>
                <w:lang w:val="zh-CN"/>
              </w:rPr>
            </w:pPr>
            <w:r>
              <w:rPr>
                <w:rFonts w:ascii="仿宋" w:hAnsi="仿宋" w:cs="宋体"/>
                <w:bCs/>
                <w:kern w:val="0"/>
                <w:sz w:val="21"/>
                <w:szCs w:val="21"/>
                <w:lang w:val="zh-CN"/>
              </w:rPr>
              <w:t>单击下载已生成的支付清单见</w:t>
            </w:r>
            <w:r w:rsidRPr="00FE0FE9">
              <w:rPr>
                <w:rFonts w:ascii="仿宋" w:hAnsi="仿宋" w:cs="宋体" w:hint="eastAsia"/>
                <w:bCs/>
                <w:i/>
                <w:kern w:val="0"/>
                <w:sz w:val="21"/>
                <w:szCs w:val="21"/>
                <w:lang w:val="zh-CN"/>
              </w:rPr>
              <w:t>《</w:t>
            </w:r>
            <w:r w:rsidRPr="00FE0FE9">
              <w:rPr>
                <w:rFonts w:ascii="仿宋" w:hAnsi="仿宋" w:cs="宋体"/>
                <w:bCs/>
                <w:i/>
                <w:kern w:val="0"/>
                <w:sz w:val="21"/>
                <w:szCs w:val="21"/>
                <w:lang w:val="zh-CN"/>
              </w:rPr>
              <w:t>清单表格合集</w:t>
            </w:r>
            <w:r w:rsidRPr="00FE0FE9">
              <w:rPr>
                <w:rFonts w:ascii="仿宋" w:hAnsi="仿宋" w:cs="宋体" w:hint="eastAsia"/>
                <w:bCs/>
                <w:i/>
                <w:kern w:val="0"/>
                <w:sz w:val="21"/>
                <w:szCs w:val="21"/>
                <w:lang w:val="zh-CN"/>
              </w:rPr>
              <w:t>》</w:t>
            </w:r>
            <w:r>
              <w:rPr>
                <w:rFonts w:ascii="仿宋" w:hAnsi="仿宋" w:cs="宋体"/>
                <w:bCs/>
                <w:kern w:val="0"/>
                <w:sz w:val="21"/>
                <w:szCs w:val="21"/>
                <w:lang w:val="zh-CN"/>
              </w:rPr>
              <w:t>表格中</w:t>
            </w:r>
            <w:r>
              <w:rPr>
                <w:rFonts w:ascii="仿宋" w:hAnsi="仿宋" w:cs="宋体"/>
                <w:bCs/>
                <w:kern w:val="0"/>
                <w:sz w:val="21"/>
                <w:szCs w:val="21"/>
                <w:lang w:val="zh-CN"/>
              </w:rPr>
              <w:lastRenderedPageBreak/>
              <w:t>的支付清单</w:t>
            </w:r>
            <w:r>
              <w:rPr>
                <w:rFonts w:ascii="仿宋" w:hAnsi="仿宋" w:cs="宋体" w:hint="eastAsia"/>
                <w:bCs/>
                <w:kern w:val="0"/>
                <w:sz w:val="21"/>
                <w:szCs w:val="21"/>
                <w:lang w:val="zh-CN"/>
              </w:rPr>
              <w:t>sheet页。</w:t>
            </w:r>
            <w:r w:rsidR="00ED7DA3">
              <w:rPr>
                <w:rFonts w:ascii="仿宋" w:hAnsi="仿宋" w:cs="宋体" w:hint="eastAsia"/>
                <w:bCs/>
                <w:kern w:val="0"/>
                <w:sz w:val="21"/>
                <w:szCs w:val="21"/>
                <w:lang w:val="zh-CN"/>
              </w:rPr>
              <w:t>未导入支付清单前禁用。</w:t>
            </w:r>
          </w:p>
        </w:tc>
        <w:tc>
          <w:tcPr>
            <w:tcW w:w="1044" w:type="dxa"/>
          </w:tcPr>
          <w:p w:rsidR="00C715A1" w:rsidRDefault="00C715A1" w:rsidP="00C76432">
            <w:pPr>
              <w:widowControl/>
              <w:jc w:val="center"/>
              <w:rPr>
                <w:rFonts w:ascii="仿宋" w:hAnsi="仿宋" w:cs="宋体"/>
                <w:kern w:val="0"/>
                <w:sz w:val="21"/>
                <w:szCs w:val="21"/>
              </w:rPr>
            </w:pPr>
          </w:p>
        </w:tc>
      </w:tr>
    </w:tbl>
    <w:p w:rsidR="00C715A1" w:rsidRDefault="00C715A1" w:rsidP="00C715A1">
      <w:r>
        <w:lastRenderedPageBreak/>
        <w:t>选项说明</w:t>
      </w:r>
      <w:r>
        <w:rPr>
          <w:rFonts w:hint="eastAsia"/>
        </w:rPr>
        <w:t>：</w:t>
      </w:r>
    </w:p>
    <w:p w:rsidR="00C715A1" w:rsidRDefault="00C715A1" w:rsidP="00C715A1">
      <w:r>
        <w:rPr>
          <w:rFonts w:hint="eastAsia"/>
        </w:rPr>
        <w:t>1.</w:t>
      </w:r>
      <w:r>
        <w:rPr>
          <w:rFonts w:hint="eastAsia"/>
        </w:rPr>
        <w:t>【返回】按钮</w:t>
      </w:r>
    </w:p>
    <w:p w:rsidR="00C715A1" w:rsidRPr="00C27353" w:rsidRDefault="00C715A1" w:rsidP="00C715A1">
      <w:r>
        <w:rPr>
          <w:rFonts w:hint="eastAsia"/>
        </w:rPr>
        <w:t>用户单击【返回】按钮，关闭弹窗，返回图</w:t>
      </w:r>
      <w:r w:rsidR="00ED7DA3">
        <w:rPr>
          <w:rFonts w:hint="eastAsia"/>
        </w:rPr>
        <w:t>15</w:t>
      </w:r>
    </w:p>
    <w:p w:rsidR="00881000" w:rsidRDefault="00881000" w:rsidP="007F497F">
      <w:pPr>
        <w:pStyle w:val="4"/>
      </w:pPr>
      <w:r>
        <w:rPr>
          <w:rFonts w:hint="eastAsia"/>
        </w:rPr>
        <w:t>支付情况统计表</w:t>
      </w:r>
    </w:p>
    <w:p w:rsidR="00F81BD9" w:rsidRPr="00872EF1" w:rsidRDefault="00F81BD9" w:rsidP="00F81BD9">
      <w:pPr>
        <w:pStyle w:val="5"/>
        <w:rPr>
          <w:lang w:val="zh-CN"/>
        </w:rPr>
      </w:pPr>
      <w:r w:rsidRPr="00872EF1">
        <w:rPr>
          <w:rFonts w:hint="eastAsia"/>
          <w:lang w:val="zh-CN"/>
        </w:rPr>
        <w:t>业务场景</w:t>
      </w:r>
    </w:p>
    <w:p w:rsidR="00F81BD9" w:rsidRPr="00872EF1" w:rsidRDefault="00F81BD9" w:rsidP="00F81BD9">
      <w:pPr>
        <w:ind w:left="420"/>
        <w:rPr>
          <w:lang w:val="zh-CN"/>
        </w:rPr>
      </w:pPr>
      <w:r w:rsidRPr="00872EF1">
        <w:rPr>
          <w:rFonts w:hint="eastAsia"/>
          <w:lang w:val="zh-CN"/>
        </w:rPr>
        <w:t>用于用户在此对支付情况进行查询，并查看详细信息。</w:t>
      </w:r>
    </w:p>
    <w:p w:rsidR="00F81BD9" w:rsidRPr="00872EF1" w:rsidRDefault="00F81BD9" w:rsidP="00F81BD9">
      <w:pPr>
        <w:pStyle w:val="5"/>
        <w:rPr>
          <w:lang w:val="zh-CN"/>
        </w:rPr>
      </w:pPr>
      <w:r w:rsidRPr="00872EF1">
        <w:rPr>
          <w:rFonts w:hint="eastAsia"/>
          <w:lang w:val="zh-CN"/>
        </w:rPr>
        <w:t>菜单设置及权限</w:t>
      </w:r>
    </w:p>
    <w:p w:rsidR="00F81BD9" w:rsidRPr="00872EF1" w:rsidRDefault="00F81BD9" w:rsidP="00F81BD9">
      <w:pPr>
        <w:ind w:left="420"/>
        <w:rPr>
          <w:lang w:val="zh-CN"/>
        </w:rPr>
      </w:pPr>
      <w:r w:rsidRPr="00872EF1">
        <w:rPr>
          <w:rFonts w:hint="eastAsia"/>
          <w:lang w:val="zh-CN"/>
        </w:rPr>
        <w:t>菜单：在菜单栏设置三级菜单</w:t>
      </w:r>
      <w:r w:rsidRPr="00872EF1">
        <w:rPr>
          <w:lang w:val="zh-CN"/>
        </w:rPr>
        <w:t>—</w:t>
      </w:r>
      <w:r w:rsidRPr="00872EF1">
        <w:rPr>
          <w:rFonts w:hint="eastAsia"/>
          <w:lang w:val="zh-CN"/>
        </w:rPr>
        <w:t>理赔管理</w:t>
      </w:r>
      <w:r w:rsidRPr="00872EF1">
        <w:rPr>
          <w:lang w:val="zh-CN"/>
        </w:rPr>
        <w:t>—</w:t>
      </w:r>
      <w:r w:rsidRPr="00872EF1">
        <w:rPr>
          <w:rFonts w:hint="eastAsia"/>
          <w:lang w:val="zh-CN"/>
        </w:rPr>
        <w:t>支付管理</w:t>
      </w:r>
      <w:r w:rsidRPr="00872EF1">
        <w:rPr>
          <w:lang w:val="zh-CN"/>
        </w:rPr>
        <w:t>—</w:t>
      </w:r>
      <w:r w:rsidRPr="00872EF1">
        <w:rPr>
          <w:rFonts w:hint="eastAsia"/>
          <w:lang w:val="zh-CN"/>
        </w:rPr>
        <w:t>支付情况统计表</w:t>
      </w:r>
    </w:p>
    <w:p w:rsidR="00F81BD9" w:rsidRPr="00872EF1" w:rsidRDefault="00F81BD9" w:rsidP="00F81BD9">
      <w:pPr>
        <w:ind w:left="420"/>
        <w:rPr>
          <w:lang w:val="zh-CN"/>
        </w:rPr>
      </w:pPr>
      <w:r w:rsidRPr="00872EF1">
        <w:rPr>
          <w:rFonts w:hint="eastAsia"/>
          <w:lang w:val="zh-CN"/>
        </w:rPr>
        <w:t>访问权限：</w:t>
      </w:r>
      <w:r>
        <w:rPr>
          <w:lang w:val="zh-CN"/>
        </w:rPr>
        <w:t>机构农险</w:t>
      </w:r>
      <w:r>
        <w:rPr>
          <w:rFonts w:hint="eastAsia"/>
          <w:lang w:val="zh-CN"/>
        </w:rPr>
        <w:t>经理、呼叫中心接报案、系统运维员、中支理赔内勤</w:t>
      </w:r>
    </w:p>
    <w:p w:rsidR="00F81BD9" w:rsidRPr="00872EF1" w:rsidRDefault="00F81BD9" w:rsidP="00F81BD9">
      <w:pPr>
        <w:pStyle w:val="5"/>
        <w:rPr>
          <w:lang w:val="zh-CN"/>
        </w:rPr>
      </w:pPr>
      <w:r w:rsidRPr="00872EF1">
        <w:rPr>
          <w:rFonts w:hint="eastAsia"/>
          <w:lang w:val="zh-CN"/>
        </w:rPr>
        <w:t>功能概述</w:t>
      </w:r>
    </w:p>
    <w:p w:rsidR="00F81BD9" w:rsidRPr="00F81BD9" w:rsidRDefault="00F81BD9" w:rsidP="00F81BD9">
      <w:pPr>
        <w:ind w:left="420"/>
        <w:rPr>
          <w:lang w:val="zh-CN"/>
        </w:rPr>
      </w:pPr>
      <w:r w:rsidRPr="00872EF1">
        <w:rPr>
          <w:rFonts w:hint="eastAsia"/>
          <w:lang w:val="zh-CN"/>
        </w:rPr>
        <w:t>在查询页面录入查询条件，点击【查询】按钮，页面显示符合条件的查询结果</w:t>
      </w:r>
      <w:r w:rsidRPr="00872EF1">
        <w:rPr>
          <w:lang w:val="zh-CN"/>
        </w:rPr>
        <w:t>。</w:t>
      </w:r>
    </w:p>
    <w:p w:rsidR="007F497F" w:rsidRPr="007F497F" w:rsidRDefault="007F497F" w:rsidP="007F497F">
      <w:pPr>
        <w:pStyle w:val="5"/>
      </w:pPr>
      <w:r>
        <w:rPr>
          <w:rFonts w:hint="eastAsia"/>
        </w:rPr>
        <w:lastRenderedPageBreak/>
        <w:t>页面原型</w:t>
      </w:r>
    </w:p>
    <w:p w:rsidR="007F497F" w:rsidRDefault="00FE767A" w:rsidP="007F497F">
      <w:pPr>
        <w:keepNext/>
      </w:pPr>
      <w:r>
        <w:rPr>
          <w:noProof/>
        </w:rPr>
        <w:drawing>
          <wp:inline distT="0" distB="0" distL="0" distR="0" wp14:anchorId="14E3F5B3" wp14:editId="08557DFE">
            <wp:extent cx="5274310" cy="3355047"/>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355047"/>
                    </a:xfrm>
                    <a:prstGeom prst="rect">
                      <a:avLst/>
                    </a:prstGeom>
                  </pic:spPr>
                </pic:pic>
              </a:graphicData>
            </a:graphic>
          </wp:inline>
        </w:drawing>
      </w:r>
    </w:p>
    <w:p w:rsidR="006D4485" w:rsidRDefault="007F497F" w:rsidP="00FE767A">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ins w:id="89" w:author="ThinkPad" w:date="2017-12-28T09:27:00Z">
        <w:r w:rsidR="00465891">
          <w:rPr>
            <w:noProof/>
          </w:rPr>
          <w:t>20</w:t>
        </w:r>
      </w:ins>
      <w:del w:id="90" w:author="ThinkPad" w:date="2017-12-28T09:27:00Z">
        <w:r w:rsidR="00EF6EBA" w:rsidDel="00465891">
          <w:rPr>
            <w:noProof/>
          </w:rPr>
          <w:delText>18</w:delText>
        </w:r>
      </w:del>
      <w:r>
        <w:fldChar w:fldCharType="end"/>
      </w:r>
      <w:r>
        <w:t>支付情况统计表</w:t>
      </w:r>
    </w:p>
    <w:p w:rsidR="007F497F" w:rsidRDefault="007F497F" w:rsidP="007F497F">
      <w:r>
        <w:rPr>
          <w:rFonts w:hint="eastAsia"/>
        </w:rPr>
        <w:t>选项和元素说明：</w:t>
      </w:r>
    </w:p>
    <w:tbl>
      <w:tblPr>
        <w:tblStyle w:val="a6"/>
        <w:tblW w:w="8042" w:type="dxa"/>
        <w:jc w:val="center"/>
        <w:tblLook w:val="04A0" w:firstRow="1" w:lastRow="0" w:firstColumn="1" w:lastColumn="0" w:noHBand="0" w:noVBand="1"/>
      </w:tblPr>
      <w:tblGrid>
        <w:gridCol w:w="1374"/>
        <w:gridCol w:w="1438"/>
        <w:gridCol w:w="1501"/>
        <w:gridCol w:w="1121"/>
        <w:gridCol w:w="1564"/>
        <w:gridCol w:w="1044"/>
      </w:tblGrid>
      <w:tr w:rsidR="007F497F" w:rsidRPr="00872EF1" w:rsidTr="002701B3">
        <w:trPr>
          <w:trHeight w:val="376"/>
          <w:jc w:val="center"/>
        </w:trPr>
        <w:tc>
          <w:tcPr>
            <w:tcW w:w="8042" w:type="dxa"/>
            <w:gridSpan w:val="6"/>
            <w:shd w:val="clear" w:color="auto" w:fill="F79646" w:themeFill="accent6"/>
          </w:tcPr>
          <w:p w:rsidR="007F497F" w:rsidRPr="00872EF1" w:rsidRDefault="007F497F" w:rsidP="002701B3">
            <w:pPr>
              <w:widowControl/>
              <w:jc w:val="center"/>
              <w:rPr>
                <w:rFonts w:ascii="仿宋" w:hAnsi="仿宋" w:cs="宋体"/>
                <w:b/>
                <w:kern w:val="0"/>
                <w:sz w:val="24"/>
                <w:szCs w:val="24"/>
              </w:rPr>
            </w:pPr>
            <w:r>
              <w:rPr>
                <w:rFonts w:ascii="仿宋" w:hAnsi="仿宋" w:cs="宋体" w:hint="eastAsia"/>
                <w:b/>
                <w:kern w:val="0"/>
                <w:sz w:val="24"/>
                <w:szCs w:val="24"/>
              </w:rPr>
              <w:t>支付情况统计表</w:t>
            </w:r>
          </w:p>
        </w:tc>
      </w:tr>
      <w:tr w:rsidR="007F497F" w:rsidRPr="00872EF1" w:rsidTr="002701B3">
        <w:trPr>
          <w:trHeight w:val="543"/>
          <w:jc w:val="center"/>
        </w:trPr>
        <w:tc>
          <w:tcPr>
            <w:tcW w:w="1374" w:type="dxa"/>
            <w:shd w:val="clear" w:color="auto" w:fill="9BBB59" w:themeFill="accent3"/>
          </w:tcPr>
          <w:p w:rsidR="007F497F" w:rsidRPr="00872EF1" w:rsidRDefault="007F497F" w:rsidP="002701B3">
            <w:pPr>
              <w:widowControl/>
              <w:jc w:val="center"/>
              <w:rPr>
                <w:rFonts w:ascii="仿宋" w:hAnsi="仿宋" w:cs="宋体"/>
                <w:b/>
                <w:kern w:val="0"/>
                <w:sz w:val="24"/>
                <w:szCs w:val="24"/>
              </w:rPr>
            </w:pPr>
            <w:r w:rsidRPr="00872EF1">
              <w:rPr>
                <w:rFonts w:ascii="仿宋" w:hAnsi="仿宋" w:cs="宋体" w:hint="eastAsia"/>
                <w:b/>
                <w:kern w:val="0"/>
                <w:sz w:val="24"/>
                <w:szCs w:val="24"/>
              </w:rPr>
              <w:t>页面元素</w:t>
            </w:r>
          </w:p>
        </w:tc>
        <w:tc>
          <w:tcPr>
            <w:tcW w:w="1438" w:type="dxa"/>
            <w:shd w:val="clear" w:color="auto" w:fill="9BBB59" w:themeFill="accent3"/>
          </w:tcPr>
          <w:p w:rsidR="007F497F" w:rsidRPr="00872EF1" w:rsidRDefault="007F497F" w:rsidP="002701B3">
            <w:pPr>
              <w:widowControl/>
              <w:jc w:val="center"/>
              <w:rPr>
                <w:rFonts w:ascii="仿宋" w:hAnsi="仿宋" w:cs="宋体"/>
                <w:b/>
                <w:kern w:val="0"/>
                <w:sz w:val="24"/>
                <w:szCs w:val="24"/>
              </w:rPr>
            </w:pPr>
            <w:r w:rsidRPr="00872EF1">
              <w:rPr>
                <w:rFonts w:ascii="仿宋" w:hAnsi="仿宋" w:cs="宋体" w:hint="eastAsia"/>
                <w:b/>
                <w:kern w:val="0"/>
                <w:sz w:val="24"/>
                <w:szCs w:val="24"/>
              </w:rPr>
              <w:t>交互类型</w:t>
            </w:r>
          </w:p>
        </w:tc>
        <w:tc>
          <w:tcPr>
            <w:tcW w:w="1501" w:type="dxa"/>
            <w:shd w:val="clear" w:color="auto" w:fill="9BBB59" w:themeFill="accent3"/>
          </w:tcPr>
          <w:p w:rsidR="007F497F" w:rsidRPr="00872EF1" w:rsidRDefault="007F497F" w:rsidP="002701B3">
            <w:pPr>
              <w:widowControl/>
              <w:jc w:val="center"/>
              <w:rPr>
                <w:rFonts w:ascii="仿宋" w:hAnsi="仿宋" w:cs="宋体"/>
                <w:b/>
                <w:kern w:val="0"/>
                <w:sz w:val="24"/>
                <w:szCs w:val="24"/>
              </w:rPr>
            </w:pPr>
            <w:r w:rsidRPr="00872EF1">
              <w:rPr>
                <w:rFonts w:ascii="仿宋" w:hAnsi="仿宋" w:cs="宋体" w:hint="eastAsia"/>
                <w:b/>
                <w:kern w:val="0"/>
                <w:sz w:val="24"/>
                <w:szCs w:val="24"/>
              </w:rPr>
              <w:t>交互模式</w:t>
            </w:r>
          </w:p>
        </w:tc>
        <w:tc>
          <w:tcPr>
            <w:tcW w:w="1121" w:type="dxa"/>
            <w:shd w:val="clear" w:color="auto" w:fill="9BBB59" w:themeFill="accent3"/>
          </w:tcPr>
          <w:p w:rsidR="007F497F" w:rsidRPr="00872EF1" w:rsidRDefault="007F497F" w:rsidP="002701B3">
            <w:pPr>
              <w:widowControl/>
              <w:jc w:val="center"/>
              <w:rPr>
                <w:rFonts w:ascii="仿宋" w:hAnsi="仿宋" w:cs="宋体"/>
                <w:b/>
                <w:kern w:val="0"/>
                <w:sz w:val="24"/>
                <w:szCs w:val="24"/>
              </w:rPr>
            </w:pPr>
            <w:r w:rsidRPr="00872EF1">
              <w:rPr>
                <w:rFonts w:ascii="仿宋" w:hAnsi="仿宋" w:cs="宋体" w:hint="eastAsia"/>
                <w:b/>
                <w:kern w:val="0"/>
                <w:sz w:val="24"/>
                <w:szCs w:val="24"/>
              </w:rPr>
              <w:t>是否必填</w:t>
            </w:r>
          </w:p>
        </w:tc>
        <w:tc>
          <w:tcPr>
            <w:tcW w:w="1564" w:type="dxa"/>
            <w:shd w:val="clear" w:color="auto" w:fill="9BBB59" w:themeFill="accent3"/>
          </w:tcPr>
          <w:p w:rsidR="007F497F" w:rsidRPr="00872EF1" w:rsidRDefault="007F497F" w:rsidP="002701B3">
            <w:pPr>
              <w:widowControl/>
              <w:jc w:val="center"/>
              <w:rPr>
                <w:rFonts w:ascii="仿宋" w:hAnsi="仿宋" w:cs="宋体"/>
                <w:b/>
                <w:kern w:val="0"/>
                <w:sz w:val="24"/>
                <w:szCs w:val="24"/>
              </w:rPr>
            </w:pPr>
            <w:r w:rsidRPr="00872EF1">
              <w:rPr>
                <w:rFonts w:ascii="仿宋" w:hAnsi="仿宋" w:cs="宋体" w:hint="eastAsia"/>
                <w:b/>
                <w:kern w:val="0"/>
                <w:sz w:val="24"/>
                <w:szCs w:val="24"/>
              </w:rPr>
              <w:t>内容说明</w:t>
            </w:r>
          </w:p>
        </w:tc>
        <w:tc>
          <w:tcPr>
            <w:tcW w:w="1044" w:type="dxa"/>
            <w:shd w:val="clear" w:color="auto" w:fill="9BBB59" w:themeFill="accent3"/>
          </w:tcPr>
          <w:p w:rsidR="007F497F" w:rsidRPr="00872EF1" w:rsidRDefault="007F497F" w:rsidP="002701B3">
            <w:pPr>
              <w:widowControl/>
              <w:jc w:val="center"/>
              <w:rPr>
                <w:rFonts w:ascii="仿宋" w:hAnsi="仿宋" w:cs="宋体"/>
                <w:b/>
                <w:kern w:val="0"/>
                <w:sz w:val="24"/>
                <w:szCs w:val="24"/>
              </w:rPr>
            </w:pPr>
            <w:r w:rsidRPr="00872EF1">
              <w:rPr>
                <w:rFonts w:ascii="仿宋" w:hAnsi="仿宋" w:cs="宋体" w:hint="eastAsia"/>
                <w:b/>
                <w:kern w:val="0"/>
                <w:sz w:val="24"/>
                <w:szCs w:val="24"/>
              </w:rPr>
              <w:t>默认值</w:t>
            </w:r>
          </w:p>
        </w:tc>
      </w:tr>
      <w:tr w:rsidR="007F497F" w:rsidRPr="00872EF1" w:rsidTr="002701B3">
        <w:trPr>
          <w:trHeight w:val="496"/>
          <w:jc w:val="center"/>
        </w:trPr>
        <w:tc>
          <w:tcPr>
            <w:tcW w:w="8042" w:type="dxa"/>
            <w:gridSpan w:val="6"/>
            <w:shd w:val="clear" w:color="auto" w:fill="9BBB59" w:themeFill="accent3"/>
          </w:tcPr>
          <w:p w:rsidR="007F497F" w:rsidRPr="00872EF1" w:rsidRDefault="007F497F" w:rsidP="002701B3">
            <w:pPr>
              <w:widowControl/>
              <w:jc w:val="center"/>
              <w:rPr>
                <w:rFonts w:ascii="仿宋" w:hAnsi="仿宋" w:cs="宋体"/>
                <w:b/>
                <w:kern w:val="0"/>
                <w:sz w:val="24"/>
                <w:szCs w:val="24"/>
              </w:rPr>
            </w:pPr>
            <w:r>
              <w:rPr>
                <w:rFonts w:ascii="仿宋" w:hAnsi="仿宋" w:cs="宋体"/>
                <w:b/>
                <w:kern w:val="0"/>
                <w:sz w:val="24"/>
                <w:szCs w:val="24"/>
              </w:rPr>
              <w:t>查询条件</w:t>
            </w:r>
          </w:p>
        </w:tc>
      </w:tr>
      <w:tr w:rsidR="007F497F" w:rsidRPr="00872EF1" w:rsidTr="002701B3">
        <w:trPr>
          <w:trHeight w:val="413"/>
          <w:jc w:val="center"/>
        </w:trPr>
        <w:tc>
          <w:tcPr>
            <w:tcW w:w="1374" w:type="dxa"/>
          </w:tcPr>
          <w:p w:rsidR="007F497F" w:rsidRPr="00872EF1" w:rsidRDefault="007F497F" w:rsidP="002701B3">
            <w:pPr>
              <w:widowControl/>
              <w:jc w:val="center"/>
              <w:rPr>
                <w:rFonts w:ascii="仿宋" w:hAnsi="仿宋" w:cs="宋体"/>
                <w:kern w:val="0"/>
                <w:sz w:val="21"/>
                <w:szCs w:val="21"/>
              </w:rPr>
            </w:pPr>
            <w:r>
              <w:rPr>
                <w:rFonts w:ascii="仿宋" w:hAnsi="仿宋" w:cs="宋体"/>
                <w:kern w:val="0"/>
                <w:sz w:val="21"/>
                <w:szCs w:val="21"/>
              </w:rPr>
              <w:t>赔款计算书号</w:t>
            </w:r>
          </w:p>
        </w:tc>
        <w:tc>
          <w:tcPr>
            <w:tcW w:w="1438" w:type="dxa"/>
          </w:tcPr>
          <w:p w:rsidR="007F497F" w:rsidRPr="00872EF1" w:rsidRDefault="007F497F" w:rsidP="002701B3">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7F497F" w:rsidRPr="00872EF1" w:rsidRDefault="007F497F" w:rsidP="002701B3">
            <w:pPr>
              <w:widowControl/>
              <w:jc w:val="center"/>
              <w:rPr>
                <w:rFonts w:ascii="仿宋" w:hAnsi="仿宋" w:cs="宋体"/>
                <w:kern w:val="0"/>
                <w:sz w:val="21"/>
                <w:szCs w:val="21"/>
              </w:rPr>
            </w:pPr>
            <w:r>
              <w:rPr>
                <w:rFonts w:ascii="仿宋" w:hAnsi="仿宋" w:cs="宋体"/>
                <w:kern w:val="0"/>
                <w:sz w:val="21"/>
                <w:szCs w:val="21"/>
              </w:rPr>
              <w:t>可编辑</w:t>
            </w:r>
          </w:p>
        </w:tc>
        <w:tc>
          <w:tcPr>
            <w:tcW w:w="1121" w:type="dxa"/>
          </w:tcPr>
          <w:p w:rsidR="007F497F" w:rsidRPr="00872EF1" w:rsidRDefault="007F497F" w:rsidP="002701B3">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7F497F" w:rsidRPr="00872EF1" w:rsidRDefault="007F497F" w:rsidP="002701B3">
            <w:pPr>
              <w:widowControl/>
              <w:jc w:val="left"/>
              <w:rPr>
                <w:rFonts w:ascii="仿宋" w:hAnsi="仿宋" w:cs="宋体"/>
                <w:bCs/>
                <w:kern w:val="0"/>
                <w:sz w:val="21"/>
                <w:szCs w:val="21"/>
                <w:lang w:val="zh-CN"/>
              </w:rPr>
            </w:pPr>
            <w:r>
              <w:rPr>
                <w:rFonts w:ascii="仿宋" w:hAnsi="仿宋" w:cs="宋体"/>
                <w:bCs/>
                <w:kern w:val="0"/>
                <w:sz w:val="21"/>
                <w:szCs w:val="21"/>
                <w:lang w:val="zh-CN"/>
              </w:rPr>
              <w:t>根据赔款计算书号查询相应的案件</w:t>
            </w:r>
          </w:p>
        </w:tc>
        <w:tc>
          <w:tcPr>
            <w:tcW w:w="1044" w:type="dxa"/>
          </w:tcPr>
          <w:p w:rsidR="007F497F" w:rsidRPr="00872EF1" w:rsidRDefault="007F497F" w:rsidP="002701B3">
            <w:pPr>
              <w:widowControl/>
              <w:rPr>
                <w:rFonts w:ascii="仿宋" w:hAnsi="仿宋" w:cs="宋体"/>
                <w:kern w:val="0"/>
                <w:sz w:val="21"/>
                <w:szCs w:val="21"/>
              </w:rPr>
            </w:pPr>
          </w:p>
        </w:tc>
      </w:tr>
      <w:tr w:rsidR="007F497F" w:rsidRPr="00872EF1" w:rsidTr="002701B3">
        <w:trPr>
          <w:trHeight w:val="413"/>
          <w:jc w:val="center"/>
        </w:trPr>
        <w:tc>
          <w:tcPr>
            <w:tcW w:w="1374" w:type="dxa"/>
          </w:tcPr>
          <w:p w:rsidR="007F497F" w:rsidRPr="00872EF1" w:rsidRDefault="007F497F" w:rsidP="002701B3">
            <w:pPr>
              <w:widowControl/>
              <w:jc w:val="center"/>
              <w:rPr>
                <w:rFonts w:ascii="仿宋" w:hAnsi="仿宋" w:cs="宋体"/>
                <w:kern w:val="0"/>
                <w:sz w:val="21"/>
                <w:szCs w:val="21"/>
              </w:rPr>
            </w:pPr>
            <w:r>
              <w:rPr>
                <w:rFonts w:ascii="仿宋" w:hAnsi="仿宋" w:cs="宋体"/>
                <w:kern w:val="0"/>
                <w:sz w:val="21"/>
                <w:szCs w:val="21"/>
              </w:rPr>
              <w:t>报案号码</w:t>
            </w:r>
          </w:p>
        </w:tc>
        <w:tc>
          <w:tcPr>
            <w:tcW w:w="1438" w:type="dxa"/>
          </w:tcPr>
          <w:p w:rsidR="007F497F" w:rsidRPr="00872EF1" w:rsidRDefault="007F497F" w:rsidP="002701B3">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7F497F" w:rsidRPr="00872EF1" w:rsidRDefault="007F497F" w:rsidP="002701B3">
            <w:pPr>
              <w:widowControl/>
              <w:jc w:val="center"/>
              <w:rPr>
                <w:rFonts w:ascii="仿宋" w:hAnsi="仿宋" w:cs="宋体"/>
                <w:kern w:val="0"/>
                <w:sz w:val="21"/>
                <w:szCs w:val="21"/>
              </w:rPr>
            </w:pPr>
            <w:r>
              <w:rPr>
                <w:rFonts w:ascii="仿宋" w:hAnsi="仿宋" w:cs="宋体"/>
                <w:kern w:val="0"/>
                <w:sz w:val="21"/>
                <w:szCs w:val="21"/>
              </w:rPr>
              <w:t>可编辑</w:t>
            </w:r>
          </w:p>
        </w:tc>
        <w:tc>
          <w:tcPr>
            <w:tcW w:w="1121" w:type="dxa"/>
          </w:tcPr>
          <w:p w:rsidR="007F497F" w:rsidRPr="00872EF1" w:rsidRDefault="007F497F" w:rsidP="002701B3">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7F497F" w:rsidRPr="00872EF1" w:rsidRDefault="007F497F" w:rsidP="002701B3">
            <w:pPr>
              <w:widowControl/>
              <w:jc w:val="left"/>
              <w:rPr>
                <w:rFonts w:ascii="仿宋" w:hAnsi="仿宋" w:cs="宋体"/>
                <w:bCs/>
                <w:kern w:val="0"/>
                <w:sz w:val="21"/>
                <w:szCs w:val="21"/>
                <w:lang w:val="zh-CN"/>
              </w:rPr>
            </w:pPr>
            <w:r>
              <w:rPr>
                <w:rFonts w:ascii="仿宋" w:hAnsi="仿宋" w:cs="宋体"/>
                <w:bCs/>
                <w:kern w:val="0"/>
                <w:sz w:val="21"/>
                <w:szCs w:val="21"/>
                <w:lang w:val="zh-CN"/>
              </w:rPr>
              <w:t>根据报案号码查询相应的案件</w:t>
            </w:r>
          </w:p>
        </w:tc>
        <w:tc>
          <w:tcPr>
            <w:tcW w:w="1044" w:type="dxa"/>
          </w:tcPr>
          <w:p w:rsidR="007F497F" w:rsidRPr="00872EF1" w:rsidRDefault="007F497F" w:rsidP="002701B3">
            <w:pPr>
              <w:widowControl/>
              <w:rPr>
                <w:rFonts w:ascii="仿宋" w:hAnsi="仿宋" w:cs="宋体"/>
                <w:kern w:val="0"/>
                <w:sz w:val="21"/>
                <w:szCs w:val="21"/>
              </w:rPr>
            </w:pPr>
            <w:r>
              <w:rPr>
                <w:rFonts w:ascii="仿宋" w:hAnsi="仿宋" w:cs="宋体" w:hint="eastAsia"/>
                <w:kern w:val="0"/>
                <w:sz w:val="21"/>
                <w:szCs w:val="21"/>
              </w:rPr>
              <w:t>-</w:t>
            </w:r>
          </w:p>
        </w:tc>
      </w:tr>
      <w:tr w:rsidR="007F497F" w:rsidRPr="00872EF1" w:rsidTr="002701B3">
        <w:trPr>
          <w:trHeight w:val="413"/>
          <w:jc w:val="center"/>
        </w:trPr>
        <w:tc>
          <w:tcPr>
            <w:tcW w:w="1374" w:type="dxa"/>
          </w:tcPr>
          <w:p w:rsidR="007F497F" w:rsidRDefault="007F497F" w:rsidP="002701B3">
            <w:pPr>
              <w:widowControl/>
              <w:jc w:val="center"/>
              <w:rPr>
                <w:rFonts w:ascii="仿宋" w:hAnsi="仿宋" w:cs="宋体"/>
                <w:kern w:val="0"/>
                <w:sz w:val="21"/>
                <w:szCs w:val="21"/>
              </w:rPr>
            </w:pPr>
            <w:r>
              <w:rPr>
                <w:rFonts w:ascii="仿宋" w:hAnsi="仿宋" w:cs="宋体"/>
                <w:kern w:val="0"/>
                <w:sz w:val="21"/>
                <w:szCs w:val="21"/>
              </w:rPr>
              <w:t>保单号码</w:t>
            </w:r>
          </w:p>
        </w:tc>
        <w:tc>
          <w:tcPr>
            <w:tcW w:w="1438" w:type="dxa"/>
          </w:tcPr>
          <w:p w:rsidR="007F497F" w:rsidRPr="00872EF1" w:rsidRDefault="007F497F" w:rsidP="002701B3">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7F497F" w:rsidRPr="00872EF1" w:rsidRDefault="007F497F" w:rsidP="002701B3">
            <w:pPr>
              <w:widowControl/>
              <w:jc w:val="center"/>
              <w:rPr>
                <w:rFonts w:ascii="仿宋" w:hAnsi="仿宋" w:cs="宋体"/>
                <w:kern w:val="0"/>
                <w:sz w:val="21"/>
                <w:szCs w:val="21"/>
              </w:rPr>
            </w:pPr>
            <w:r>
              <w:rPr>
                <w:rFonts w:ascii="仿宋" w:hAnsi="仿宋" w:cs="宋体"/>
                <w:kern w:val="0"/>
                <w:sz w:val="21"/>
                <w:szCs w:val="21"/>
              </w:rPr>
              <w:t>可编辑</w:t>
            </w:r>
          </w:p>
        </w:tc>
        <w:tc>
          <w:tcPr>
            <w:tcW w:w="1121" w:type="dxa"/>
          </w:tcPr>
          <w:p w:rsidR="007F497F" w:rsidRPr="00872EF1" w:rsidRDefault="007F497F" w:rsidP="002701B3">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7F497F" w:rsidRPr="00872EF1" w:rsidRDefault="007F497F" w:rsidP="002701B3">
            <w:pPr>
              <w:widowControl/>
              <w:jc w:val="left"/>
              <w:rPr>
                <w:rFonts w:ascii="仿宋" w:hAnsi="仿宋" w:cs="宋体"/>
                <w:bCs/>
                <w:kern w:val="0"/>
                <w:sz w:val="21"/>
                <w:szCs w:val="21"/>
                <w:lang w:val="zh-CN"/>
              </w:rPr>
            </w:pPr>
            <w:r>
              <w:rPr>
                <w:rFonts w:ascii="仿宋" w:hAnsi="仿宋" w:cs="宋体"/>
                <w:bCs/>
                <w:kern w:val="0"/>
                <w:sz w:val="21"/>
                <w:szCs w:val="21"/>
                <w:lang w:val="zh-CN"/>
              </w:rPr>
              <w:t>根据保单号码查询相应的案件</w:t>
            </w:r>
          </w:p>
        </w:tc>
        <w:tc>
          <w:tcPr>
            <w:tcW w:w="1044" w:type="dxa"/>
          </w:tcPr>
          <w:p w:rsidR="007F497F" w:rsidRPr="00872EF1" w:rsidRDefault="007F497F" w:rsidP="002701B3">
            <w:pPr>
              <w:widowControl/>
              <w:rPr>
                <w:rFonts w:ascii="仿宋" w:hAnsi="仿宋" w:cs="宋体"/>
                <w:kern w:val="0"/>
                <w:sz w:val="21"/>
                <w:szCs w:val="21"/>
              </w:rPr>
            </w:pPr>
          </w:p>
        </w:tc>
      </w:tr>
      <w:tr w:rsidR="007F497F" w:rsidRPr="00872EF1" w:rsidTr="002701B3">
        <w:trPr>
          <w:trHeight w:val="413"/>
          <w:jc w:val="center"/>
        </w:trPr>
        <w:tc>
          <w:tcPr>
            <w:tcW w:w="1374" w:type="dxa"/>
          </w:tcPr>
          <w:p w:rsidR="007F497F" w:rsidRDefault="007F497F" w:rsidP="002701B3">
            <w:pPr>
              <w:widowControl/>
              <w:jc w:val="center"/>
              <w:rPr>
                <w:rFonts w:ascii="仿宋" w:hAnsi="仿宋" w:cs="宋体"/>
                <w:kern w:val="0"/>
                <w:sz w:val="21"/>
                <w:szCs w:val="21"/>
              </w:rPr>
            </w:pPr>
            <w:r>
              <w:rPr>
                <w:rFonts w:ascii="仿宋" w:hAnsi="仿宋" w:cs="宋体"/>
                <w:kern w:val="0"/>
                <w:sz w:val="21"/>
                <w:szCs w:val="21"/>
              </w:rPr>
              <w:t>被保险人</w:t>
            </w:r>
          </w:p>
        </w:tc>
        <w:tc>
          <w:tcPr>
            <w:tcW w:w="1438" w:type="dxa"/>
          </w:tcPr>
          <w:p w:rsidR="007F497F" w:rsidRPr="00872EF1" w:rsidRDefault="007F497F" w:rsidP="002701B3">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7F497F" w:rsidRPr="00872EF1" w:rsidRDefault="007F497F" w:rsidP="002701B3">
            <w:pPr>
              <w:widowControl/>
              <w:jc w:val="center"/>
              <w:rPr>
                <w:rFonts w:ascii="仿宋" w:hAnsi="仿宋" w:cs="宋体"/>
                <w:kern w:val="0"/>
                <w:sz w:val="21"/>
                <w:szCs w:val="21"/>
              </w:rPr>
            </w:pPr>
            <w:r>
              <w:rPr>
                <w:rFonts w:ascii="仿宋" w:hAnsi="仿宋" w:cs="宋体"/>
                <w:kern w:val="0"/>
                <w:sz w:val="21"/>
                <w:szCs w:val="21"/>
              </w:rPr>
              <w:t>可编辑</w:t>
            </w:r>
          </w:p>
        </w:tc>
        <w:tc>
          <w:tcPr>
            <w:tcW w:w="1121" w:type="dxa"/>
          </w:tcPr>
          <w:p w:rsidR="007F497F" w:rsidRPr="00872EF1" w:rsidRDefault="007F497F" w:rsidP="002701B3">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7F497F" w:rsidRPr="00872EF1" w:rsidRDefault="007F497F" w:rsidP="002701B3">
            <w:pPr>
              <w:widowControl/>
              <w:jc w:val="left"/>
              <w:rPr>
                <w:rFonts w:ascii="仿宋" w:hAnsi="仿宋" w:cs="宋体"/>
                <w:bCs/>
                <w:kern w:val="0"/>
                <w:sz w:val="21"/>
                <w:szCs w:val="21"/>
                <w:lang w:val="zh-CN"/>
              </w:rPr>
            </w:pPr>
            <w:r>
              <w:rPr>
                <w:rFonts w:ascii="仿宋" w:hAnsi="仿宋" w:cs="宋体"/>
                <w:bCs/>
                <w:kern w:val="0"/>
                <w:sz w:val="21"/>
                <w:szCs w:val="21"/>
                <w:lang w:val="zh-CN"/>
              </w:rPr>
              <w:t>根据</w:t>
            </w:r>
            <w:r>
              <w:rPr>
                <w:rFonts w:ascii="仿宋" w:hAnsi="仿宋" w:cs="宋体" w:hint="eastAsia"/>
                <w:bCs/>
                <w:kern w:val="0"/>
                <w:sz w:val="21"/>
                <w:szCs w:val="21"/>
                <w:lang w:val="zh-CN"/>
              </w:rPr>
              <w:t>被保险</w:t>
            </w:r>
            <w:r>
              <w:rPr>
                <w:rFonts w:ascii="仿宋" w:hAnsi="仿宋" w:cs="宋体"/>
                <w:bCs/>
                <w:kern w:val="0"/>
                <w:sz w:val="21"/>
                <w:szCs w:val="21"/>
                <w:lang w:val="zh-CN"/>
              </w:rPr>
              <w:t>人查询相应的案件</w:t>
            </w:r>
          </w:p>
        </w:tc>
        <w:tc>
          <w:tcPr>
            <w:tcW w:w="1044" w:type="dxa"/>
          </w:tcPr>
          <w:p w:rsidR="007F497F" w:rsidRPr="00872EF1" w:rsidRDefault="007F497F" w:rsidP="002701B3">
            <w:pPr>
              <w:widowControl/>
              <w:rPr>
                <w:rFonts w:ascii="仿宋" w:hAnsi="仿宋" w:cs="宋体"/>
                <w:kern w:val="0"/>
                <w:sz w:val="21"/>
                <w:szCs w:val="21"/>
              </w:rPr>
            </w:pPr>
          </w:p>
        </w:tc>
      </w:tr>
      <w:tr w:rsidR="007F497F" w:rsidRPr="00872EF1" w:rsidTr="002701B3">
        <w:trPr>
          <w:trHeight w:val="413"/>
          <w:jc w:val="center"/>
        </w:trPr>
        <w:tc>
          <w:tcPr>
            <w:tcW w:w="1374" w:type="dxa"/>
          </w:tcPr>
          <w:p w:rsidR="007F497F" w:rsidRDefault="007F497F" w:rsidP="002701B3">
            <w:pPr>
              <w:widowControl/>
              <w:jc w:val="center"/>
              <w:rPr>
                <w:rFonts w:ascii="仿宋" w:hAnsi="仿宋" w:cs="宋体"/>
                <w:kern w:val="0"/>
                <w:sz w:val="21"/>
                <w:szCs w:val="21"/>
              </w:rPr>
            </w:pPr>
            <w:r>
              <w:rPr>
                <w:rFonts w:ascii="仿宋" w:hAnsi="仿宋" w:cs="宋体"/>
                <w:kern w:val="0"/>
                <w:sz w:val="21"/>
                <w:szCs w:val="21"/>
              </w:rPr>
              <w:t>赔款类型</w:t>
            </w:r>
          </w:p>
        </w:tc>
        <w:tc>
          <w:tcPr>
            <w:tcW w:w="1438" w:type="dxa"/>
          </w:tcPr>
          <w:p w:rsidR="007F497F" w:rsidRPr="00872EF1" w:rsidRDefault="007F497F" w:rsidP="002701B3">
            <w:pPr>
              <w:widowControl/>
              <w:jc w:val="center"/>
              <w:rPr>
                <w:rFonts w:ascii="仿宋" w:hAnsi="仿宋" w:cs="宋体"/>
                <w:kern w:val="0"/>
                <w:sz w:val="21"/>
                <w:szCs w:val="21"/>
              </w:rPr>
            </w:pPr>
            <w:proofErr w:type="gramStart"/>
            <w:r>
              <w:rPr>
                <w:rFonts w:ascii="仿宋" w:hAnsi="仿宋" w:cs="宋体"/>
                <w:kern w:val="0"/>
                <w:sz w:val="21"/>
                <w:szCs w:val="21"/>
              </w:rPr>
              <w:t>下拉选框</w:t>
            </w:r>
            <w:proofErr w:type="gramEnd"/>
          </w:p>
        </w:tc>
        <w:tc>
          <w:tcPr>
            <w:tcW w:w="1501" w:type="dxa"/>
          </w:tcPr>
          <w:p w:rsidR="007F497F" w:rsidRPr="00872EF1" w:rsidRDefault="007F497F" w:rsidP="002701B3">
            <w:pPr>
              <w:widowControl/>
              <w:jc w:val="center"/>
              <w:rPr>
                <w:rFonts w:ascii="仿宋" w:hAnsi="仿宋" w:cs="宋体"/>
                <w:kern w:val="0"/>
                <w:sz w:val="21"/>
                <w:szCs w:val="21"/>
              </w:rPr>
            </w:pPr>
            <w:r>
              <w:rPr>
                <w:rFonts w:ascii="仿宋" w:hAnsi="仿宋" w:cs="宋体"/>
                <w:kern w:val="0"/>
                <w:sz w:val="21"/>
                <w:szCs w:val="21"/>
              </w:rPr>
              <w:t>可选择</w:t>
            </w:r>
          </w:p>
        </w:tc>
        <w:tc>
          <w:tcPr>
            <w:tcW w:w="1121" w:type="dxa"/>
          </w:tcPr>
          <w:p w:rsidR="007F497F" w:rsidRPr="00872EF1" w:rsidRDefault="007F497F" w:rsidP="002701B3">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7F497F" w:rsidRPr="00872EF1" w:rsidRDefault="007F497F" w:rsidP="002701B3">
            <w:pPr>
              <w:widowControl/>
              <w:jc w:val="left"/>
              <w:rPr>
                <w:rFonts w:ascii="仿宋" w:hAnsi="仿宋" w:cs="宋体"/>
                <w:bCs/>
                <w:kern w:val="0"/>
                <w:sz w:val="21"/>
                <w:szCs w:val="21"/>
                <w:lang w:val="zh-CN"/>
              </w:rPr>
            </w:pPr>
            <w:r>
              <w:rPr>
                <w:rFonts w:ascii="仿宋" w:hAnsi="仿宋" w:cs="宋体"/>
                <w:bCs/>
                <w:kern w:val="0"/>
                <w:sz w:val="21"/>
                <w:szCs w:val="21"/>
                <w:lang w:val="zh-CN"/>
              </w:rPr>
              <w:t>选项内容</w:t>
            </w:r>
            <w:r>
              <w:rPr>
                <w:rFonts w:ascii="仿宋" w:hAnsi="仿宋" w:cs="宋体" w:hint="eastAsia"/>
                <w:bCs/>
                <w:kern w:val="0"/>
                <w:sz w:val="21"/>
                <w:szCs w:val="21"/>
                <w:lang w:val="zh-CN"/>
              </w:rPr>
              <w:t>：</w:t>
            </w:r>
            <w:r>
              <w:rPr>
                <w:rFonts w:ascii="仿宋" w:hAnsi="仿宋" w:cs="宋体"/>
                <w:bCs/>
                <w:kern w:val="0"/>
                <w:sz w:val="21"/>
                <w:szCs w:val="21"/>
                <w:lang w:val="zh-CN"/>
              </w:rPr>
              <w:t>赔款</w:t>
            </w:r>
            <w:r>
              <w:rPr>
                <w:rFonts w:ascii="仿宋" w:hAnsi="仿宋" w:cs="宋体" w:hint="eastAsia"/>
                <w:bCs/>
                <w:kern w:val="0"/>
                <w:sz w:val="21"/>
                <w:szCs w:val="21"/>
                <w:lang w:val="zh-CN"/>
              </w:rPr>
              <w:t>、代付共保、施救费、查勘费、诉讼费、</w:t>
            </w:r>
            <w:r>
              <w:rPr>
                <w:rFonts w:ascii="仿宋" w:hAnsi="仿宋" w:cs="宋体" w:hint="eastAsia"/>
                <w:bCs/>
                <w:kern w:val="0"/>
                <w:sz w:val="21"/>
                <w:szCs w:val="21"/>
                <w:lang w:val="zh-CN"/>
              </w:rPr>
              <w:lastRenderedPageBreak/>
              <w:t>检验鉴定费、公估费、</w:t>
            </w:r>
            <w:proofErr w:type="gramStart"/>
            <w:r>
              <w:rPr>
                <w:rFonts w:ascii="仿宋" w:hAnsi="仿宋" w:cs="宋体" w:hint="eastAsia"/>
                <w:bCs/>
                <w:kern w:val="0"/>
                <w:sz w:val="21"/>
                <w:szCs w:val="21"/>
                <w:lang w:val="zh-CN"/>
              </w:rPr>
              <w:t>系统内代查勘</w:t>
            </w:r>
            <w:proofErr w:type="gramEnd"/>
            <w:r>
              <w:rPr>
                <w:rFonts w:ascii="仿宋" w:hAnsi="仿宋" w:cs="宋体" w:hint="eastAsia"/>
                <w:bCs/>
                <w:kern w:val="0"/>
                <w:sz w:val="21"/>
                <w:szCs w:val="21"/>
                <w:lang w:val="zh-CN"/>
              </w:rPr>
              <w:t>、律师费、其他</w:t>
            </w:r>
          </w:p>
        </w:tc>
        <w:tc>
          <w:tcPr>
            <w:tcW w:w="1044" w:type="dxa"/>
          </w:tcPr>
          <w:p w:rsidR="007F497F" w:rsidRPr="00872EF1" w:rsidRDefault="007F497F" w:rsidP="002701B3">
            <w:pPr>
              <w:widowControl/>
              <w:rPr>
                <w:rFonts w:ascii="仿宋" w:hAnsi="仿宋" w:cs="宋体"/>
                <w:kern w:val="0"/>
                <w:sz w:val="21"/>
                <w:szCs w:val="21"/>
              </w:rPr>
            </w:pPr>
          </w:p>
        </w:tc>
      </w:tr>
      <w:tr w:rsidR="007F497F" w:rsidRPr="00872EF1" w:rsidTr="002701B3">
        <w:trPr>
          <w:trHeight w:val="413"/>
          <w:jc w:val="center"/>
        </w:trPr>
        <w:tc>
          <w:tcPr>
            <w:tcW w:w="1374" w:type="dxa"/>
          </w:tcPr>
          <w:p w:rsidR="007F497F" w:rsidRDefault="007F497F" w:rsidP="002701B3">
            <w:pPr>
              <w:widowControl/>
              <w:jc w:val="center"/>
              <w:rPr>
                <w:rFonts w:ascii="仿宋" w:hAnsi="仿宋" w:cs="宋体"/>
                <w:kern w:val="0"/>
                <w:sz w:val="21"/>
                <w:szCs w:val="21"/>
              </w:rPr>
            </w:pPr>
            <w:r>
              <w:rPr>
                <w:rFonts w:ascii="仿宋" w:hAnsi="仿宋" w:cs="宋体"/>
                <w:kern w:val="0"/>
                <w:sz w:val="21"/>
                <w:szCs w:val="21"/>
              </w:rPr>
              <w:lastRenderedPageBreak/>
              <w:t>案件类型</w:t>
            </w:r>
          </w:p>
        </w:tc>
        <w:tc>
          <w:tcPr>
            <w:tcW w:w="1438" w:type="dxa"/>
          </w:tcPr>
          <w:p w:rsidR="007F497F" w:rsidRPr="00872EF1" w:rsidRDefault="007F497F" w:rsidP="002701B3">
            <w:pPr>
              <w:widowControl/>
              <w:jc w:val="center"/>
              <w:rPr>
                <w:rFonts w:ascii="仿宋" w:hAnsi="仿宋" w:cs="宋体"/>
                <w:kern w:val="0"/>
                <w:sz w:val="21"/>
                <w:szCs w:val="21"/>
              </w:rPr>
            </w:pPr>
            <w:r>
              <w:rPr>
                <w:rFonts w:ascii="仿宋" w:hAnsi="仿宋" w:cs="宋体"/>
                <w:kern w:val="0"/>
                <w:sz w:val="21"/>
                <w:szCs w:val="21"/>
              </w:rPr>
              <w:t>复选框</w:t>
            </w:r>
          </w:p>
        </w:tc>
        <w:tc>
          <w:tcPr>
            <w:tcW w:w="1501" w:type="dxa"/>
          </w:tcPr>
          <w:p w:rsidR="007F497F" w:rsidRPr="00872EF1" w:rsidRDefault="007F497F" w:rsidP="002701B3">
            <w:pPr>
              <w:widowControl/>
              <w:jc w:val="center"/>
              <w:rPr>
                <w:rFonts w:ascii="仿宋" w:hAnsi="仿宋" w:cs="宋体"/>
                <w:kern w:val="0"/>
                <w:sz w:val="21"/>
                <w:szCs w:val="21"/>
              </w:rPr>
            </w:pPr>
            <w:r>
              <w:rPr>
                <w:rFonts w:ascii="仿宋" w:hAnsi="仿宋" w:cs="宋体"/>
                <w:kern w:val="0"/>
                <w:sz w:val="21"/>
                <w:szCs w:val="21"/>
              </w:rPr>
              <w:t>可选择</w:t>
            </w:r>
          </w:p>
        </w:tc>
        <w:tc>
          <w:tcPr>
            <w:tcW w:w="1121" w:type="dxa"/>
          </w:tcPr>
          <w:p w:rsidR="007F497F" w:rsidRPr="00872EF1" w:rsidRDefault="007F497F" w:rsidP="002701B3">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7F497F" w:rsidRPr="00872EF1" w:rsidRDefault="007F497F" w:rsidP="002701B3">
            <w:pPr>
              <w:widowControl/>
              <w:jc w:val="left"/>
              <w:rPr>
                <w:rFonts w:ascii="仿宋" w:hAnsi="仿宋" w:cs="宋体"/>
                <w:bCs/>
                <w:kern w:val="0"/>
                <w:sz w:val="21"/>
                <w:szCs w:val="21"/>
                <w:lang w:val="zh-CN"/>
              </w:rPr>
            </w:pPr>
            <w:r>
              <w:rPr>
                <w:rFonts w:ascii="仿宋" w:hAnsi="仿宋" w:cs="宋体" w:hint="eastAsia"/>
                <w:bCs/>
                <w:kern w:val="0"/>
                <w:sz w:val="21"/>
                <w:szCs w:val="21"/>
                <w:lang w:val="zh-CN"/>
              </w:rPr>
              <w:t>选项</w:t>
            </w:r>
            <w:r>
              <w:rPr>
                <w:rFonts w:ascii="仿宋" w:hAnsi="仿宋" w:cs="宋体"/>
                <w:bCs/>
                <w:kern w:val="0"/>
                <w:sz w:val="21"/>
                <w:szCs w:val="21"/>
                <w:lang w:val="zh-CN"/>
              </w:rPr>
              <w:t>内容</w:t>
            </w:r>
            <w:r>
              <w:rPr>
                <w:rFonts w:ascii="仿宋" w:hAnsi="仿宋" w:cs="宋体" w:hint="eastAsia"/>
                <w:bCs/>
                <w:kern w:val="0"/>
                <w:sz w:val="21"/>
                <w:szCs w:val="21"/>
                <w:lang w:val="zh-CN"/>
              </w:rPr>
              <w:t>：</w:t>
            </w:r>
            <w:r>
              <w:rPr>
                <w:rFonts w:ascii="仿宋" w:hAnsi="仿宋" w:cs="宋体"/>
                <w:bCs/>
                <w:kern w:val="0"/>
                <w:sz w:val="21"/>
                <w:szCs w:val="21"/>
                <w:lang w:val="zh-CN"/>
              </w:rPr>
              <w:t>本机构</w:t>
            </w:r>
            <w:r>
              <w:rPr>
                <w:rFonts w:ascii="仿宋" w:hAnsi="仿宋" w:cs="宋体" w:hint="eastAsia"/>
                <w:bCs/>
                <w:kern w:val="0"/>
                <w:sz w:val="21"/>
                <w:szCs w:val="21"/>
                <w:lang w:val="zh-CN"/>
              </w:rPr>
              <w:t>、</w:t>
            </w:r>
            <w:r>
              <w:rPr>
                <w:rFonts w:ascii="仿宋" w:hAnsi="仿宋" w:cs="宋体"/>
                <w:bCs/>
                <w:kern w:val="0"/>
                <w:sz w:val="21"/>
                <w:szCs w:val="21"/>
                <w:lang w:val="zh-CN"/>
              </w:rPr>
              <w:t>代查勘</w:t>
            </w:r>
          </w:p>
        </w:tc>
        <w:tc>
          <w:tcPr>
            <w:tcW w:w="1044" w:type="dxa"/>
          </w:tcPr>
          <w:p w:rsidR="007F497F" w:rsidRPr="00872EF1" w:rsidRDefault="007F497F" w:rsidP="002701B3">
            <w:pPr>
              <w:widowControl/>
              <w:rPr>
                <w:rFonts w:ascii="仿宋" w:hAnsi="仿宋" w:cs="宋体"/>
                <w:kern w:val="0"/>
                <w:sz w:val="21"/>
                <w:szCs w:val="21"/>
              </w:rPr>
            </w:pPr>
          </w:p>
        </w:tc>
      </w:tr>
      <w:tr w:rsidR="007F497F" w:rsidRPr="00872EF1" w:rsidTr="002701B3">
        <w:trPr>
          <w:trHeight w:val="413"/>
          <w:jc w:val="center"/>
        </w:trPr>
        <w:tc>
          <w:tcPr>
            <w:tcW w:w="1374" w:type="dxa"/>
          </w:tcPr>
          <w:p w:rsidR="007F497F" w:rsidRDefault="007F497F" w:rsidP="002701B3">
            <w:pPr>
              <w:widowControl/>
              <w:jc w:val="center"/>
              <w:rPr>
                <w:rFonts w:ascii="仿宋" w:hAnsi="仿宋" w:cs="宋体"/>
                <w:kern w:val="0"/>
                <w:sz w:val="21"/>
                <w:szCs w:val="21"/>
              </w:rPr>
            </w:pPr>
            <w:r>
              <w:rPr>
                <w:rFonts w:ascii="仿宋" w:hAnsi="仿宋" w:cs="宋体"/>
                <w:kern w:val="0"/>
                <w:sz w:val="21"/>
                <w:szCs w:val="21"/>
              </w:rPr>
              <w:t>核赔通过时间</w:t>
            </w:r>
          </w:p>
        </w:tc>
        <w:tc>
          <w:tcPr>
            <w:tcW w:w="1438" w:type="dxa"/>
          </w:tcPr>
          <w:p w:rsidR="007F497F" w:rsidRPr="00872EF1" w:rsidRDefault="007F497F" w:rsidP="002701B3">
            <w:pPr>
              <w:widowControl/>
              <w:jc w:val="center"/>
              <w:rPr>
                <w:rFonts w:ascii="仿宋" w:hAnsi="仿宋" w:cs="宋体"/>
                <w:kern w:val="0"/>
                <w:sz w:val="21"/>
                <w:szCs w:val="21"/>
              </w:rPr>
            </w:pPr>
            <w:r>
              <w:rPr>
                <w:rFonts w:ascii="仿宋" w:hAnsi="仿宋" w:cs="宋体"/>
                <w:kern w:val="0"/>
                <w:sz w:val="21"/>
                <w:szCs w:val="21"/>
              </w:rPr>
              <w:t>时间控件</w:t>
            </w:r>
          </w:p>
        </w:tc>
        <w:tc>
          <w:tcPr>
            <w:tcW w:w="1501" w:type="dxa"/>
          </w:tcPr>
          <w:p w:rsidR="007F497F" w:rsidRPr="00872EF1" w:rsidRDefault="007F497F" w:rsidP="002701B3">
            <w:pPr>
              <w:widowControl/>
              <w:jc w:val="center"/>
              <w:rPr>
                <w:rFonts w:ascii="仿宋" w:hAnsi="仿宋" w:cs="宋体"/>
                <w:kern w:val="0"/>
                <w:sz w:val="21"/>
                <w:szCs w:val="21"/>
              </w:rPr>
            </w:pPr>
            <w:r>
              <w:rPr>
                <w:rFonts w:ascii="仿宋" w:hAnsi="仿宋" w:cs="宋体"/>
                <w:kern w:val="0"/>
                <w:sz w:val="21"/>
                <w:szCs w:val="21"/>
              </w:rPr>
              <w:t>可选择</w:t>
            </w:r>
          </w:p>
        </w:tc>
        <w:tc>
          <w:tcPr>
            <w:tcW w:w="1121" w:type="dxa"/>
          </w:tcPr>
          <w:p w:rsidR="007F497F" w:rsidRPr="00872EF1" w:rsidRDefault="007F497F" w:rsidP="002701B3">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7F497F" w:rsidRPr="00872EF1" w:rsidRDefault="00F65065" w:rsidP="002701B3">
            <w:pPr>
              <w:widowControl/>
              <w:jc w:val="left"/>
              <w:rPr>
                <w:rFonts w:ascii="仿宋" w:hAnsi="仿宋" w:cs="宋体"/>
                <w:bCs/>
                <w:kern w:val="0"/>
                <w:sz w:val="21"/>
                <w:szCs w:val="21"/>
                <w:lang w:val="zh-CN"/>
              </w:rPr>
            </w:pPr>
            <w:r>
              <w:rPr>
                <w:rFonts w:ascii="仿宋" w:hAnsi="仿宋" w:cs="宋体" w:hint="eastAsia"/>
                <w:bCs/>
                <w:kern w:val="0"/>
                <w:sz w:val="21"/>
                <w:szCs w:val="21"/>
                <w:lang w:val="zh-CN"/>
              </w:rPr>
              <w:t>理算</w:t>
            </w:r>
            <w:r w:rsidR="007F497F">
              <w:rPr>
                <w:rFonts w:ascii="仿宋" w:hAnsi="仿宋" w:cs="宋体" w:hint="eastAsia"/>
                <w:bCs/>
                <w:kern w:val="0"/>
                <w:sz w:val="21"/>
                <w:szCs w:val="21"/>
                <w:lang w:val="zh-CN"/>
              </w:rPr>
              <w:t>核赔通过时间</w:t>
            </w:r>
          </w:p>
        </w:tc>
        <w:tc>
          <w:tcPr>
            <w:tcW w:w="1044" w:type="dxa"/>
          </w:tcPr>
          <w:p w:rsidR="007F497F" w:rsidRPr="00872EF1" w:rsidRDefault="007F497F" w:rsidP="002701B3">
            <w:pPr>
              <w:widowControl/>
              <w:rPr>
                <w:rFonts w:ascii="仿宋" w:hAnsi="仿宋" w:cs="宋体"/>
                <w:kern w:val="0"/>
                <w:sz w:val="21"/>
                <w:szCs w:val="21"/>
              </w:rPr>
            </w:pPr>
          </w:p>
        </w:tc>
      </w:tr>
      <w:tr w:rsidR="007F497F" w:rsidRPr="00872EF1" w:rsidTr="002701B3">
        <w:trPr>
          <w:trHeight w:val="413"/>
          <w:jc w:val="center"/>
        </w:trPr>
        <w:tc>
          <w:tcPr>
            <w:tcW w:w="1374" w:type="dxa"/>
          </w:tcPr>
          <w:p w:rsidR="007F497F" w:rsidRDefault="007F497F" w:rsidP="002701B3">
            <w:pPr>
              <w:widowControl/>
              <w:jc w:val="center"/>
              <w:rPr>
                <w:rFonts w:ascii="仿宋" w:hAnsi="仿宋" w:cs="宋体"/>
                <w:kern w:val="0"/>
                <w:sz w:val="21"/>
                <w:szCs w:val="21"/>
              </w:rPr>
            </w:pPr>
            <w:r>
              <w:rPr>
                <w:rFonts w:ascii="仿宋" w:hAnsi="仿宋" w:cs="宋体"/>
                <w:kern w:val="0"/>
                <w:sz w:val="21"/>
                <w:szCs w:val="21"/>
              </w:rPr>
              <w:t>支付类型</w:t>
            </w:r>
          </w:p>
        </w:tc>
        <w:tc>
          <w:tcPr>
            <w:tcW w:w="1438" w:type="dxa"/>
          </w:tcPr>
          <w:p w:rsidR="007F497F" w:rsidRPr="00872EF1" w:rsidRDefault="007F497F" w:rsidP="002701B3">
            <w:pPr>
              <w:widowControl/>
              <w:jc w:val="center"/>
              <w:rPr>
                <w:rFonts w:ascii="仿宋" w:hAnsi="仿宋" w:cs="宋体"/>
                <w:kern w:val="0"/>
                <w:sz w:val="21"/>
                <w:szCs w:val="21"/>
              </w:rPr>
            </w:pPr>
            <w:r>
              <w:rPr>
                <w:rFonts w:ascii="仿宋" w:hAnsi="仿宋" w:cs="宋体"/>
                <w:kern w:val="0"/>
                <w:sz w:val="21"/>
                <w:szCs w:val="21"/>
              </w:rPr>
              <w:t>复选框</w:t>
            </w:r>
          </w:p>
        </w:tc>
        <w:tc>
          <w:tcPr>
            <w:tcW w:w="1501" w:type="dxa"/>
          </w:tcPr>
          <w:p w:rsidR="007F497F" w:rsidRPr="00872EF1" w:rsidRDefault="007F497F" w:rsidP="002701B3">
            <w:pPr>
              <w:widowControl/>
              <w:jc w:val="center"/>
              <w:rPr>
                <w:rFonts w:ascii="仿宋" w:hAnsi="仿宋" w:cs="宋体"/>
                <w:kern w:val="0"/>
                <w:sz w:val="21"/>
                <w:szCs w:val="21"/>
              </w:rPr>
            </w:pPr>
            <w:r>
              <w:rPr>
                <w:rFonts w:ascii="仿宋" w:hAnsi="仿宋" w:cs="宋体"/>
                <w:kern w:val="0"/>
                <w:sz w:val="21"/>
                <w:szCs w:val="21"/>
              </w:rPr>
              <w:t>可选择</w:t>
            </w:r>
          </w:p>
        </w:tc>
        <w:tc>
          <w:tcPr>
            <w:tcW w:w="1121" w:type="dxa"/>
          </w:tcPr>
          <w:p w:rsidR="007F497F" w:rsidRPr="00872EF1" w:rsidRDefault="007F497F" w:rsidP="002701B3">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7F497F" w:rsidRPr="00872EF1" w:rsidRDefault="007F497F" w:rsidP="002701B3">
            <w:pPr>
              <w:widowControl/>
              <w:jc w:val="left"/>
              <w:rPr>
                <w:rFonts w:ascii="仿宋" w:hAnsi="仿宋" w:cs="宋体"/>
                <w:bCs/>
                <w:kern w:val="0"/>
                <w:sz w:val="21"/>
                <w:szCs w:val="21"/>
                <w:lang w:val="zh-CN"/>
              </w:rPr>
            </w:pPr>
            <w:r>
              <w:rPr>
                <w:rFonts w:ascii="仿宋" w:hAnsi="仿宋" w:cs="宋体"/>
                <w:bCs/>
                <w:kern w:val="0"/>
                <w:sz w:val="21"/>
                <w:szCs w:val="21"/>
                <w:lang w:val="zh-CN"/>
              </w:rPr>
              <w:t>选择类型</w:t>
            </w:r>
            <w:r>
              <w:rPr>
                <w:rFonts w:ascii="仿宋" w:hAnsi="仿宋" w:cs="宋体" w:hint="eastAsia"/>
                <w:bCs/>
                <w:kern w:val="0"/>
                <w:sz w:val="21"/>
                <w:szCs w:val="21"/>
                <w:lang w:val="zh-CN"/>
              </w:rPr>
              <w:t>：</w:t>
            </w:r>
            <w:r>
              <w:rPr>
                <w:rFonts w:ascii="仿宋" w:hAnsi="仿宋" w:cs="宋体"/>
                <w:bCs/>
                <w:kern w:val="0"/>
                <w:sz w:val="21"/>
                <w:szCs w:val="21"/>
                <w:lang w:val="zh-CN"/>
              </w:rPr>
              <w:t>实赔</w:t>
            </w:r>
            <w:r>
              <w:rPr>
                <w:rFonts w:ascii="仿宋" w:hAnsi="仿宋" w:cs="宋体" w:hint="eastAsia"/>
                <w:bCs/>
                <w:kern w:val="0"/>
                <w:sz w:val="21"/>
                <w:szCs w:val="21"/>
                <w:lang w:val="zh-CN"/>
              </w:rPr>
              <w:t>、</w:t>
            </w:r>
            <w:r>
              <w:rPr>
                <w:rFonts w:ascii="仿宋" w:hAnsi="仿宋" w:cs="宋体"/>
                <w:bCs/>
                <w:kern w:val="0"/>
                <w:sz w:val="21"/>
                <w:szCs w:val="21"/>
                <w:lang w:val="zh-CN"/>
              </w:rPr>
              <w:t>预赔</w:t>
            </w:r>
          </w:p>
        </w:tc>
        <w:tc>
          <w:tcPr>
            <w:tcW w:w="1044" w:type="dxa"/>
          </w:tcPr>
          <w:p w:rsidR="007F497F" w:rsidRPr="00872EF1" w:rsidRDefault="007F497F" w:rsidP="002701B3">
            <w:pPr>
              <w:widowControl/>
              <w:rPr>
                <w:rFonts w:ascii="仿宋" w:hAnsi="仿宋" w:cs="宋体"/>
                <w:kern w:val="0"/>
                <w:sz w:val="21"/>
                <w:szCs w:val="21"/>
              </w:rPr>
            </w:pPr>
          </w:p>
        </w:tc>
      </w:tr>
      <w:tr w:rsidR="007F497F" w:rsidRPr="00872EF1" w:rsidTr="002701B3">
        <w:trPr>
          <w:trHeight w:val="413"/>
          <w:jc w:val="center"/>
        </w:trPr>
        <w:tc>
          <w:tcPr>
            <w:tcW w:w="8042" w:type="dxa"/>
            <w:gridSpan w:val="6"/>
          </w:tcPr>
          <w:p w:rsidR="007F497F" w:rsidRPr="00872EF1" w:rsidRDefault="007F497F" w:rsidP="002701B3">
            <w:pPr>
              <w:widowControl/>
              <w:jc w:val="center"/>
              <w:rPr>
                <w:rFonts w:ascii="仿宋" w:hAnsi="仿宋" w:cs="宋体"/>
                <w:kern w:val="0"/>
                <w:sz w:val="21"/>
                <w:szCs w:val="21"/>
              </w:rPr>
            </w:pPr>
            <w:r>
              <w:rPr>
                <w:rFonts w:ascii="仿宋" w:hAnsi="仿宋" w:cs="宋体"/>
                <w:kern w:val="0"/>
                <w:sz w:val="21"/>
                <w:szCs w:val="21"/>
              </w:rPr>
              <w:t>查询结果列表</w:t>
            </w:r>
          </w:p>
        </w:tc>
      </w:tr>
      <w:tr w:rsidR="007F497F" w:rsidRPr="00872EF1" w:rsidTr="002701B3">
        <w:trPr>
          <w:trHeight w:val="413"/>
          <w:jc w:val="center"/>
        </w:trPr>
        <w:tc>
          <w:tcPr>
            <w:tcW w:w="1374" w:type="dxa"/>
          </w:tcPr>
          <w:p w:rsidR="007F497F" w:rsidRDefault="00FE767A" w:rsidP="002701B3">
            <w:pPr>
              <w:widowControl/>
              <w:rPr>
                <w:rFonts w:ascii="仿宋" w:hAnsi="仿宋" w:cs="宋体"/>
                <w:kern w:val="0"/>
                <w:sz w:val="21"/>
                <w:szCs w:val="21"/>
              </w:rPr>
            </w:pPr>
            <w:r>
              <w:rPr>
                <w:rFonts w:ascii="仿宋" w:hAnsi="仿宋" w:cs="宋体"/>
                <w:kern w:val="0"/>
                <w:sz w:val="21"/>
                <w:szCs w:val="21"/>
              </w:rPr>
              <w:t>序号</w:t>
            </w:r>
          </w:p>
        </w:tc>
        <w:tc>
          <w:tcPr>
            <w:tcW w:w="1438" w:type="dxa"/>
          </w:tcPr>
          <w:p w:rsidR="007F497F" w:rsidRPr="00872EF1" w:rsidRDefault="00FE767A" w:rsidP="002701B3">
            <w:pPr>
              <w:widowControl/>
              <w:jc w:val="center"/>
              <w:rPr>
                <w:rFonts w:ascii="仿宋" w:hAnsi="仿宋" w:cs="宋体"/>
                <w:kern w:val="0"/>
                <w:sz w:val="21"/>
                <w:szCs w:val="21"/>
              </w:rPr>
            </w:pPr>
            <w:r>
              <w:rPr>
                <w:rFonts w:ascii="仿宋" w:hAnsi="仿宋" w:cs="宋体" w:hint="eastAsia"/>
                <w:kern w:val="0"/>
                <w:sz w:val="21"/>
                <w:szCs w:val="21"/>
              </w:rPr>
              <w:t>文本</w:t>
            </w:r>
          </w:p>
        </w:tc>
        <w:tc>
          <w:tcPr>
            <w:tcW w:w="1501" w:type="dxa"/>
          </w:tcPr>
          <w:p w:rsidR="007F497F" w:rsidRPr="00872EF1" w:rsidRDefault="00FE767A" w:rsidP="002701B3">
            <w:pPr>
              <w:widowControl/>
              <w:jc w:val="center"/>
              <w:rPr>
                <w:rFonts w:ascii="仿宋" w:hAnsi="仿宋" w:cs="宋体"/>
                <w:kern w:val="0"/>
                <w:sz w:val="21"/>
                <w:szCs w:val="21"/>
              </w:rPr>
            </w:pPr>
            <w:r>
              <w:rPr>
                <w:rFonts w:ascii="仿宋" w:hAnsi="仿宋" w:cs="宋体" w:hint="eastAsia"/>
                <w:kern w:val="0"/>
                <w:sz w:val="21"/>
                <w:szCs w:val="21"/>
              </w:rPr>
              <w:t>不可选择</w:t>
            </w:r>
          </w:p>
        </w:tc>
        <w:tc>
          <w:tcPr>
            <w:tcW w:w="1121" w:type="dxa"/>
          </w:tcPr>
          <w:p w:rsidR="007F497F" w:rsidRPr="00872EF1" w:rsidRDefault="007F497F" w:rsidP="002701B3">
            <w:pPr>
              <w:widowControl/>
              <w:jc w:val="center"/>
              <w:rPr>
                <w:rFonts w:ascii="仿宋" w:hAnsi="仿宋" w:cs="宋体"/>
                <w:kern w:val="0"/>
                <w:sz w:val="21"/>
                <w:szCs w:val="21"/>
              </w:rPr>
            </w:pPr>
          </w:p>
        </w:tc>
        <w:tc>
          <w:tcPr>
            <w:tcW w:w="1564" w:type="dxa"/>
          </w:tcPr>
          <w:p w:rsidR="007F497F" w:rsidRPr="00872EF1" w:rsidRDefault="007F497F" w:rsidP="002701B3">
            <w:pPr>
              <w:widowControl/>
              <w:jc w:val="left"/>
              <w:rPr>
                <w:rFonts w:ascii="仿宋" w:hAnsi="仿宋" w:cs="宋体"/>
                <w:bCs/>
                <w:kern w:val="0"/>
                <w:sz w:val="21"/>
                <w:szCs w:val="21"/>
                <w:lang w:val="zh-CN"/>
              </w:rPr>
            </w:pPr>
          </w:p>
        </w:tc>
        <w:tc>
          <w:tcPr>
            <w:tcW w:w="1044" w:type="dxa"/>
          </w:tcPr>
          <w:p w:rsidR="007F497F" w:rsidRPr="00872EF1" w:rsidRDefault="007F497F" w:rsidP="002701B3">
            <w:pPr>
              <w:widowControl/>
              <w:rPr>
                <w:rFonts w:ascii="仿宋" w:hAnsi="仿宋" w:cs="宋体"/>
                <w:kern w:val="0"/>
                <w:sz w:val="21"/>
                <w:szCs w:val="21"/>
              </w:rPr>
            </w:pPr>
          </w:p>
        </w:tc>
      </w:tr>
      <w:tr w:rsidR="007F497F" w:rsidRPr="00872EF1" w:rsidTr="002701B3">
        <w:trPr>
          <w:trHeight w:val="413"/>
          <w:jc w:val="center"/>
        </w:trPr>
        <w:tc>
          <w:tcPr>
            <w:tcW w:w="1374" w:type="dxa"/>
          </w:tcPr>
          <w:p w:rsidR="007F497F" w:rsidRDefault="007F497F" w:rsidP="002701B3">
            <w:pPr>
              <w:widowControl/>
              <w:rPr>
                <w:rFonts w:ascii="仿宋" w:hAnsi="仿宋" w:cs="宋体"/>
                <w:kern w:val="0"/>
                <w:sz w:val="21"/>
                <w:szCs w:val="21"/>
              </w:rPr>
            </w:pPr>
            <w:r>
              <w:rPr>
                <w:rFonts w:ascii="仿宋" w:hAnsi="仿宋" w:cs="宋体"/>
                <w:kern w:val="0"/>
                <w:sz w:val="21"/>
                <w:szCs w:val="21"/>
              </w:rPr>
              <w:t>报案号码</w:t>
            </w:r>
          </w:p>
        </w:tc>
        <w:tc>
          <w:tcPr>
            <w:tcW w:w="1438" w:type="dxa"/>
          </w:tcPr>
          <w:p w:rsidR="007F497F" w:rsidRPr="00872EF1" w:rsidRDefault="007F497F" w:rsidP="002701B3">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7F497F" w:rsidRPr="00872EF1" w:rsidRDefault="007F497F" w:rsidP="002701B3">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7F497F" w:rsidRPr="00872EF1" w:rsidRDefault="007F497F" w:rsidP="002701B3">
            <w:pPr>
              <w:widowControl/>
              <w:jc w:val="center"/>
              <w:rPr>
                <w:rFonts w:ascii="仿宋" w:hAnsi="仿宋" w:cs="宋体"/>
                <w:kern w:val="0"/>
                <w:sz w:val="21"/>
                <w:szCs w:val="21"/>
              </w:rPr>
            </w:pPr>
          </w:p>
        </w:tc>
        <w:tc>
          <w:tcPr>
            <w:tcW w:w="1564" w:type="dxa"/>
          </w:tcPr>
          <w:p w:rsidR="007F497F" w:rsidRPr="00872EF1" w:rsidRDefault="007F497F" w:rsidP="002701B3">
            <w:pPr>
              <w:widowControl/>
              <w:jc w:val="left"/>
              <w:rPr>
                <w:rFonts w:ascii="仿宋" w:hAnsi="仿宋" w:cs="宋体"/>
                <w:bCs/>
                <w:kern w:val="0"/>
                <w:sz w:val="21"/>
                <w:szCs w:val="21"/>
                <w:lang w:val="zh-CN"/>
              </w:rPr>
            </w:pPr>
          </w:p>
        </w:tc>
        <w:tc>
          <w:tcPr>
            <w:tcW w:w="1044" w:type="dxa"/>
          </w:tcPr>
          <w:p w:rsidR="007F497F" w:rsidRPr="00872EF1" w:rsidRDefault="007F497F" w:rsidP="002701B3">
            <w:pPr>
              <w:widowControl/>
              <w:rPr>
                <w:rFonts w:ascii="仿宋" w:hAnsi="仿宋" w:cs="宋体"/>
                <w:kern w:val="0"/>
                <w:sz w:val="21"/>
                <w:szCs w:val="21"/>
              </w:rPr>
            </w:pPr>
          </w:p>
        </w:tc>
      </w:tr>
      <w:tr w:rsidR="007F497F" w:rsidRPr="00872EF1" w:rsidTr="002701B3">
        <w:trPr>
          <w:trHeight w:val="413"/>
          <w:jc w:val="center"/>
        </w:trPr>
        <w:tc>
          <w:tcPr>
            <w:tcW w:w="1374" w:type="dxa"/>
          </w:tcPr>
          <w:p w:rsidR="007F497F" w:rsidRDefault="007F497F" w:rsidP="002701B3">
            <w:pPr>
              <w:widowControl/>
              <w:rPr>
                <w:rFonts w:ascii="仿宋" w:hAnsi="仿宋" w:cs="宋体"/>
                <w:kern w:val="0"/>
                <w:sz w:val="21"/>
                <w:szCs w:val="21"/>
              </w:rPr>
            </w:pPr>
            <w:r>
              <w:rPr>
                <w:rFonts w:ascii="仿宋" w:hAnsi="仿宋" w:cs="宋体"/>
                <w:kern w:val="0"/>
                <w:sz w:val="21"/>
                <w:szCs w:val="21"/>
              </w:rPr>
              <w:t>赔款计算书号</w:t>
            </w:r>
          </w:p>
        </w:tc>
        <w:tc>
          <w:tcPr>
            <w:tcW w:w="1438" w:type="dxa"/>
          </w:tcPr>
          <w:p w:rsidR="007F497F" w:rsidRPr="00872EF1" w:rsidRDefault="007F497F" w:rsidP="002701B3">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7F497F" w:rsidRPr="00872EF1" w:rsidRDefault="007F497F" w:rsidP="002701B3">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7F497F" w:rsidRPr="00872EF1" w:rsidRDefault="007F497F" w:rsidP="002701B3">
            <w:pPr>
              <w:widowControl/>
              <w:jc w:val="center"/>
              <w:rPr>
                <w:rFonts w:ascii="仿宋" w:hAnsi="仿宋" w:cs="宋体"/>
                <w:kern w:val="0"/>
                <w:sz w:val="21"/>
                <w:szCs w:val="21"/>
              </w:rPr>
            </w:pPr>
          </w:p>
        </w:tc>
        <w:tc>
          <w:tcPr>
            <w:tcW w:w="1564" w:type="dxa"/>
          </w:tcPr>
          <w:p w:rsidR="007F497F" w:rsidRPr="00872EF1" w:rsidRDefault="007F497F" w:rsidP="002701B3">
            <w:pPr>
              <w:widowControl/>
              <w:jc w:val="left"/>
              <w:rPr>
                <w:rFonts w:ascii="仿宋" w:hAnsi="仿宋" w:cs="宋体"/>
                <w:bCs/>
                <w:kern w:val="0"/>
                <w:sz w:val="21"/>
                <w:szCs w:val="21"/>
                <w:lang w:val="zh-CN"/>
              </w:rPr>
            </w:pPr>
          </w:p>
        </w:tc>
        <w:tc>
          <w:tcPr>
            <w:tcW w:w="1044" w:type="dxa"/>
          </w:tcPr>
          <w:p w:rsidR="007F497F" w:rsidRPr="00872EF1" w:rsidRDefault="007F497F" w:rsidP="002701B3">
            <w:pPr>
              <w:widowControl/>
              <w:rPr>
                <w:rFonts w:ascii="仿宋" w:hAnsi="仿宋" w:cs="宋体"/>
                <w:kern w:val="0"/>
                <w:sz w:val="21"/>
                <w:szCs w:val="21"/>
              </w:rPr>
            </w:pPr>
          </w:p>
        </w:tc>
      </w:tr>
      <w:tr w:rsidR="007F497F" w:rsidRPr="00872EF1" w:rsidTr="002701B3">
        <w:trPr>
          <w:trHeight w:val="413"/>
          <w:jc w:val="center"/>
        </w:trPr>
        <w:tc>
          <w:tcPr>
            <w:tcW w:w="1374" w:type="dxa"/>
          </w:tcPr>
          <w:p w:rsidR="007F497F" w:rsidRDefault="00636248" w:rsidP="002701B3">
            <w:pPr>
              <w:widowControl/>
              <w:rPr>
                <w:rFonts w:ascii="仿宋" w:hAnsi="仿宋" w:cs="宋体"/>
                <w:kern w:val="0"/>
                <w:sz w:val="21"/>
                <w:szCs w:val="21"/>
              </w:rPr>
            </w:pPr>
            <w:r>
              <w:rPr>
                <w:rFonts w:ascii="仿宋" w:hAnsi="仿宋" w:cs="宋体"/>
                <w:kern w:val="0"/>
                <w:sz w:val="21"/>
                <w:szCs w:val="21"/>
              </w:rPr>
              <w:t>被保险人</w:t>
            </w:r>
          </w:p>
        </w:tc>
        <w:tc>
          <w:tcPr>
            <w:tcW w:w="1438" w:type="dxa"/>
          </w:tcPr>
          <w:p w:rsidR="007F497F" w:rsidRPr="00872EF1" w:rsidRDefault="007F497F" w:rsidP="002701B3">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7F497F" w:rsidRPr="00872EF1" w:rsidRDefault="007F497F" w:rsidP="002701B3">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7F497F" w:rsidRPr="00872EF1" w:rsidRDefault="007F497F" w:rsidP="002701B3">
            <w:pPr>
              <w:widowControl/>
              <w:jc w:val="center"/>
              <w:rPr>
                <w:rFonts w:ascii="仿宋" w:hAnsi="仿宋" w:cs="宋体"/>
                <w:kern w:val="0"/>
                <w:sz w:val="21"/>
                <w:szCs w:val="21"/>
              </w:rPr>
            </w:pPr>
          </w:p>
        </w:tc>
        <w:tc>
          <w:tcPr>
            <w:tcW w:w="1564" w:type="dxa"/>
          </w:tcPr>
          <w:p w:rsidR="007F497F" w:rsidRPr="00872EF1" w:rsidRDefault="007F497F" w:rsidP="002701B3">
            <w:pPr>
              <w:widowControl/>
              <w:jc w:val="left"/>
              <w:rPr>
                <w:rFonts w:ascii="仿宋" w:hAnsi="仿宋" w:cs="宋体"/>
                <w:bCs/>
                <w:kern w:val="0"/>
                <w:sz w:val="21"/>
                <w:szCs w:val="21"/>
                <w:lang w:val="zh-CN"/>
              </w:rPr>
            </w:pPr>
          </w:p>
        </w:tc>
        <w:tc>
          <w:tcPr>
            <w:tcW w:w="1044" w:type="dxa"/>
          </w:tcPr>
          <w:p w:rsidR="007F497F" w:rsidRPr="00872EF1" w:rsidRDefault="007F497F" w:rsidP="002701B3">
            <w:pPr>
              <w:widowControl/>
              <w:rPr>
                <w:rFonts w:ascii="仿宋" w:hAnsi="仿宋" w:cs="宋体"/>
                <w:kern w:val="0"/>
                <w:sz w:val="21"/>
                <w:szCs w:val="21"/>
              </w:rPr>
            </w:pPr>
          </w:p>
        </w:tc>
      </w:tr>
      <w:tr w:rsidR="00636248" w:rsidRPr="00872EF1" w:rsidTr="002701B3">
        <w:trPr>
          <w:trHeight w:val="413"/>
          <w:jc w:val="center"/>
        </w:trPr>
        <w:tc>
          <w:tcPr>
            <w:tcW w:w="1374" w:type="dxa"/>
          </w:tcPr>
          <w:p w:rsidR="00636248" w:rsidRDefault="00636248" w:rsidP="002701B3">
            <w:pPr>
              <w:widowControl/>
              <w:rPr>
                <w:rFonts w:ascii="仿宋" w:hAnsi="仿宋" w:cs="宋体"/>
                <w:kern w:val="0"/>
                <w:sz w:val="21"/>
                <w:szCs w:val="21"/>
              </w:rPr>
            </w:pPr>
            <w:r>
              <w:rPr>
                <w:rFonts w:ascii="仿宋" w:hAnsi="仿宋" w:cs="宋体"/>
                <w:kern w:val="0"/>
                <w:sz w:val="21"/>
                <w:szCs w:val="21"/>
              </w:rPr>
              <w:t>核赔</w:t>
            </w:r>
            <w:r w:rsidR="00764F13">
              <w:rPr>
                <w:rFonts w:ascii="仿宋" w:hAnsi="仿宋" w:cs="宋体"/>
                <w:kern w:val="0"/>
                <w:sz w:val="21"/>
                <w:szCs w:val="21"/>
              </w:rPr>
              <w:t>通过</w:t>
            </w:r>
            <w:r>
              <w:rPr>
                <w:rFonts w:ascii="仿宋" w:hAnsi="仿宋" w:cs="宋体"/>
                <w:kern w:val="0"/>
                <w:sz w:val="21"/>
                <w:szCs w:val="21"/>
              </w:rPr>
              <w:t>日期</w:t>
            </w:r>
          </w:p>
        </w:tc>
        <w:tc>
          <w:tcPr>
            <w:tcW w:w="1438" w:type="dxa"/>
          </w:tcPr>
          <w:p w:rsidR="00636248" w:rsidRPr="00872EF1" w:rsidRDefault="00636248" w:rsidP="002701B3">
            <w:pPr>
              <w:widowControl/>
              <w:jc w:val="center"/>
              <w:rPr>
                <w:rFonts w:ascii="仿宋" w:hAnsi="仿宋" w:cs="宋体"/>
                <w:kern w:val="0"/>
                <w:sz w:val="21"/>
                <w:szCs w:val="21"/>
              </w:rPr>
            </w:pPr>
            <w:r>
              <w:rPr>
                <w:rFonts w:ascii="仿宋" w:hAnsi="仿宋" w:cs="宋体" w:hint="eastAsia"/>
                <w:kern w:val="0"/>
                <w:sz w:val="21"/>
                <w:szCs w:val="21"/>
              </w:rPr>
              <w:t>文本</w:t>
            </w:r>
          </w:p>
        </w:tc>
        <w:tc>
          <w:tcPr>
            <w:tcW w:w="1501" w:type="dxa"/>
          </w:tcPr>
          <w:p w:rsidR="00636248" w:rsidRPr="00872EF1" w:rsidRDefault="00636248" w:rsidP="002701B3">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1121" w:type="dxa"/>
          </w:tcPr>
          <w:p w:rsidR="00636248" w:rsidRPr="00872EF1" w:rsidRDefault="00636248" w:rsidP="002701B3">
            <w:pPr>
              <w:widowControl/>
              <w:jc w:val="center"/>
              <w:rPr>
                <w:rFonts w:ascii="仿宋" w:hAnsi="仿宋" w:cs="宋体"/>
                <w:kern w:val="0"/>
                <w:sz w:val="21"/>
                <w:szCs w:val="21"/>
              </w:rPr>
            </w:pPr>
          </w:p>
        </w:tc>
        <w:tc>
          <w:tcPr>
            <w:tcW w:w="1564" w:type="dxa"/>
          </w:tcPr>
          <w:p w:rsidR="00636248" w:rsidRPr="00872EF1" w:rsidRDefault="00636248" w:rsidP="002701B3">
            <w:pPr>
              <w:widowControl/>
              <w:jc w:val="left"/>
              <w:rPr>
                <w:rFonts w:ascii="仿宋" w:hAnsi="仿宋" w:cs="宋体"/>
                <w:bCs/>
                <w:kern w:val="0"/>
                <w:sz w:val="21"/>
                <w:szCs w:val="21"/>
                <w:lang w:val="zh-CN"/>
              </w:rPr>
            </w:pPr>
            <w:r>
              <w:rPr>
                <w:rFonts w:ascii="仿宋" w:hAnsi="仿宋" w:cs="宋体"/>
                <w:bCs/>
                <w:kern w:val="0"/>
                <w:sz w:val="21"/>
                <w:szCs w:val="21"/>
                <w:lang w:val="zh-CN"/>
              </w:rPr>
              <w:t>理算核赔通过日期</w:t>
            </w:r>
          </w:p>
        </w:tc>
        <w:tc>
          <w:tcPr>
            <w:tcW w:w="1044" w:type="dxa"/>
          </w:tcPr>
          <w:p w:rsidR="00636248" w:rsidRPr="00872EF1" w:rsidRDefault="00636248" w:rsidP="002701B3">
            <w:pPr>
              <w:widowControl/>
              <w:rPr>
                <w:rFonts w:ascii="仿宋" w:hAnsi="仿宋" w:cs="宋体"/>
                <w:kern w:val="0"/>
                <w:sz w:val="21"/>
                <w:szCs w:val="21"/>
              </w:rPr>
            </w:pPr>
          </w:p>
        </w:tc>
      </w:tr>
      <w:tr w:rsidR="007F497F" w:rsidRPr="00872EF1" w:rsidTr="002701B3">
        <w:trPr>
          <w:trHeight w:val="413"/>
          <w:jc w:val="center"/>
        </w:trPr>
        <w:tc>
          <w:tcPr>
            <w:tcW w:w="1374" w:type="dxa"/>
          </w:tcPr>
          <w:p w:rsidR="007F497F" w:rsidRDefault="00764F13" w:rsidP="002701B3">
            <w:pPr>
              <w:widowControl/>
              <w:rPr>
                <w:rFonts w:ascii="仿宋" w:hAnsi="仿宋" w:cs="宋体"/>
                <w:kern w:val="0"/>
                <w:sz w:val="21"/>
                <w:szCs w:val="21"/>
              </w:rPr>
            </w:pPr>
            <w:r>
              <w:rPr>
                <w:rFonts w:ascii="仿宋" w:hAnsi="仿宋" w:cs="宋体"/>
                <w:kern w:val="0"/>
                <w:sz w:val="21"/>
                <w:szCs w:val="21"/>
              </w:rPr>
              <w:t>赔款</w:t>
            </w:r>
            <w:r w:rsidR="007F497F">
              <w:rPr>
                <w:rFonts w:ascii="仿宋" w:hAnsi="仿宋" w:cs="宋体"/>
                <w:kern w:val="0"/>
                <w:sz w:val="21"/>
                <w:szCs w:val="21"/>
              </w:rPr>
              <w:t>类型</w:t>
            </w:r>
          </w:p>
        </w:tc>
        <w:tc>
          <w:tcPr>
            <w:tcW w:w="1438" w:type="dxa"/>
          </w:tcPr>
          <w:p w:rsidR="007F497F" w:rsidRPr="00872EF1" w:rsidRDefault="007F497F" w:rsidP="002701B3">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7F497F" w:rsidRPr="00872EF1" w:rsidRDefault="007F497F" w:rsidP="002701B3">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7F497F" w:rsidRPr="00872EF1" w:rsidRDefault="007F497F" w:rsidP="002701B3">
            <w:pPr>
              <w:widowControl/>
              <w:jc w:val="center"/>
              <w:rPr>
                <w:rFonts w:ascii="仿宋" w:hAnsi="仿宋" w:cs="宋体"/>
                <w:kern w:val="0"/>
                <w:sz w:val="21"/>
                <w:szCs w:val="21"/>
              </w:rPr>
            </w:pPr>
          </w:p>
        </w:tc>
        <w:tc>
          <w:tcPr>
            <w:tcW w:w="1564" w:type="dxa"/>
          </w:tcPr>
          <w:p w:rsidR="007F497F" w:rsidRPr="00872EF1" w:rsidRDefault="007F497F" w:rsidP="002701B3">
            <w:pPr>
              <w:widowControl/>
              <w:jc w:val="left"/>
              <w:rPr>
                <w:rFonts w:ascii="仿宋" w:hAnsi="仿宋" w:cs="宋体"/>
                <w:bCs/>
                <w:kern w:val="0"/>
                <w:sz w:val="21"/>
                <w:szCs w:val="21"/>
                <w:lang w:val="zh-CN"/>
              </w:rPr>
            </w:pPr>
            <w:r>
              <w:rPr>
                <w:rFonts w:ascii="仿宋" w:hAnsi="仿宋" w:cs="宋体"/>
                <w:bCs/>
                <w:kern w:val="0"/>
                <w:sz w:val="21"/>
                <w:szCs w:val="21"/>
                <w:lang w:val="zh-CN"/>
              </w:rPr>
              <w:t>同一案件下的同一赔款计算书下的不同费用类型生成多条数据</w:t>
            </w:r>
            <w:r>
              <w:rPr>
                <w:rFonts w:ascii="仿宋" w:hAnsi="仿宋" w:cs="宋体" w:hint="eastAsia"/>
                <w:bCs/>
                <w:kern w:val="0"/>
                <w:sz w:val="21"/>
                <w:szCs w:val="21"/>
                <w:lang w:val="zh-CN"/>
              </w:rPr>
              <w:t>，</w:t>
            </w:r>
            <w:r>
              <w:rPr>
                <w:rFonts w:ascii="仿宋" w:hAnsi="仿宋" w:cs="宋体"/>
                <w:bCs/>
                <w:kern w:val="0"/>
                <w:sz w:val="21"/>
                <w:szCs w:val="21"/>
                <w:lang w:val="zh-CN"/>
              </w:rPr>
              <w:t>可多选统一进行支付信息的录入操作</w:t>
            </w:r>
          </w:p>
        </w:tc>
        <w:tc>
          <w:tcPr>
            <w:tcW w:w="1044" w:type="dxa"/>
          </w:tcPr>
          <w:p w:rsidR="007F497F" w:rsidRPr="00872EF1" w:rsidRDefault="007F497F" w:rsidP="002701B3">
            <w:pPr>
              <w:widowControl/>
              <w:rPr>
                <w:rFonts w:ascii="仿宋" w:hAnsi="仿宋" w:cs="宋体"/>
                <w:kern w:val="0"/>
                <w:sz w:val="21"/>
                <w:szCs w:val="21"/>
              </w:rPr>
            </w:pPr>
          </w:p>
        </w:tc>
      </w:tr>
      <w:tr w:rsidR="007F497F" w:rsidRPr="00872EF1" w:rsidTr="002701B3">
        <w:trPr>
          <w:trHeight w:val="413"/>
          <w:jc w:val="center"/>
        </w:trPr>
        <w:tc>
          <w:tcPr>
            <w:tcW w:w="1374" w:type="dxa"/>
          </w:tcPr>
          <w:p w:rsidR="007F497F" w:rsidRDefault="00764F13" w:rsidP="002701B3">
            <w:pPr>
              <w:widowControl/>
              <w:rPr>
                <w:rFonts w:ascii="仿宋" w:hAnsi="仿宋" w:cs="宋体"/>
                <w:kern w:val="0"/>
                <w:sz w:val="21"/>
                <w:szCs w:val="21"/>
              </w:rPr>
            </w:pPr>
            <w:r>
              <w:rPr>
                <w:rFonts w:ascii="仿宋" w:hAnsi="仿宋" w:cs="宋体"/>
                <w:kern w:val="0"/>
                <w:sz w:val="21"/>
                <w:szCs w:val="21"/>
              </w:rPr>
              <w:t>总赔款</w:t>
            </w:r>
          </w:p>
        </w:tc>
        <w:tc>
          <w:tcPr>
            <w:tcW w:w="1438" w:type="dxa"/>
          </w:tcPr>
          <w:p w:rsidR="007F497F" w:rsidRPr="00872EF1" w:rsidRDefault="007F497F" w:rsidP="002701B3">
            <w:pPr>
              <w:widowControl/>
              <w:jc w:val="center"/>
              <w:rPr>
                <w:rFonts w:ascii="仿宋" w:hAnsi="仿宋" w:cs="宋体"/>
                <w:kern w:val="0"/>
                <w:sz w:val="21"/>
                <w:szCs w:val="21"/>
              </w:rPr>
            </w:pPr>
            <w:r w:rsidRPr="00872EF1">
              <w:rPr>
                <w:rFonts w:ascii="仿宋" w:hAnsi="仿宋" w:cs="宋体" w:hint="eastAsia"/>
                <w:kern w:val="0"/>
                <w:sz w:val="21"/>
                <w:szCs w:val="21"/>
              </w:rPr>
              <w:t>文本</w:t>
            </w:r>
          </w:p>
        </w:tc>
        <w:tc>
          <w:tcPr>
            <w:tcW w:w="1501" w:type="dxa"/>
          </w:tcPr>
          <w:p w:rsidR="007F497F" w:rsidRPr="00872EF1" w:rsidRDefault="007F497F" w:rsidP="002701B3">
            <w:pPr>
              <w:widowControl/>
              <w:jc w:val="center"/>
              <w:rPr>
                <w:rFonts w:ascii="仿宋" w:hAnsi="仿宋" w:cs="宋体"/>
                <w:kern w:val="0"/>
                <w:sz w:val="21"/>
                <w:szCs w:val="21"/>
              </w:rPr>
            </w:pPr>
            <w:r w:rsidRPr="00872EF1">
              <w:rPr>
                <w:rFonts w:ascii="仿宋" w:hAnsi="仿宋" w:cs="宋体" w:hint="eastAsia"/>
                <w:kern w:val="0"/>
                <w:sz w:val="21"/>
                <w:szCs w:val="21"/>
              </w:rPr>
              <w:t>不可编辑</w:t>
            </w:r>
          </w:p>
        </w:tc>
        <w:tc>
          <w:tcPr>
            <w:tcW w:w="1121" w:type="dxa"/>
          </w:tcPr>
          <w:p w:rsidR="007F497F" w:rsidRPr="00872EF1" w:rsidRDefault="007F497F" w:rsidP="002701B3">
            <w:pPr>
              <w:widowControl/>
              <w:jc w:val="center"/>
              <w:rPr>
                <w:rFonts w:ascii="仿宋" w:hAnsi="仿宋" w:cs="宋体"/>
                <w:kern w:val="0"/>
                <w:sz w:val="21"/>
                <w:szCs w:val="21"/>
              </w:rPr>
            </w:pPr>
          </w:p>
        </w:tc>
        <w:tc>
          <w:tcPr>
            <w:tcW w:w="1564" w:type="dxa"/>
          </w:tcPr>
          <w:p w:rsidR="007F497F" w:rsidRPr="00872EF1" w:rsidRDefault="00764F13" w:rsidP="002701B3">
            <w:pPr>
              <w:widowControl/>
              <w:jc w:val="left"/>
              <w:rPr>
                <w:rFonts w:ascii="仿宋" w:hAnsi="仿宋" w:cs="宋体"/>
                <w:bCs/>
                <w:kern w:val="0"/>
                <w:sz w:val="21"/>
                <w:szCs w:val="21"/>
                <w:lang w:val="zh-CN"/>
              </w:rPr>
            </w:pPr>
            <w:r>
              <w:rPr>
                <w:rFonts w:ascii="仿宋" w:hAnsi="仿宋" w:cs="宋体"/>
                <w:bCs/>
                <w:kern w:val="0"/>
                <w:sz w:val="21"/>
                <w:szCs w:val="21"/>
                <w:lang w:val="zh-CN"/>
              </w:rPr>
              <w:t>本次支付录入的总金额</w:t>
            </w:r>
          </w:p>
        </w:tc>
        <w:tc>
          <w:tcPr>
            <w:tcW w:w="1044" w:type="dxa"/>
          </w:tcPr>
          <w:p w:rsidR="007F497F" w:rsidRPr="00872EF1" w:rsidRDefault="007F497F" w:rsidP="002701B3">
            <w:pPr>
              <w:widowControl/>
              <w:rPr>
                <w:rFonts w:ascii="仿宋" w:hAnsi="仿宋" w:cs="宋体"/>
                <w:kern w:val="0"/>
                <w:sz w:val="21"/>
                <w:szCs w:val="21"/>
              </w:rPr>
            </w:pPr>
          </w:p>
        </w:tc>
      </w:tr>
      <w:tr w:rsidR="007F497F" w:rsidRPr="00872EF1" w:rsidTr="002701B3">
        <w:trPr>
          <w:trHeight w:val="413"/>
          <w:jc w:val="center"/>
        </w:trPr>
        <w:tc>
          <w:tcPr>
            <w:tcW w:w="1374" w:type="dxa"/>
          </w:tcPr>
          <w:p w:rsidR="007F497F" w:rsidRDefault="00764F13" w:rsidP="002701B3">
            <w:pPr>
              <w:widowControl/>
              <w:rPr>
                <w:rFonts w:ascii="仿宋" w:hAnsi="仿宋" w:cs="宋体"/>
                <w:kern w:val="0"/>
                <w:sz w:val="21"/>
                <w:szCs w:val="21"/>
              </w:rPr>
            </w:pPr>
            <w:r>
              <w:rPr>
                <w:rFonts w:ascii="仿宋" w:hAnsi="仿宋" w:cs="宋体" w:hint="eastAsia"/>
                <w:kern w:val="0"/>
                <w:sz w:val="21"/>
                <w:szCs w:val="21"/>
              </w:rPr>
              <w:t>未录入金额</w:t>
            </w:r>
          </w:p>
        </w:tc>
        <w:tc>
          <w:tcPr>
            <w:tcW w:w="1438" w:type="dxa"/>
          </w:tcPr>
          <w:p w:rsidR="007F497F" w:rsidRPr="00872EF1" w:rsidRDefault="00764F13" w:rsidP="002701B3">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7F497F" w:rsidRPr="00872EF1" w:rsidRDefault="00764F13" w:rsidP="002701B3">
            <w:pPr>
              <w:widowControl/>
              <w:jc w:val="center"/>
              <w:rPr>
                <w:rFonts w:ascii="仿宋" w:hAnsi="仿宋" w:cs="宋体"/>
                <w:kern w:val="0"/>
                <w:sz w:val="21"/>
                <w:szCs w:val="21"/>
              </w:rPr>
            </w:pPr>
            <w:r>
              <w:rPr>
                <w:rFonts w:ascii="仿宋" w:hAnsi="仿宋" w:cs="宋体"/>
                <w:kern w:val="0"/>
                <w:sz w:val="21"/>
                <w:szCs w:val="21"/>
              </w:rPr>
              <w:t>不可编辑</w:t>
            </w:r>
          </w:p>
        </w:tc>
        <w:tc>
          <w:tcPr>
            <w:tcW w:w="1121" w:type="dxa"/>
          </w:tcPr>
          <w:p w:rsidR="007F497F" w:rsidRPr="00872EF1" w:rsidRDefault="007F497F" w:rsidP="002701B3">
            <w:pPr>
              <w:widowControl/>
              <w:jc w:val="center"/>
              <w:rPr>
                <w:rFonts w:ascii="仿宋" w:hAnsi="仿宋" w:cs="宋体"/>
                <w:kern w:val="0"/>
                <w:sz w:val="21"/>
                <w:szCs w:val="21"/>
              </w:rPr>
            </w:pPr>
          </w:p>
        </w:tc>
        <w:tc>
          <w:tcPr>
            <w:tcW w:w="1564" w:type="dxa"/>
          </w:tcPr>
          <w:p w:rsidR="007F497F" w:rsidRPr="00872EF1" w:rsidRDefault="00764F13" w:rsidP="002701B3">
            <w:pPr>
              <w:widowControl/>
              <w:jc w:val="left"/>
              <w:rPr>
                <w:rFonts w:ascii="仿宋" w:hAnsi="仿宋" w:cs="宋体"/>
                <w:bCs/>
                <w:kern w:val="0"/>
                <w:sz w:val="21"/>
                <w:szCs w:val="21"/>
                <w:lang w:val="zh-CN"/>
              </w:rPr>
            </w:pPr>
            <w:r>
              <w:rPr>
                <w:rFonts w:ascii="仿宋" w:hAnsi="仿宋" w:cs="宋体" w:hint="eastAsia"/>
                <w:bCs/>
                <w:kern w:val="0"/>
                <w:sz w:val="21"/>
                <w:szCs w:val="21"/>
                <w:lang w:val="zh-CN"/>
              </w:rPr>
              <w:t>包括</w:t>
            </w:r>
            <w:r w:rsidRPr="00764F13">
              <w:rPr>
                <w:rFonts w:ascii="仿宋" w:hAnsi="仿宋" w:cs="宋体" w:hint="eastAsia"/>
                <w:bCs/>
                <w:kern w:val="0"/>
                <w:sz w:val="21"/>
                <w:szCs w:val="21"/>
                <w:lang w:val="zh-CN"/>
              </w:rPr>
              <w:t>作废的金额和核赔通过未录入支付信息的金额</w:t>
            </w:r>
          </w:p>
        </w:tc>
        <w:tc>
          <w:tcPr>
            <w:tcW w:w="1044" w:type="dxa"/>
          </w:tcPr>
          <w:p w:rsidR="007F497F" w:rsidRPr="00872EF1" w:rsidRDefault="007F497F" w:rsidP="002701B3">
            <w:pPr>
              <w:widowControl/>
              <w:rPr>
                <w:rFonts w:ascii="仿宋" w:hAnsi="仿宋" w:cs="宋体"/>
                <w:kern w:val="0"/>
                <w:sz w:val="21"/>
                <w:szCs w:val="21"/>
              </w:rPr>
            </w:pPr>
          </w:p>
        </w:tc>
      </w:tr>
      <w:tr w:rsidR="007F497F" w:rsidRPr="00872EF1" w:rsidTr="002701B3">
        <w:trPr>
          <w:trHeight w:val="413"/>
          <w:jc w:val="center"/>
        </w:trPr>
        <w:tc>
          <w:tcPr>
            <w:tcW w:w="1374" w:type="dxa"/>
          </w:tcPr>
          <w:p w:rsidR="007F497F" w:rsidRDefault="00764F13" w:rsidP="002701B3">
            <w:pPr>
              <w:widowControl/>
              <w:rPr>
                <w:rFonts w:ascii="仿宋" w:hAnsi="仿宋" w:cs="宋体"/>
                <w:kern w:val="0"/>
                <w:sz w:val="21"/>
                <w:szCs w:val="21"/>
              </w:rPr>
            </w:pPr>
            <w:r>
              <w:rPr>
                <w:rFonts w:ascii="仿宋" w:hAnsi="仿宋" w:cs="宋体"/>
                <w:kern w:val="0"/>
                <w:sz w:val="21"/>
                <w:szCs w:val="21"/>
              </w:rPr>
              <w:t>在途金额</w:t>
            </w:r>
          </w:p>
        </w:tc>
        <w:tc>
          <w:tcPr>
            <w:tcW w:w="1438" w:type="dxa"/>
          </w:tcPr>
          <w:p w:rsidR="007F497F" w:rsidRPr="00872EF1" w:rsidRDefault="00764F13" w:rsidP="002701B3">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7F497F" w:rsidRPr="00872EF1" w:rsidRDefault="00764F13" w:rsidP="002701B3">
            <w:pPr>
              <w:widowControl/>
              <w:jc w:val="center"/>
              <w:rPr>
                <w:rFonts w:ascii="仿宋" w:hAnsi="仿宋" w:cs="宋体"/>
                <w:kern w:val="0"/>
                <w:sz w:val="21"/>
                <w:szCs w:val="21"/>
              </w:rPr>
            </w:pPr>
            <w:r>
              <w:rPr>
                <w:rFonts w:ascii="仿宋" w:hAnsi="仿宋" w:cs="宋体"/>
                <w:kern w:val="0"/>
                <w:sz w:val="21"/>
                <w:szCs w:val="21"/>
              </w:rPr>
              <w:t>不可编辑</w:t>
            </w:r>
          </w:p>
        </w:tc>
        <w:tc>
          <w:tcPr>
            <w:tcW w:w="1121" w:type="dxa"/>
          </w:tcPr>
          <w:p w:rsidR="007F497F" w:rsidRPr="00872EF1" w:rsidRDefault="007F497F" w:rsidP="002701B3">
            <w:pPr>
              <w:widowControl/>
              <w:jc w:val="center"/>
              <w:rPr>
                <w:rFonts w:ascii="仿宋" w:hAnsi="仿宋" w:cs="宋体"/>
                <w:kern w:val="0"/>
                <w:sz w:val="21"/>
                <w:szCs w:val="21"/>
              </w:rPr>
            </w:pPr>
          </w:p>
        </w:tc>
        <w:tc>
          <w:tcPr>
            <w:tcW w:w="1564" w:type="dxa"/>
          </w:tcPr>
          <w:p w:rsidR="007F497F" w:rsidRPr="00872EF1" w:rsidRDefault="00764F13" w:rsidP="002701B3">
            <w:pPr>
              <w:widowControl/>
              <w:jc w:val="left"/>
              <w:rPr>
                <w:rFonts w:ascii="仿宋" w:hAnsi="仿宋" w:cs="宋体"/>
                <w:bCs/>
                <w:kern w:val="0"/>
                <w:sz w:val="21"/>
                <w:szCs w:val="21"/>
                <w:lang w:val="zh-CN"/>
              </w:rPr>
            </w:pPr>
            <w:r>
              <w:rPr>
                <w:rFonts w:ascii="仿宋" w:hAnsi="仿宋" w:cs="宋体" w:hint="eastAsia"/>
                <w:bCs/>
                <w:kern w:val="0"/>
                <w:sz w:val="21"/>
                <w:szCs w:val="21"/>
                <w:lang w:val="zh-CN"/>
              </w:rPr>
              <w:t>已录入支付信息至支付完成途中的金额。鼠标经过可弹出详细支付单信息。</w:t>
            </w:r>
          </w:p>
        </w:tc>
        <w:tc>
          <w:tcPr>
            <w:tcW w:w="1044" w:type="dxa"/>
          </w:tcPr>
          <w:p w:rsidR="007F497F" w:rsidRPr="00872EF1" w:rsidRDefault="007F497F" w:rsidP="002701B3">
            <w:pPr>
              <w:widowControl/>
              <w:rPr>
                <w:rFonts w:ascii="仿宋" w:hAnsi="仿宋" w:cs="宋体"/>
                <w:kern w:val="0"/>
                <w:sz w:val="21"/>
                <w:szCs w:val="21"/>
              </w:rPr>
            </w:pPr>
          </w:p>
        </w:tc>
      </w:tr>
      <w:tr w:rsidR="007F497F" w:rsidRPr="00872EF1" w:rsidTr="002701B3">
        <w:trPr>
          <w:trHeight w:val="413"/>
          <w:jc w:val="center"/>
        </w:trPr>
        <w:tc>
          <w:tcPr>
            <w:tcW w:w="1374" w:type="dxa"/>
          </w:tcPr>
          <w:p w:rsidR="007F497F" w:rsidRDefault="00764F13" w:rsidP="002701B3">
            <w:pPr>
              <w:widowControl/>
              <w:jc w:val="center"/>
              <w:rPr>
                <w:rFonts w:ascii="仿宋" w:hAnsi="仿宋" w:cs="宋体"/>
                <w:kern w:val="0"/>
                <w:sz w:val="21"/>
                <w:szCs w:val="21"/>
              </w:rPr>
            </w:pPr>
            <w:r>
              <w:rPr>
                <w:rFonts w:ascii="仿宋" w:hAnsi="仿宋" w:cs="宋体"/>
                <w:kern w:val="0"/>
                <w:sz w:val="21"/>
                <w:szCs w:val="21"/>
              </w:rPr>
              <w:t>已支付金额</w:t>
            </w:r>
          </w:p>
        </w:tc>
        <w:tc>
          <w:tcPr>
            <w:tcW w:w="1438" w:type="dxa"/>
          </w:tcPr>
          <w:p w:rsidR="007F497F" w:rsidRPr="00872EF1" w:rsidRDefault="00764F13" w:rsidP="002701B3">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7F497F" w:rsidRPr="00872EF1" w:rsidRDefault="00764F13" w:rsidP="002701B3">
            <w:pPr>
              <w:widowControl/>
              <w:jc w:val="center"/>
              <w:rPr>
                <w:rFonts w:ascii="仿宋" w:hAnsi="仿宋" w:cs="宋体"/>
                <w:kern w:val="0"/>
                <w:sz w:val="21"/>
                <w:szCs w:val="21"/>
              </w:rPr>
            </w:pPr>
            <w:r>
              <w:rPr>
                <w:rFonts w:ascii="仿宋" w:hAnsi="仿宋" w:cs="宋体"/>
                <w:kern w:val="0"/>
                <w:sz w:val="21"/>
                <w:szCs w:val="21"/>
              </w:rPr>
              <w:t>不可编辑</w:t>
            </w:r>
          </w:p>
        </w:tc>
        <w:tc>
          <w:tcPr>
            <w:tcW w:w="1121" w:type="dxa"/>
          </w:tcPr>
          <w:p w:rsidR="007F497F" w:rsidRPr="00872EF1" w:rsidRDefault="007F497F" w:rsidP="002701B3">
            <w:pPr>
              <w:widowControl/>
              <w:jc w:val="center"/>
              <w:rPr>
                <w:rFonts w:ascii="仿宋" w:hAnsi="仿宋" w:cs="宋体"/>
                <w:kern w:val="0"/>
                <w:sz w:val="21"/>
                <w:szCs w:val="21"/>
              </w:rPr>
            </w:pPr>
          </w:p>
        </w:tc>
        <w:tc>
          <w:tcPr>
            <w:tcW w:w="1564" w:type="dxa"/>
          </w:tcPr>
          <w:p w:rsidR="007F497F" w:rsidRPr="00872EF1" w:rsidRDefault="00764F13" w:rsidP="002701B3">
            <w:pPr>
              <w:widowControl/>
              <w:jc w:val="left"/>
              <w:rPr>
                <w:rFonts w:ascii="仿宋" w:hAnsi="仿宋" w:cs="宋体"/>
                <w:bCs/>
                <w:kern w:val="0"/>
                <w:sz w:val="21"/>
                <w:szCs w:val="21"/>
                <w:lang w:val="zh-CN"/>
              </w:rPr>
            </w:pPr>
            <w:r>
              <w:rPr>
                <w:rFonts w:ascii="仿宋" w:hAnsi="仿宋" w:cs="宋体"/>
                <w:bCs/>
                <w:kern w:val="0"/>
                <w:sz w:val="21"/>
                <w:szCs w:val="21"/>
                <w:lang w:val="zh-CN"/>
              </w:rPr>
              <w:t>本次支付成功的金额</w:t>
            </w:r>
          </w:p>
        </w:tc>
        <w:tc>
          <w:tcPr>
            <w:tcW w:w="1044" w:type="dxa"/>
          </w:tcPr>
          <w:p w:rsidR="007F497F" w:rsidRPr="00872EF1" w:rsidRDefault="007F497F" w:rsidP="002701B3">
            <w:pPr>
              <w:widowControl/>
              <w:rPr>
                <w:rFonts w:ascii="仿宋" w:hAnsi="仿宋" w:cs="宋体"/>
                <w:kern w:val="0"/>
                <w:sz w:val="21"/>
                <w:szCs w:val="21"/>
              </w:rPr>
            </w:pPr>
          </w:p>
        </w:tc>
      </w:tr>
      <w:tr w:rsidR="007F497F" w:rsidRPr="00872EF1" w:rsidTr="002701B3">
        <w:trPr>
          <w:trHeight w:val="413"/>
          <w:jc w:val="center"/>
        </w:trPr>
        <w:tc>
          <w:tcPr>
            <w:tcW w:w="1374" w:type="dxa"/>
          </w:tcPr>
          <w:p w:rsidR="007F497F" w:rsidRPr="00872EF1" w:rsidRDefault="00764F13" w:rsidP="002701B3">
            <w:pPr>
              <w:widowControl/>
              <w:jc w:val="center"/>
              <w:rPr>
                <w:rFonts w:ascii="仿宋" w:hAnsi="仿宋" w:cs="宋体"/>
                <w:kern w:val="0"/>
                <w:sz w:val="21"/>
                <w:szCs w:val="21"/>
              </w:rPr>
            </w:pPr>
            <w:r>
              <w:rPr>
                <w:rFonts w:ascii="仿宋" w:hAnsi="仿宋" w:cs="宋体"/>
                <w:kern w:val="0"/>
                <w:sz w:val="21"/>
                <w:szCs w:val="21"/>
              </w:rPr>
              <w:t>查看更多</w:t>
            </w:r>
          </w:p>
        </w:tc>
        <w:tc>
          <w:tcPr>
            <w:tcW w:w="1438" w:type="dxa"/>
          </w:tcPr>
          <w:p w:rsidR="007F497F" w:rsidRPr="00872EF1" w:rsidRDefault="00764F13" w:rsidP="002701B3">
            <w:pPr>
              <w:widowControl/>
              <w:jc w:val="center"/>
              <w:rPr>
                <w:rFonts w:ascii="仿宋" w:hAnsi="仿宋" w:cs="宋体"/>
                <w:kern w:val="0"/>
                <w:sz w:val="21"/>
                <w:szCs w:val="21"/>
              </w:rPr>
            </w:pPr>
            <w:r>
              <w:rPr>
                <w:rFonts w:ascii="仿宋" w:hAnsi="仿宋" w:cs="宋体"/>
                <w:kern w:val="0"/>
                <w:sz w:val="21"/>
                <w:szCs w:val="21"/>
              </w:rPr>
              <w:t>超链接</w:t>
            </w:r>
          </w:p>
        </w:tc>
        <w:tc>
          <w:tcPr>
            <w:tcW w:w="1501" w:type="dxa"/>
          </w:tcPr>
          <w:p w:rsidR="007F497F" w:rsidRPr="00872EF1" w:rsidRDefault="00764F13" w:rsidP="002701B3">
            <w:pPr>
              <w:widowControl/>
              <w:jc w:val="center"/>
              <w:rPr>
                <w:rFonts w:ascii="仿宋" w:hAnsi="仿宋" w:cs="宋体"/>
                <w:kern w:val="0"/>
                <w:sz w:val="21"/>
                <w:szCs w:val="21"/>
              </w:rPr>
            </w:pPr>
            <w:r>
              <w:rPr>
                <w:rFonts w:ascii="仿宋" w:hAnsi="仿宋" w:cs="宋体"/>
                <w:kern w:val="0"/>
                <w:sz w:val="21"/>
                <w:szCs w:val="21"/>
              </w:rPr>
              <w:t>单击</w:t>
            </w:r>
          </w:p>
        </w:tc>
        <w:tc>
          <w:tcPr>
            <w:tcW w:w="1121" w:type="dxa"/>
          </w:tcPr>
          <w:p w:rsidR="007F497F" w:rsidRPr="00872EF1" w:rsidRDefault="007F497F" w:rsidP="002701B3">
            <w:pPr>
              <w:widowControl/>
              <w:jc w:val="center"/>
              <w:rPr>
                <w:rFonts w:ascii="仿宋" w:hAnsi="仿宋" w:cs="宋体"/>
                <w:kern w:val="0"/>
                <w:sz w:val="21"/>
                <w:szCs w:val="21"/>
              </w:rPr>
            </w:pPr>
          </w:p>
        </w:tc>
        <w:tc>
          <w:tcPr>
            <w:tcW w:w="1564" w:type="dxa"/>
          </w:tcPr>
          <w:p w:rsidR="007F497F" w:rsidRPr="00872EF1" w:rsidRDefault="00764F13" w:rsidP="002701B3">
            <w:pPr>
              <w:widowControl/>
              <w:jc w:val="left"/>
              <w:rPr>
                <w:rFonts w:ascii="仿宋" w:hAnsi="仿宋" w:cs="宋体"/>
                <w:bCs/>
                <w:kern w:val="0"/>
                <w:sz w:val="21"/>
                <w:szCs w:val="21"/>
                <w:lang w:val="zh-CN"/>
              </w:rPr>
            </w:pPr>
            <w:r>
              <w:rPr>
                <w:rFonts w:ascii="仿宋" w:hAnsi="仿宋" w:cs="宋体"/>
                <w:bCs/>
                <w:kern w:val="0"/>
                <w:sz w:val="21"/>
                <w:szCs w:val="21"/>
                <w:lang w:val="zh-CN"/>
              </w:rPr>
              <w:t>单击超链接查看详细信息</w:t>
            </w:r>
            <w:r w:rsidR="00B87504">
              <w:rPr>
                <w:rFonts w:ascii="仿宋" w:hAnsi="仿宋" w:cs="宋体" w:hint="eastAsia"/>
                <w:bCs/>
                <w:kern w:val="0"/>
                <w:sz w:val="21"/>
                <w:szCs w:val="21"/>
                <w:lang w:val="zh-CN"/>
              </w:rPr>
              <w:t>，</w:t>
            </w:r>
            <w:r w:rsidR="00B87504">
              <w:rPr>
                <w:rFonts w:ascii="仿宋" w:hAnsi="仿宋" w:cs="宋体"/>
                <w:bCs/>
                <w:kern w:val="0"/>
                <w:sz w:val="21"/>
                <w:szCs w:val="21"/>
                <w:lang w:val="zh-CN"/>
              </w:rPr>
              <w:lastRenderedPageBreak/>
              <w:t>如图</w:t>
            </w:r>
            <w:r w:rsidR="002F4F0D">
              <w:rPr>
                <w:rFonts w:ascii="仿宋" w:hAnsi="仿宋" w:cs="宋体" w:hint="eastAsia"/>
                <w:bCs/>
                <w:kern w:val="0"/>
                <w:sz w:val="21"/>
                <w:szCs w:val="21"/>
                <w:lang w:val="zh-CN"/>
              </w:rPr>
              <w:t>17</w:t>
            </w:r>
          </w:p>
        </w:tc>
        <w:tc>
          <w:tcPr>
            <w:tcW w:w="1044" w:type="dxa"/>
          </w:tcPr>
          <w:p w:rsidR="007F497F" w:rsidRPr="00872EF1" w:rsidRDefault="007F497F" w:rsidP="002701B3">
            <w:pPr>
              <w:widowControl/>
              <w:rPr>
                <w:rFonts w:ascii="仿宋" w:hAnsi="仿宋" w:cs="宋体"/>
                <w:kern w:val="0"/>
                <w:sz w:val="21"/>
                <w:szCs w:val="21"/>
              </w:rPr>
            </w:pPr>
          </w:p>
        </w:tc>
      </w:tr>
    </w:tbl>
    <w:p w:rsidR="00B87504" w:rsidRDefault="00B87504" w:rsidP="00B87504">
      <w:r>
        <w:rPr>
          <w:rFonts w:hint="eastAsia"/>
        </w:rPr>
        <w:lastRenderedPageBreak/>
        <w:t>选项说明：</w:t>
      </w:r>
    </w:p>
    <w:p w:rsidR="00B87504" w:rsidRPr="00872EF1" w:rsidRDefault="00B87504" w:rsidP="00B87504">
      <w:pPr>
        <w:rPr>
          <w:rFonts w:ascii="仿宋" w:hAnsi="仿宋"/>
        </w:rPr>
      </w:pPr>
      <w:r w:rsidRPr="00872EF1">
        <w:rPr>
          <w:rFonts w:hint="eastAsia"/>
        </w:rPr>
        <w:t>1</w:t>
      </w:r>
      <w:r w:rsidRPr="00872EF1">
        <w:rPr>
          <w:rFonts w:ascii="仿宋" w:hAnsi="仿宋" w:hint="eastAsia"/>
        </w:rPr>
        <w:t>.【查询】按钮</w:t>
      </w:r>
    </w:p>
    <w:p w:rsidR="00B87504" w:rsidRPr="006556C7" w:rsidRDefault="00B87504" w:rsidP="00B87504">
      <w:pPr>
        <w:ind w:left="420"/>
        <w:rPr>
          <w:lang w:val="zh-CN"/>
        </w:rPr>
      </w:pPr>
      <w:r w:rsidRPr="006556C7">
        <w:rPr>
          <w:rFonts w:hint="eastAsia"/>
          <w:lang w:val="zh-CN"/>
        </w:rPr>
        <w:t>用户点击【查询】按钮，系统校验是否已输入查询条件，如果未输入，则系统提示“请至少输入一个查询条件！”，如果已输入，系统校验输入格式是否正确。输入格式如下：</w:t>
      </w:r>
    </w:p>
    <w:p w:rsidR="00B87504" w:rsidRPr="00222EB3" w:rsidRDefault="00B87504" w:rsidP="00B87504">
      <w:pPr>
        <w:pStyle w:val="a5"/>
        <w:numPr>
          <w:ilvl w:val="1"/>
          <w:numId w:val="5"/>
        </w:numPr>
        <w:ind w:firstLineChars="0"/>
        <w:rPr>
          <w:lang w:val="zh-CN"/>
        </w:rPr>
      </w:pPr>
      <w:r>
        <w:rPr>
          <w:rFonts w:hint="eastAsia"/>
          <w:lang w:val="zh-CN"/>
        </w:rPr>
        <w:t>业务号</w:t>
      </w:r>
      <w:r w:rsidRPr="00222EB3">
        <w:rPr>
          <w:rFonts w:hint="eastAsia"/>
          <w:lang w:val="zh-CN"/>
        </w:rPr>
        <w:t>为数字</w:t>
      </w:r>
    </w:p>
    <w:p w:rsidR="00B87504" w:rsidRPr="00222EB3" w:rsidRDefault="00B87504" w:rsidP="00B87504">
      <w:pPr>
        <w:pStyle w:val="a5"/>
        <w:numPr>
          <w:ilvl w:val="1"/>
          <w:numId w:val="5"/>
        </w:numPr>
        <w:ind w:firstLineChars="0"/>
        <w:rPr>
          <w:lang w:val="zh-CN"/>
        </w:rPr>
      </w:pPr>
      <w:r w:rsidRPr="00222EB3">
        <w:rPr>
          <w:rFonts w:hint="eastAsia"/>
          <w:lang w:val="zh-CN"/>
        </w:rPr>
        <w:t>日期格式为</w:t>
      </w:r>
      <w:r w:rsidRPr="00222EB3">
        <w:rPr>
          <w:rFonts w:hint="eastAsia"/>
          <w:lang w:val="zh-CN"/>
        </w:rPr>
        <w:t>2017-10-10</w:t>
      </w:r>
    </w:p>
    <w:p w:rsidR="00B87504" w:rsidRPr="00222EB3" w:rsidRDefault="00B87504" w:rsidP="00B87504">
      <w:pPr>
        <w:pStyle w:val="a5"/>
        <w:numPr>
          <w:ilvl w:val="1"/>
          <w:numId w:val="5"/>
        </w:numPr>
        <w:ind w:firstLineChars="0"/>
        <w:rPr>
          <w:lang w:val="zh-CN"/>
        </w:rPr>
      </w:pPr>
      <w:r w:rsidRPr="00222EB3">
        <w:rPr>
          <w:rFonts w:hint="eastAsia"/>
          <w:lang w:val="zh-CN"/>
        </w:rPr>
        <w:t>其余输入框中必须填写文字</w:t>
      </w:r>
    </w:p>
    <w:p w:rsidR="00B87504" w:rsidRPr="00222EB3" w:rsidRDefault="00B87504" w:rsidP="00B87504">
      <w:pPr>
        <w:pStyle w:val="a5"/>
        <w:ind w:left="420" w:firstLineChars="0" w:firstLine="0"/>
        <w:rPr>
          <w:lang w:val="zh-CN"/>
        </w:rPr>
      </w:pPr>
      <w:r w:rsidRPr="00222EB3">
        <w:rPr>
          <w:rFonts w:hint="eastAsia"/>
          <w:lang w:val="zh-CN"/>
        </w:rPr>
        <w:t>若输入格式错误，</w:t>
      </w:r>
      <w:proofErr w:type="gramStart"/>
      <w:r w:rsidRPr="00222EB3">
        <w:rPr>
          <w:rFonts w:hint="eastAsia"/>
          <w:lang w:val="zh-CN"/>
        </w:rPr>
        <w:t>弹层提示</w:t>
      </w:r>
      <w:proofErr w:type="gramEnd"/>
      <w:r w:rsidRPr="00222EB3">
        <w:rPr>
          <w:rFonts w:hint="eastAsia"/>
          <w:lang w:val="zh-CN"/>
        </w:rPr>
        <w:t>用户“</w:t>
      </w:r>
      <w:r w:rsidRPr="00222EB3">
        <w:rPr>
          <w:rFonts w:hint="eastAsia"/>
          <w:lang w:val="zh-CN"/>
        </w:rPr>
        <w:t>***</w:t>
      </w:r>
      <w:r w:rsidRPr="00222EB3">
        <w:rPr>
          <w:rFonts w:hint="eastAsia"/>
          <w:lang w:val="zh-CN"/>
        </w:rPr>
        <w:t>格式错误，请修改”，如果输入正确，将根据查询条件显示查询结果列表。</w:t>
      </w:r>
    </w:p>
    <w:p w:rsidR="00B87504" w:rsidRPr="00872EF1" w:rsidRDefault="00B87504" w:rsidP="00B87504">
      <w:pPr>
        <w:rPr>
          <w:rFonts w:ascii="仿宋" w:hAnsi="仿宋"/>
        </w:rPr>
      </w:pPr>
      <w:r w:rsidRPr="00872EF1">
        <w:rPr>
          <w:rFonts w:hint="eastAsia"/>
        </w:rPr>
        <w:t xml:space="preserve">2. </w:t>
      </w:r>
      <w:r w:rsidRPr="00872EF1">
        <w:rPr>
          <w:rFonts w:ascii="仿宋" w:hAnsi="仿宋" w:hint="eastAsia"/>
        </w:rPr>
        <w:t>【重置】按钮</w:t>
      </w:r>
    </w:p>
    <w:p w:rsidR="00B87504" w:rsidRPr="006556C7" w:rsidRDefault="00B87504" w:rsidP="00B87504">
      <w:pPr>
        <w:ind w:left="420"/>
        <w:rPr>
          <w:lang w:val="zh-CN"/>
        </w:rPr>
      </w:pPr>
      <w:r w:rsidRPr="006556C7">
        <w:rPr>
          <w:rFonts w:hint="eastAsia"/>
          <w:lang w:val="zh-CN"/>
        </w:rPr>
        <w:t>用户点击【重置】按钮，系统刷新查询条件，清除已输入的条件信息。</w:t>
      </w:r>
    </w:p>
    <w:p w:rsidR="00B87504" w:rsidRDefault="00B87504" w:rsidP="007F497F">
      <w:r>
        <w:rPr>
          <w:rFonts w:hint="eastAsia"/>
        </w:rPr>
        <w:t>3.</w:t>
      </w:r>
      <w:r>
        <w:rPr>
          <w:rFonts w:hint="eastAsia"/>
        </w:rPr>
        <w:t>【导出</w:t>
      </w:r>
      <w:r>
        <w:rPr>
          <w:rFonts w:hint="eastAsia"/>
        </w:rPr>
        <w:t>EXCEL</w:t>
      </w:r>
      <w:r>
        <w:rPr>
          <w:rFonts w:hint="eastAsia"/>
        </w:rPr>
        <w:t>】按钮</w:t>
      </w:r>
    </w:p>
    <w:p w:rsidR="00FE767A" w:rsidRDefault="00B87504" w:rsidP="0027588D">
      <w:pPr>
        <w:ind w:left="420"/>
        <w:rPr>
          <w:lang w:val="zh-CN"/>
        </w:rPr>
      </w:pPr>
      <w:r w:rsidRPr="0027588D">
        <w:rPr>
          <w:rFonts w:hint="eastAsia"/>
          <w:lang w:val="zh-CN"/>
        </w:rPr>
        <w:t>用户单击【导出</w:t>
      </w:r>
      <w:r w:rsidRPr="0027588D">
        <w:rPr>
          <w:rFonts w:hint="eastAsia"/>
          <w:lang w:val="zh-CN"/>
        </w:rPr>
        <w:t>EXCEL</w:t>
      </w:r>
      <w:r w:rsidRPr="0027588D">
        <w:rPr>
          <w:rFonts w:hint="eastAsia"/>
          <w:lang w:val="zh-CN"/>
        </w:rPr>
        <w:t>】按钮，</w:t>
      </w:r>
      <w:r w:rsidR="00FE767A">
        <w:rPr>
          <w:rFonts w:hint="eastAsia"/>
          <w:lang w:val="zh-CN"/>
        </w:rPr>
        <w:t>导出查询出的列表。</w:t>
      </w:r>
    </w:p>
    <w:p w:rsidR="00FE767A" w:rsidRDefault="00FE767A" w:rsidP="00FE767A">
      <w:pPr>
        <w:rPr>
          <w:lang w:val="zh-CN"/>
        </w:rPr>
      </w:pPr>
      <w:r>
        <w:rPr>
          <w:rFonts w:hint="eastAsia"/>
          <w:lang w:val="zh-CN"/>
        </w:rPr>
        <w:t>4.</w:t>
      </w:r>
      <w:r>
        <w:rPr>
          <w:rFonts w:hint="eastAsia"/>
          <w:lang w:val="zh-CN"/>
        </w:rPr>
        <w:t>【返回】按钮</w:t>
      </w:r>
    </w:p>
    <w:p w:rsidR="00B87504" w:rsidRPr="0027588D" w:rsidRDefault="00FE767A" w:rsidP="00FE767A">
      <w:pPr>
        <w:rPr>
          <w:lang w:val="zh-CN"/>
        </w:rPr>
      </w:pPr>
      <w:r>
        <w:rPr>
          <w:rFonts w:hint="eastAsia"/>
          <w:lang w:val="zh-CN"/>
        </w:rPr>
        <w:t xml:space="preserve">  </w:t>
      </w:r>
      <w:r>
        <w:rPr>
          <w:rFonts w:hint="eastAsia"/>
          <w:lang w:val="zh-CN"/>
        </w:rPr>
        <w:t>单击【返回】按钮，系统返回工作台页面。</w:t>
      </w:r>
      <w:r w:rsidRPr="0027588D">
        <w:rPr>
          <w:lang w:val="zh-CN"/>
        </w:rPr>
        <w:t xml:space="preserve"> </w:t>
      </w:r>
    </w:p>
    <w:p w:rsidR="007F497F" w:rsidRDefault="007F497F" w:rsidP="007F497F"/>
    <w:p w:rsidR="00B87504" w:rsidRDefault="00137145" w:rsidP="00B87504">
      <w:pPr>
        <w:keepNext/>
      </w:pPr>
      <w:r>
        <w:rPr>
          <w:noProof/>
        </w:rPr>
        <w:lastRenderedPageBreak/>
        <w:drawing>
          <wp:inline distT="0" distB="0" distL="0" distR="0" wp14:anchorId="52CF21F5" wp14:editId="6F56A60B">
            <wp:extent cx="5274310" cy="30315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031507"/>
                    </a:xfrm>
                    <a:prstGeom prst="rect">
                      <a:avLst/>
                    </a:prstGeom>
                  </pic:spPr>
                </pic:pic>
              </a:graphicData>
            </a:graphic>
          </wp:inline>
        </w:drawing>
      </w:r>
    </w:p>
    <w:p w:rsidR="00DC4110" w:rsidRDefault="00B87504" w:rsidP="00B87504">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ins w:id="91" w:author="ThinkPad" w:date="2017-12-28T09:27:00Z">
        <w:r w:rsidR="00465891">
          <w:rPr>
            <w:noProof/>
          </w:rPr>
          <w:t>21</w:t>
        </w:r>
      </w:ins>
      <w:del w:id="92" w:author="ThinkPad" w:date="2017-12-28T09:27:00Z">
        <w:r w:rsidR="00EF6EBA" w:rsidDel="00465891">
          <w:rPr>
            <w:noProof/>
          </w:rPr>
          <w:delText>19</w:delText>
        </w:r>
      </w:del>
      <w:r>
        <w:fldChar w:fldCharType="end"/>
      </w:r>
      <w:r>
        <w:t>查看更多</w:t>
      </w:r>
    </w:p>
    <w:p w:rsidR="00B87504" w:rsidRDefault="00B87504" w:rsidP="00B87504">
      <w:r>
        <w:rPr>
          <w:rFonts w:hint="eastAsia"/>
        </w:rPr>
        <w:t>选项和元素说明：</w:t>
      </w:r>
    </w:p>
    <w:tbl>
      <w:tblPr>
        <w:tblStyle w:val="a6"/>
        <w:tblW w:w="8042" w:type="dxa"/>
        <w:jc w:val="center"/>
        <w:tblLook w:val="04A0" w:firstRow="1" w:lastRow="0" w:firstColumn="1" w:lastColumn="0" w:noHBand="0" w:noVBand="1"/>
      </w:tblPr>
      <w:tblGrid>
        <w:gridCol w:w="1374"/>
        <w:gridCol w:w="1438"/>
        <w:gridCol w:w="1501"/>
        <w:gridCol w:w="1121"/>
        <w:gridCol w:w="1564"/>
        <w:gridCol w:w="1044"/>
      </w:tblGrid>
      <w:tr w:rsidR="00B87504" w:rsidRPr="00872EF1" w:rsidTr="00B87504">
        <w:trPr>
          <w:trHeight w:val="376"/>
          <w:jc w:val="center"/>
        </w:trPr>
        <w:tc>
          <w:tcPr>
            <w:tcW w:w="8042" w:type="dxa"/>
            <w:gridSpan w:val="6"/>
            <w:shd w:val="clear" w:color="auto" w:fill="F79646" w:themeFill="accent6"/>
          </w:tcPr>
          <w:p w:rsidR="00B87504" w:rsidRPr="00872EF1" w:rsidRDefault="00B87504" w:rsidP="00B87504">
            <w:pPr>
              <w:widowControl/>
              <w:jc w:val="center"/>
              <w:rPr>
                <w:rFonts w:ascii="仿宋" w:hAnsi="仿宋" w:cs="宋体"/>
                <w:b/>
                <w:kern w:val="0"/>
                <w:sz w:val="24"/>
                <w:szCs w:val="24"/>
              </w:rPr>
            </w:pPr>
            <w:r>
              <w:rPr>
                <w:rFonts w:ascii="仿宋" w:hAnsi="仿宋" w:cs="宋体" w:hint="eastAsia"/>
                <w:b/>
                <w:kern w:val="0"/>
                <w:sz w:val="24"/>
                <w:szCs w:val="24"/>
              </w:rPr>
              <w:t>查看更多</w:t>
            </w:r>
          </w:p>
        </w:tc>
      </w:tr>
      <w:tr w:rsidR="00B87504" w:rsidRPr="00872EF1" w:rsidTr="00B87504">
        <w:trPr>
          <w:trHeight w:val="543"/>
          <w:jc w:val="center"/>
        </w:trPr>
        <w:tc>
          <w:tcPr>
            <w:tcW w:w="1374" w:type="dxa"/>
            <w:shd w:val="clear" w:color="auto" w:fill="9BBB59" w:themeFill="accent3"/>
          </w:tcPr>
          <w:p w:rsidR="00B87504" w:rsidRPr="00872EF1" w:rsidRDefault="00B87504" w:rsidP="00B87504">
            <w:pPr>
              <w:widowControl/>
              <w:jc w:val="center"/>
              <w:rPr>
                <w:rFonts w:ascii="仿宋" w:hAnsi="仿宋" w:cs="宋体"/>
                <w:b/>
                <w:kern w:val="0"/>
                <w:sz w:val="24"/>
                <w:szCs w:val="24"/>
              </w:rPr>
            </w:pPr>
            <w:r w:rsidRPr="00872EF1">
              <w:rPr>
                <w:rFonts w:ascii="仿宋" w:hAnsi="仿宋" w:cs="宋体" w:hint="eastAsia"/>
                <w:b/>
                <w:kern w:val="0"/>
                <w:sz w:val="24"/>
                <w:szCs w:val="24"/>
              </w:rPr>
              <w:t>页面元素</w:t>
            </w:r>
          </w:p>
        </w:tc>
        <w:tc>
          <w:tcPr>
            <w:tcW w:w="1438" w:type="dxa"/>
            <w:shd w:val="clear" w:color="auto" w:fill="9BBB59" w:themeFill="accent3"/>
          </w:tcPr>
          <w:p w:rsidR="00B87504" w:rsidRPr="00872EF1" w:rsidRDefault="00B87504" w:rsidP="00B87504">
            <w:pPr>
              <w:widowControl/>
              <w:jc w:val="center"/>
              <w:rPr>
                <w:rFonts w:ascii="仿宋" w:hAnsi="仿宋" w:cs="宋体"/>
                <w:b/>
                <w:kern w:val="0"/>
                <w:sz w:val="24"/>
                <w:szCs w:val="24"/>
              </w:rPr>
            </w:pPr>
            <w:r w:rsidRPr="00872EF1">
              <w:rPr>
                <w:rFonts w:ascii="仿宋" w:hAnsi="仿宋" w:cs="宋体" w:hint="eastAsia"/>
                <w:b/>
                <w:kern w:val="0"/>
                <w:sz w:val="24"/>
                <w:szCs w:val="24"/>
              </w:rPr>
              <w:t>交互类型</w:t>
            </w:r>
          </w:p>
        </w:tc>
        <w:tc>
          <w:tcPr>
            <w:tcW w:w="1501" w:type="dxa"/>
            <w:shd w:val="clear" w:color="auto" w:fill="9BBB59" w:themeFill="accent3"/>
          </w:tcPr>
          <w:p w:rsidR="00B87504" w:rsidRPr="00872EF1" w:rsidRDefault="00B87504" w:rsidP="00B87504">
            <w:pPr>
              <w:widowControl/>
              <w:jc w:val="center"/>
              <w:rPr>
                <w:rFonts w:ascii="仿宋" w:hAnsi="仿宋" w:cs="宋体"/>
                <w:b/>
                <w:kern w:val="0"/>
                <w:sz w:val="24"/>
                <w:szCs w:val="24"/>
              </w:rPr>
            </w:pPr>
            <w:r w:rsidRPr="00872EF1">
              <w:rPr>
                <w:rFonts w:ascii="仿宋" w:hAnsi="仿宋" w:cs="宋体" w:hint="eastAsia"/>
                <w:b/>
                <w:kern w:val="0"/>
                <w:sz w:val="24"/>
                <w:szCs w:val="24"/>
              </w:rPr>
              <w:t>交互模式</w:t>
            </w:r>
          </w:p>
        </w:tc>
        <w:tc>
          <w:tcPr>
            <w:tcW w:w="1121" w:type="dxa"/>
            <w:shd w:val="clear" w:color="auto" w:fill="9BBB59" w:themeFill="accent3"/>
          </w:tcPr>
          <w:p w:rsidR="00B87504" w:rsidRPr="00872EF1" w:rsidRDefault="00B87504" w:rsidP="00B87504">
            <w:pPr>
              <w:widowControl/>
              <w:jc w:val="center"/>
              <w:rPr>
                <w:rFonts w:ascii="仿宋" w:hAnsi="仿宋" w:cs="宋体"/>
                <w:b/>
                <w:kern w:val="0"/>
                <w:sz w:val="24"/>
                <w:szCs w:val="24"/>
              </w:rPr>
            </w:pPr>
            <w:r w:rsidRPr="00872EF1">
              <w:rPr>
                <w:rFonts w:ascii="仿宋" w:hAnsi="仿宋" w:cs="宋体" w:hint="eastAsia"/>
                <w:b/>
                <w:kern w:val="0"/>
                <w:sz w:val="24"/>
                <w:szCs w:val="24"/>
              </w:rPr>
              <w:t>是否必填</w:t>
            </w:r>
          </w:p>
        </w:tc>
        <w:tc>
          <w:tcPr>
            <w:tcW w:w="1564" w:type="dxa"/>
            <w:shd w:val="clear" w:color="auto" w:fill="9BBB59" w:themeFill="accent3"/>
          </w:tcPr>
          <w:p w:rsidR="00B87504" w:rsidRPr="00872EF1" w:rsidRDefault="00B87504" w:rsidP="00B87504">
            <w:pPr>
              <w:widowControl/>
              <w:jc w:val="center"/>
              <w:rPr>
                <w:rFonts w:ascii="仿宋" w:hAnsi="仿宋" w:cs="宋体"/>
                <w:b/>
                <w:kern w:val="0"/>
                <w:sz w:val="24"/>
                <w:szCs w:val="24"/>
              </w:rPr>
            </w:pPr>
            <w:r w:rsidRPr="00872EF1">
              <w:rPr>
                <w:rFonts w:ascii="仿宋" w:hAnsi="仿宋" w:cs="宋体" w:hint="eastAsia"/>
                <w:b/>
                <w:kern w:val="0"/>
                <w:sz w:val="24"/>
                <w:szCs w:val="24"/>
              </w:rPr>
              <w:t>内容说明</w:t>
            </w:r>
          </w:p>
        </w:tc>
        <w:tc>
          <w:tcPr>
            <w:tcW w:w="1044" w:type="dxa"/>
            <w:shd w:val="clear" w:color="auto" w:fill="9BBB59" w:themeFill="accent3"/>
          </w:tcPr>
          <w:p w:rsidR="00B87504" w:rsidRPr="00872EF1" w:rsidRDefault="00B87504" w:rsidP="00B87504">
            <w:pPr>
              <w:widowControl/>
              <w:jc w:val="center"/>
              <w:rPr>
                <w:rFonts w:ascii="仿宋" w:hAnsi="仿宋" w:cs="宋体"/>
                <w:b/>
                <w:kern w:val="0"/>
                <w:sz w:val="24"/>
                <w:szCs w:val="24"/>
              </w:rPr>
            </w:pPr>
            <w:r w:rsidRPr="00872EF1">
              <w:rPr>
                <w:rFonts w:ascii="仿宋" w:hAnsi="仿宋" w:cs="宋体" w:hint="eastAsia"/>
                <w:b/>
                <w:kern w:val="0"/>
                <w:sz w:val="24"/>
                <w:szCs w:val="24"/>
              </w:rPr>
              <w:t>默认值</w:t>
            </w:r>
          </w:p>
        </w:tc>
      </w:tr>
      <w:tr w:rsidR="00B87504" w:rsidRPr="00872EF1" w:rsidTr="00B87504">
        <w:trPr>
          <w:trHeight w:val="496"/>
          <w:jc w:val="center"/>
        </w:trPr>
        <w:tc>
          <w:tcPr>
            <w:tcW w:w="8042" w:type="dxa"/>
            <w:gridSpan w:val="6"/>
            <w:shd w:val="clear" w:color="auto" w:fill="9BBB59" w:themeFill="accent3"/>
          </w:tcPr>
          <w:p w:rsidR="00B87504" w:rsidRPr="00872EF1" w:rsidRDefault="00B87504" w:rsidP="00B87504">
            <w:pPr>
              <w:widowControl/>
              <w:jc w:val="center"/>
              <w:rPr>
                <w:rFonts w:ascii="仿宋" w:hAnsi="仿宋" w:cs="宋体"/>
                <w:b/>
                <w:kern w:val="0"/>
                <w:sz w:val="24"/>
                <w:szCs w:val="24"/>
              </w:rPr>
            </w:pPr>
            <w:r>
              <w:rPr>
                <w:rFonts w:ascii="仿宋" w:hAnsi="仿宋" w:cs="宋体"/>
                <w:b/>
                <w:kern w:val="0"/>
                <w:sz w:val="24"/>
                <w:szCs w:val="24"/>
              </w:rPr>
              <w:t>查询条件</w:t>
            </w:r>
          </w:p>
        </w:tc>
      </w:tr>
      <w:tr w:rsidR="00B87504" w:rsidRPr="00872EF1" w:rsidTr="00B87504">
        <w:trPr>
          <w:trHeight w:val="413"/>
          <w:jc w:val="center"/>
        </w:trPr>
        <w:tc>
          <w:tcPr>
            <w:tcW w:w="1374" w:type="dxa"/>
          </w:tcPr>
          <w:p w:rsidR="00B87504" w:rsidRPr="00872EF1" w:rsidRDefault="00B87504" w:rsidP="00B87504">
            <w:pPr>
              <w:widowControl/>
              <w:jc w:val="center"/>
              <w:rPr>
                <w:rFonts w:ascii="仿宋" w:hAnsi="仿宋" w:cs="宋体"/>
                <w:kern w:val="0"/>
                <w:sz w:val="21"/>
                <w:szCs w:val="21"/>
              </w:rPr>
            </w:pPr>
            <w:proofErr w:type="gramStart"/>
            <w:r>
              <w:rPr>
                <w:rFonts w:ascii="仿宋" w:hAnsi="仿宋" w:cs="宋体"/>
                <w:kern w:val="0"/>
                <w:sz w:val="21"/>
                <w:szCs w:val="21"/>
              </w:rPr>
              <w:t>整单支付</w:t>
            </w:r>
            <w:proofErr w:type="gramEnd"/>
            <w:r>
              <w:rPr>
                <w:rFonts w:ascii="仿宋" w:hAnsi="仿宋" w:cs="宋体"/>
                <w:kern w:val="0"/>
                <w:sz w:val="21"/>
                <w:szCs w:val="21"/>
              </w:rPr>
              <w:t>单列表</w:t>
            </w:r>
          </w:p>
        </w:tc>
        <w:tc>
          <w:tcPr>
            <w:tcW w:w="1438" w:type="dxa"/>
          </w:tcPr>
          <w:p w:rsidR="00B87504" w:rsidRPr="00872EF1" w:rsidRDefault="00B87504" w:rsidP="00B87504">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B87504" w:rsidRPr="00872EF1" w:rsidRDefault="00B87504" w:rsidP="00B87504">
            <w:pPr>
              <w:widowControl/>
              <w:jc w:val="center"/>
              <w:rPr>
                <w:rFonts w:ascii="仿宋" w:hAnsi="仿宋" w:cs="宋体"/>
                <w:kern w:val="0"/>
                <w:sz w:val="21"/>
                <w:szCs w:val="21"/>
              </w:rPr>
            </w:pPr>
            <w:r>
              <w:rPr>
                <w:rFonts w:ascii="仿宋" w:hAnsi="仿宋" w:cs="宋体"/>
                <w:kern w:val="0"/>
                <w:sz w:val="21"/>
                <w:szCs w:val="21"/>
              </w:rPr>
              <w:t>不可编辑</w:t>
            </w:r>
          </w:p>
        </w:tc>
        <w:tc>
          <w:tcPr>
            <w:tcW w:w="1121" w:type="dxa"/>
          </w:tcPr>
          <w:p w:rsidR="00B87504" w:rsidRPr="00872EF1" w:rsidRDefault="00B87504" w:rsidP="00B87504">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B87504" w:rsidRPr="00872EF1" w:rsidRDefault="00B87504" w:rsidP="00B87504">
            <w:pPr>
              <w:widowControl/>
              <w:jc w:val="left"/>
              <w:rPr>
                <w:rFonts w:ascii="仿宋" w:hAnsi="仿宋" w:cs="宋体"/>
                <w:bCs/>
                <w:kern w:val="0"/>
                <w:sz w:val="21"/>
                <w:szCs w:val="21"/>
                <w:lang w:val="zh-CN"/>
              </w:rPr>
            </w:pPr>
          </w:p>
        </w:tc>
        <w:tc>
          <w:tcPr>
            <w:tcW w:w="1044" w:type="dxa"/>
          </w:tcPr>
          <w:p w:rsidR="00B87504" w:rsidRPr="00872EF1" w:rsidRDefault="00B87504" w:rsidP="00B87504">
            <w:pPr>
              <w:widowControl/>
              <w:rPr>
                <w:rFonts w:ascii="仿宋" w:hAnsi="仿宋" w:cs="宋体"/>
                <w:kern w:val="0"/>
                <w:sz w:val="21"/>
                <w:szCs w:val="21"/>
              </w:rPr>
            </w:pPr>
          </w:p>
        </w:tc>
      </w:tr>
      <w:tr w:rsidR="00B87504" w:rsidRPr="00872EF1" w:rsidTr="00B87504">
        <w:trPr>
          <w:trHeight w:val="413"/>
          <w:jc w:val="center"/>
        </w:trPr>
        <w:tc>
          <w:tcPr>
            <w:tcW w:w="1374" w:type="dxa"/>
          </w:tcPr>
          <w:p w:rsidR="00B87504" w:rsidRDefault="00B87504" w:rsidP="00B87504">
            <w:pPr>
              <w:widowControl/>
              <w:jc w:val="center"/>
              <w:rPr>
                <w:rFonts w:ascii="仿宋" w:hAnsi="仿宋" w:cs="宋体"/>
                <w:kern w:val="0"/>
                <w:sz w:val="21"/>
                <w:szCs w:val="21"/>
              </w:rPr>
            </w:pPr>
            <w:r>
              <w:rPr>
                <w:rFonts w:ascii="仿宋" w:hAnsi="仿宋" w:cs="宋体"/>
                <w:kern w:val="0"/>
                <w:sz w:val="21"/>
                <w:szCs w:val="21"/>
              </w:rPr>
              <w:t>序号</w:t>
            </w:r>
          </w:p>
        </w:tc>
        <w:tc>
          <w:tcPr>
            <w:tcW w:w="1438" w:type="dxa"/>
          </w:tcPr>
          <w:p w:rsidR="00B87504" w:rsidRDefault="00B87504" w:rsidP="00B87504">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B87504" w:rsidRDefault="00B87504" w:rsidP="00B87504">
            <w:pPr>
              <w:widowControl/>
              <w:jc w:val="center"/>
              <w:rPr>
                <w:rFonts w:ascii="仿宋" w:hAnsi="仿宋" w:cs="宋体"/>
                <w:kern w:val="0"/>
                <w:sz w:val="21"/>
                <w:szCs w:val="21"/>
              </w:rPr>
            </w:pPr>
            <w:r>
              <w:rPr>
                <w:rFonts w:ascii="仿宋" w:hAnsi="仿宋" w:cs="宋体"/>
                <w:kern w:val="0"/>
                <w:sz w:val="21"/>
                <w:szCs w:val="21"/>
              </w:rPr>
              <w:t>不可编辑</w:t>
            </w:r>
          </w:p>
        </w:tc>
        <w:tc>
          <w:tcPr>
            <w:tcW w:w="1121" w:type="dxa"/>
          </w:tcPr>
          <w:p w:rsidR="00B87504" w:rsidRDefault="00B87504" w:rsidP="00B87504">
            <w:pPr>
              <w:widowControl/>
              <w:jc w:val="center"/>
              <w:rPr>
                <w:rFonts w:ascii="仿宋" w:hAnsi="仿宋" w:cs="宋体"/>
                <w:kern w:val="0"/>
                <w:sz w:val="21"/>
                <w:szCs w:val="21"/>
              </w:rPr>
            </w:pPr>
          </w:p>
        </w:tc>
        <w:tc>
          <w:tcPr>
            <w:tcW w:w="1564" w:type="dxa"/>
          </w:tcPr>
          <w:p w:rsidR="00B87504" w:rsidRPr="00872EF1" w:rsidRDefault="00B87504" w:rsidP="00B87504">
            <w:pPr>
              <w:widowControl/>
              <w:jc w:val="left"/>
              <w:rPr>
                <w:rFonts w:ascii="仿宋" w:hAnsi="仿宋" w:cs="宋体"/>
                <w:bCs/>
                <w:kern w:val="0"/>
                <w:sz w:val="21"/>
                <w:szCs w:val="21"/>
                <w:lang w:val="zh-CN"/>
              </w:rPr>
            </w:pPr>
          </w:p>
        </w:tc>
        <w:tc>
          <w:tcPr>
            <w:tcW w:w="1044" w:type="dxa"/>
          </w:tcPr>
          <w:p w:rsidR="00B87504" w:rsidRPr="00872EF1" w:rsidRDefault="00B87504" w:rsidP="00B87504">
            <w:pPr>
              <w:widowControl/>
              <w:rPr>
                <w:rFonts w:ascii="仿宋" w:hAnsi="仿宋" w:cs="宋体"/>
                <w:kern w:val="0"/>
                <w:sz w:val="21"/>
                <w:szCs w:val="21"/>
              </w:rPr>
            </w:pPr>
          </w:p>
        </w:tc>
      </w:tr>
      <w:tr w:rsidR="00B87504" w:rsidRPr="00872EF1" w:rsidTr="00B87504">
        <w:trPr>
          <w:trHeight w:val="413"/>
          <w:jc w:val="center"/>
        </w:trPr>
        <w:tc>
          <w:tcPr>
            <w:tcW w:w="1374" w:type="dxa"/>
          </w:tcPr>
          <w:p w:rsidR="00B87504" w:rsidRDefault="00137145" w:rsidP="00B87504">
            <w:pPr>
              <w:widowControl/>
              <w:jc w:val="center"/>
              <w:rPr>
                <w:rFonts w:ascii="仿宋" w:hAnsi="仿宋" w:cs="宋体"/>
                <w:kern w:val="0"/>
                <w:sz w:val="21"/>
                <w:szCs w:val="21"/>
              </w:rPr>
            </w:pPr>
            <w:proofErr w:type="gramStart"/>
            <w:r>
              <w:rPr>
                <w:rFonts w:ascii="仿宋" w:hAnsi="仿宋" w:cs="宋体"/>
                <w:kern w:val="0"/>
                <w:sz w:val="21"/>
                <w:szCs w:val="21"/>
              </w:rPr>
              <w:t>批次号</w:t>
            </w:r>
            <w:proofErr w:type="gramEnd"/>
          </w:p>
        </w:tc>
        <w:tc>
          <w:tcPr>
            <w:tcW w:w="1438" w:type="dxa"/>
          </w:tcPr>
          <w:p w:rsidR="00B87504" w:rsidRDefault="00B87504" w:rsidP="00B87504">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B87504" w:rsidRDefault="00B87504" w:rsidP="00B87504">
            <w:pPr>
              <w:widowControl/>
              <w:jc w:val="center"/>
              <w:rPr>
                <w:rFonts w:ascii="仿宋" w:hAnsi="仿宋" w:cs="宋体"/>
                <w:kern w:val="0"/>
                <w:sz w:val="21"/>
                <w:szCs w:val="21"/>
              </w:rPr>
            </w:pPr>
            <w:r>
              <w:rPr>
                <w:rFonts w:ascii="仿宋" w:hAnsi="仿宋" w:cs="宋体"/>
                <w:kern w:val="0"/>
                <w:sz w:val="21"/>
                <w:szCs w:val="21"/>
              </w:rPr>
              <w:t>不可编辑</w:t>
            </w:r>
          </w:p>
        </w:tc>
        <w:tc>
          <w:tcPr>
            <w:tcW w:w="1121" w:type="dxa"/>
          </w:tcPr>
          <w:p w:rsidR="00B87504" w:rsidRDefault="00B87504" w:rsidP="00B87504">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B87504" w:rsidRPr="00872EF1" w:rsidRDefault="00137145" w:rsidP="00EE4E17">
            <w:pPr>
              <w:widowControl/>
              <w:jc w:val="left"/>
              <w:rPr>
                <w:rFonts w:ascii="仿宋" w:hAnsi="仿宋" w:cs="宋体"/>
                <w:bCs/>
                <w:kern w:val="0"/>
                <w:sz w:val="21"/>
                <w:szCs w:val="21"/>
                <w:lang w:val="zh-CN"/>
              </w:rPr>
            </w:pPr>
            <w:r>
              <w:rPr>
                <w:rFonts w:ascii="仿宋" w:hAnsi="仿宋" w:cs="宋体"/>
                <w:bCs/>
                <w:kern w:val="0"/>
                <w:sz w:val="21"/>
                <w:szCs w:val="21"/>
                <w:lang w:val="zh-CN"/>
              </w:rPr>
              <w:t>指的是一次支付信息录入生成的批次号</w:t>
            </w:r>
            <w:r>
              <w:rPr>
                <w:rFonts w:ascii="仿宋" w:hAnsi="仿宋" w:cs="宋体" w:hint="eastAsia"/>
                <w:bCs/>
                <w:kern w:val="0"/>
                <w:sz w:val="21"/>
                <w:szCs w:val="21"/>
                <w:lang w:val="zh-CN"/>
              </w:rPr>
              <w:t>。（按批次号</w:t>
            </w:r>
            <w:r w:rsidR="00EE4E17">
              <w:rPr>
                <w:rFonts w:ascii="仿宋" w:hAnsi="仿宋" w:cs="宋体" w:hint="eastAsia"/>
                <w:bCs/>
                <w:kern w:val="0"/>
                <w:sz w:val="21"/>
                <w:szCs w:val="21"/>
                <w:lang w:val="zh-CN"/>
              </w:rPr>
              <w:t>和支付单进行升序</w:t>
            </w:r>
            <w:r>
              <w:rPr>
                <w:rFonts w:ascii="仿宋" w:hAnsi="仿宋" w:cs="宋体" w:hint="eastAsia"/>
                <w:bCs/>
                <w:kern w:val="0"/>
                <w:sz w:val="21"/>
                <w:szCs w:val="21"/>
                <w:lang w:val="zh-CN"/>
              </w:rPr>
              <w:t>排列）</w:t>
            </w:r>
          </w:p>
        </w:tc>
        <w:tc>
          <w:tcPr>
            <w:tcW w:w="1044" w:type="dxa"/>
          </w:tcPr>
          <w:p w:rsidR="00B87504" w:rsidRPr="00872EF1" w:rsidRDefault="00B87504" w:rsidP="00B87504">
            <w:pPr>
              <w:widowControl/>
              <w:rPr>
                <w:rFonts w:ascii="仿宋" w:hAnsi="仿宋" w:cs="宋体"/>
                <w:kern w:val="0"/>
                <w:sz w:val="21"/>
                <w:szCs w:val="21"/>
              </w:rPr>
            </w:pPr>
          </w:p>
        </w:tc>
      </w:tr>
      <w:tr w:rsidR="00B87504" w:rsidRPr="00872EF1" w:rsidTr="00B87504">
        <w:trPr>
          <w:trHeight w:val="413"/>
          <w:jc w:val="center"/>
        </w:trPr>
        <w:tc>
          <w:tcPr>
            <w:tcW w:w="1374" w:type="dxa"/>
          </w:tcPr>
          <w:p w:rsidR="00B87504" w:rsidRDefault="00B87504" w:rsidP="00B87504">
            <w:pPr>
              <w:widowControl/>
              <w:jc w:val="center"/>
              <w:rPr>
                <w:rFonts w:ascii="仿宋" w:hAnsi="仿宋" w:cs="宋体"/>
                <w:kern w:val="0"/>
                <w:sz w:val="21"/>
                <w:szCs w:val="21"/>
              </w:rPr>
            </w:pPr>
            <w:r>
              <w:rPr>
                <w:rFonts w:ascii="仿宋" w:hAnsi="仿宋" w:cs="宋体"/>
                <w:kern w:val="0"/>
                <w:sz w:val="21"/>
                <w:szCs w:val="21"/>
              </w:rPr>
              <w:t>支付单号</w:t>
            </w:r>
          </w:p>
        </w:tc>
        <w:tc>
          <w:tcPr>
            <w:tcW w:w="1438" w:type="dxa"/>
          </w:tcPr>
          <w:p w:rsidR="00B87504" w:rsidRDefault="00B87504" w:rsidP="00B87504">
            <w:pPr>
              <w:widowControl/>
              <w:jc w:val="center"/>
              <w:rPr>
                <w:rFonts w:ascii="仿宋" w:hAnsi="仿宋" w:cs="宋体"/>
                <w:kern w:val="0"/>
                <w:sz w:val="21"/>
                <w:szCs w:val="21"/>
              </w:rPr>
            </w:pPr>
            <w:r>
              <w:rPr>
                <w:rFonts w:ascii="仿宋" w:hAnsi="仿宋" w:cs="宋体"/>
                <w:kern w:val="0"/>
                <w:sz w:val="21"/>
                <w:szCs w:val="21"/>
              </w:rPr>
              <w:t>超链接</w:t>
            </w:r>
          </w:p>
        </w:tc>
        <w:tc>
          <w:tcPr>
            <w:tcW w:w="1501" w:type="dxa"/>
          </w:tcPr>
          <w:p w:rsidR="00B87504" w:rsidRDefault="00B87504" w:rsidP="00B87504">
            <w:pPr>
              <w:widowControl/>
              <w:jc w:val="center"/>
              <w:rPr>
                <w:rFonts w:ascii="仿宋" w:hAnsi="仿宋" w:cs="宋体"/>
                <w:kern w:val="0"/>
                <w:sz w:val="21"/>
                <w:szCs w:val="21"/>
              </w:rPr>
            </w:pPr>
            <w:r>
              <w:rPr>
                <w:rFonts w:ascii="仿宋" w:hAnsi="仿宋" w:cs="宋体"/>
                <w:kern w:val="0"/>
                <w:sz w:val="21"/>
                <w:szCs w:val="21"/>
              </w:rPr>
              <w:t>单击</w:t>
            </w:r>
          </w:p>
        </w:tc>
        <w:tc>
          <w:tcPr>
            <w:tcW w:w="1121" w:type="dxa"/>
          </w:tcPr>
          <w:p w:rsidR="00B87504" w:rsidRDefault="00B87504" w:rsidP="00B87504">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B87504" w:rsidRDefault="00B87504" w:rsidP="00E567C7">
            <w:pPr>
              <w:widowControl/>
              <w:jc w:val="left"/>
              <w:rPr>
                <w:rFonts w:ascii="仿宋" w:hAnsi="仿宋" w:cs="宋体"/>
                <w:bCs/>
                <w:kern w:val="0"/>
                <w:sz w:val="21"/>
                <w:szCs w:val="21"/>
                <w:lang w:val="zh-CN"/>
              </w:rPr>
            </w:pPr>
            <w:r>
              <w:rPr>
                <w:rFonts w:ascii="仿宋" w:hAnsi="仿宋" w:cs="宋体"/>
                <w:bCs/>
                <w:kern w:val="0"/>
                <w:sz w:val="21"/>
                <w:szCs w:val="21"/>
                <w:lang w:val="zh-CN"/>
              </w:rPr>
              <w:t>单击支付单号查看</w:t>
            </w:r>
            <w:proofErr w:type="gramStart"/>
            <w:r>
              <w:rPr>
                <w:rFonts w:ascii="仿宋" w:hAnsi="仿宋" w:cs="宋体"/>
                <w:bCs/>
                <w:kern w:val="0"/>
                <w:sz w:val="21"/>
                <w:szCs w:val="21"/>
                <w:lang w:val="zh-CN"/>
              </w:rPr>
              <w:t>本支付单</w:t>
            </w:r>
            <w:proofErr w:type="gramEnd"/>
            <w:r>
              <w:rPr>
                <w:rFonts w:ascii="仿宋" w:hAnsi="仿宋" w:cs="宋体"/>
                <w:bCs/>
                <w:kern w:val="0"/>
                <w:sz w:val="21"/>
                <w:szCs w:val="21"/>
                <w:lang w:val="zh-CN"/>
              </w:rPr>
              <w:t>的详细信息</w:t>
            </w:r>
            <w:r>
              <w:rPr>
                <w:rFonts w:ascii="仿宋" w:hAnsi="仿宋" w:cs="宋体" w:hint="eastAsia"/>
                <w:bCs/>
                <w:kern w:val="0"/>
                <w:sz w:val="21"/>
                <w:szCs w:val="21"/>
                <w:lang w:val="zh-CN"/>
              </w:rPr>
              <w:t>，</w:t>
            </w:r>
            <w:r w:rsidR="00E567C7">
              <w:rPr>
                <w:rFonts w:ascii="仿宋" w:hAnsi="仿宋" w:cs="宋体"/>
                <w:bCs/>
                <w:kern w:val="0"/>
                <w:sz w:val="21"/>
                <w:szCs w:val="21"/>
                <w:lang w:val="zh-CN"/>
              </w:rPr>
              <w:t>页面与</w:t>
            </w:r>
            <w:proofErr w:type="gramStart"/>
            <w:r w:rsidR="00E567C7">
              <w:rPr>
                <w:rFonts w:ascii="仿宋" w:hAnsi="仿宋" w:cs="宋体"/>
                <w:bCs/>
                <w:kern w:val="0"/>
                <w:sz w:val="21"/>
                <w:szCs w:val="21"/>
                <w:lang w:val="zh-CN"/>
              </w:rPr>
              <w:t>整单支付</w:t>
            </w:r>
            <w:proofErr w:type="gramEnd"/>
            <w:r w:rsidR="00E567C7">
              <w:rPr>
                <w:rFonts w:ascii="仿宋" w:hAnsi="仿宋" w:cs="宋体"/>
                <w:bCs/>
                <w:kern w:val="0"/>
                <w:sz w:val="21"/>
                <w:szCs w:val="21"/>
                <w:lang w:val="zh-CN"/>
              </w:rPr>
              <w:t>信息录入</w:t>
            </w:r>
            <w:r>
              <w:rPr>
                <w:rFonts w:ascii="仿宋" w:hAnsi="仿宋" w:cs="宋体"/>
                <w:bCs/>
                <w:kern w:val="0"/>
                <w:sz w:val="21"/>
                <w:szCs w:val="21"/>
                <w:lang w:val="zh-CN"/>
              </w:rPr>
              <w:t>页面保持一致</w:t>
            </w:r>
            <w:r w:rsidR="00E567C7">
              <w:rPr>
                <w:rFonts w:ascii="仿宋" w:hAnsi="仿宋" w:cs="宋体" w:hint="eastAsia"/>
                <w:bCs/>
                <w:kern w:val="0"/>
                <w:sz w:val="21"/>
                <w:szCs w:val="21"/>
                <w:lang w:val="zh-CN"/>
              </w:rPr>
              <w:t>，</w:t>
            </w:r>
            <w:r w:rsidR="00E567C7">
              <w:rPr>
                <w:rFonts w:ascii="仿宋" w:hAnsi="仿宋" w:cs="宋体"/>
                <w:bCs/>
                <w:kern w:val="0"/>
                <w:sz w:val="21"/>
                <w:szCs w:val="21"/>
                <w:lang w:val="zh-CN"/>
              </w:rPr>
              <w:t>但不可编辑</w:t>
            </w:r>
            <w:r w:rsidR="00E567C7">
              <w:rPr>
                <w:rFonts w:ascii="仿宋" w:hAnsi="仿宋" w:cs="宋体" w:hint="eastAsia"/>
                <w:bCs/>
                <w:kern w:val="0"/>
                <w:sz w:val="21"/>
                <w:szCs w:val="21"/>
                <w:lang w:val="zh-CN"/>
              </w:rPr>
              <w:t>，</w:t>
            </w:r>
            <w:r w:rsidR="00E567C7">
              <w:rPr>
                <w:rFonts w:ascii="仿宋" w:hAnsi="仿宋" w:cs="宋体"/>
                <w:bCs/>
                <w:kern w:val="0"/>
                <w:sz w:val="21"/>
                <w:szCs w:val="21"/>
                <w:lang w:val="zh-CN"/>
              </w:rPr>
              <w:t>只显示</w:t>
            </w:r>
            <w:r w:rsidR="00E567C7">
              <w:rPr>
                <w:rFonts w:ascii="仿宋" w:hAnsi="仿宋" w:cs="宋体" w:hint="eastAsia"/>
                <w:bCs/>
                <w:kern w:val="0"/>
                <w:sz w:val="21"/>
                <w:szCs w:val="21"/>
                <w:lang w:val="zh-CN"/>
              </w:rPr>
              <w:t>【</w:t>
            </w:r>
            <w:r w:rsidR="00E567C7">
              <w:rPr>
                <w:rFonts w:ascii="仿宋" w:hAnsi="仿宋" w:cs="宋体"/>
                <w:bCs/>
                <w:kern w:val="0"/>
                <w:sz w:val="21"/>
                <w:szCs w:val="21"/>
                <w:lang w:val="zh-CN"/>
              </w:rPr>
              <w:t>返回</w:t>
            </w:r>
            <w:r w:rsidR="00E567C7">
              <w:rPr>
                <w:rFonts w:ascii="仿宋" w:hAnsi="仿宋" w:cs="宋体" w:hint="eastAsia"/>
                <w:bCs/>
                <w:kern w:val="0"/>
                <w:sz w:val="21"/>
                <w:szCs w:val="21"/>
                <w:lang w:val="zh-CN"/>
              </w:rPr>
              <w:t>】按钮</w:t>
            </w:r>
            <w:r>
              <w:rPr>
                <w:rFonts w:ascii="仿宋" w:hAnsi="仿宋" w:cs="宋体" w:hint="eastAsia"/>
                <w:bCs/>
                <w:kern w:val="0"/>
                <w:sz w:val="21"/>
                <w:szCs w:val="21"/>
                <w:lang w:val="zh-CN"/>
              </w:rPr>
              <w:t>。</w:t>
            </w:r>
          </w:p>
        </w:tc>
        <w:tc>
          <w:tcPr>
            <w:tcW w:w="1044" w:type="dxa"/>
          </w:tcPr>
          <w:p w:rsidR="00B87504" w:rsidRPr="00872EF1" w:rsidRDefault="00B87504" w:rsidP="00B87504">
            <w:pPr>
              <w:widowControl/>
              <w:rPr>
                <w:rFonts w:ascii="仿宋" w:hAnsi="仿宋" w:cs="宋体"/>
                <w:kern w:val="0"/>
                <w:sz w:val="21"/>
                <w:szCs w:val="21"/>
              </w:rPr>
            </w:pPr>
          </w:p>
        </w:tc>
      </w:tr>
      <w:tr w:rsidR="00B87504" w:rsidRPr="00872EF1" w:rsidTr="00B87504">
        <w:trPr>
          <w:trHeight w:val="413"/>
          <w:jc w:val="center"/>
        </w:trPr>
        <w:tc>
          <w:tcPr>
            <w:tcW w:w="1374" w:type="dxa"/>
          </w:tcPr>
          <w:p w:rsidR="00B87504" w:rsidRDefault="00B87504" w:rsidP="00B87504">
            <w:pPr>
              <w:widowControl/>
              <w:jc w:val="center"/>
              <w:rPr>
                <w:rFonts w:ascii="仿宋" w:hAnsi="仿宋" w:cs="宋体"/>
                <w:kern w:val="0"/>
                <w:sz w:val="21"/>
                <w:szCs w:val="21"/>
              </w:rPr>
            </w:pPr>
            <w:r>
              <w:rPr>
                <w:rFonts w:ascii="仿宋" w:hAnsi="仿宋" w:cs="宋体"/>
                <w:kern w:val="0"/>
                <w:sz w:val="21"/>
                <w:szCs w:val="21"/>
              </w:rPr>
              <w:t>领款人名称</w:t>
            </w:r>
          </w:p>
        </w:tc>
        <w:tc>
          <w:tcPr>
            <w:tcW w:w="1438" w:type="dxa"/>
          </w:tcPr>
          <w:p w:rsidR="00B87504" w:rsidRDefault="00B87504" w:rsidP="00B87504">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B87504" w:rsidRDefault="00B87504" w:rsidP="00B87504">
            <w:pPr>
              <w:widowControl/>
              <w:jc w:val="center"/>
              <w:rPr>
                <w:rFonts w:ascii="仿宋" w:hAnsi="仿宋" w:cs="宋体"/>
                <w:kern w:val="0"/>
                <w:sz w:val="21"/>
                <w:szCs w:val="21"/>
              </w:rPr>
            </w:pPr>
            <w:r>
              <w:rPr>
                <w:rFonts w:ascii="仿宋" w:hAnsi="仿宋" w:cs="宋体"/>
                <w:kern w:val="0"/>
                <w:sz w:val="21"/>
                <w:szCs w:val="21"/>
              </w:rPr>
              <w:t>不可编辑</w:t>
            </w:r>
          </w:p>
        </w:tc>
        <w:tc>
          <w:tcPr>
            <w:tcW w:w="1121" w:type="dxa"/>
          </w:tcPr>
          <w:p w:rsidR="00B87504" w:rsidRDefault="00B87504" w:rsidP="00B87504">
            <w:pPr>
              <w:widowControl/>
              <w:jc w:val="center"/>
              <w:rPr>
                <w:rFonts w:ascii="仿宋" w:hAnsi="仿宋" w:cs="宋体"/>
                <w:kern w:val="0"/>
                <w:sz w:val="21"/>
                <w:szCs w:val="21"/>
              </w:rPr>
            </w:pPr>
          </w:p>
        </w:tc>
        <w:tc>
          <w:tcPr>
            <w:tcW w:w="1564" w:type="dxa"/>
          </w:tcPr>
          <w:p w:rsidR="00B87504" w:rsidRDefault="00B87504" w:rsidP="00B87504">
            <w:pPr>
              <w:widowControl/>
              <w:jc w:val="left"/>
              <w:rPr>
                <w:rFonts w:ascii="仿宋" w:hAnsi="仿宋" w:cs="宋体"/>
                <w:bCs/>
                <w:kern w:val="0"/>
                <w:sz w:val="21"/>
                <w:szCs w:val="21"/>
                <w:lang w:val="zh-CN"/>
              </w:rPr>
            </w:pPr>
          </w:p>
        </w:tc>
        <w:tc>
          <w:tcPr>
            <w:tcW w:w="1044" w:type="dxa"/>
          </w:tcPr>
          <w:p w:rsidR="00B87504" w:rsidRPr="00872EF1" w:rsidRDefault="00B87504" w:rsidP="00B87504">
            <w:pPr>
              <w:widowControl/>
              <w:rPr>
                <w:rFonts w:ascii="仿宋" w:hAnsi="仿宋" w:cs="宋体"/>
                <w:kern w:val="0"/>
                <w:sz w:val="21"/>
                <w:szCs w:val="21"/>
              </w:rPr>
            </w:pPr>
          </w:p>
        </w:tc>
      </w:tr>
      <w:tr w:rsidR="00B87504" w:rsidRPr="00872EF1" w:rsidTr="00B87504">
        <w:trPr>
          <w:trHeight w:val="413"/>
          <w:jc w:val="center"/>
        </w:trPr>
        <w:tc>
          <w:tcPr>
            <w:tcW w:w="1374" w:type="dxa"/>
          </w:tcPr>
          <w:p w:rsidR="00B87504" w:rsidRDefault="00B87504" w:rsidP="00B87504">
            <w:pPr>
              <w:widowControl/>
              <w:jc w:val="center"/>
              <w:rPr>
                <w:rFonts w:ascii="仿宋" w:hAnsi="仿宋" w:cs="宋体"/>
                <w:kern w:val="0"/>
                <w:sz w:val="21"/>
                <w:szCs w:val="21"/>
              </w:rPr>
            </w:pPr>
            <w:r>
              <w:rPr>
                <w:rFonts w:ascii="仿宋" w:hAnsi="仿宋" w:cs="宋体"/>
                <w:kern w:val="0"/>
                <w:sz w:val="21"/>
                <w:szCs w:val="21"/>
              </w:rPr>
              <w:lastRenderedPageBreak/>
              <w:t>领款人账号</w:t>
            </w:r>
          </w:p>
        </w:tc>
        <w:tc>
          <w:tcPr>
            <w:tcW w:w="1438" w:type="dxa"/>
          </w:tcPr>
          <w:p w:rsidR="00B87504" w:rsidRDefault="00B87504" w:rsidP="00B87504">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B87504" w:rsidRDefault="00B87504" w:rsidP="00B87504">
            <w:pPr>
              <w:widowControl/>
              <w:jc w:val="center"/>
              <w:rPr>
                <w:rFonts w:ascii="仿宋" w:hAnsi="仿宋" w:cs="宋体"/>
                <w:kern w:val="0"/>
                <w:sz w:val="21"/>
                <w:szCs w:val="21"/>
              </w:rPr>
            </w:pPr>
            <w:r>
              <w:rPr>
                <w:rFonts w:ascii="仿宋" w:hAnsi="仿宋" w:cs="宋体"/>
                <w:kern w:val="0"/>
                <w:sz w:val="21"/>
                <w:szCs w:val="21"/>
              </w:rPr>
              <w:t>不可编辑</w:t>
            </w:r>
          </w:p>
        </w:tc>
        <w:tc>
          <w:tcPr>
            <w:tcW w:w="1121" w:type="dxa"/>
          </w:tcPr>
          <w:p w:rsidR="00B87504" w:rsidRDefault="00B87504" w:rsidP="00B87504">
            <w:pPr>
              <w:widowControl/>
              <w:jc w:val="center"/>
              <w:rPr>
                <w:rFonts w:ascii="仿宋" w:hAnsi="仿宋" w:cs="宋体"/>
                <w:kern w:val="0"/>
                <w:sz w:val="21"/>
                <w:szCs w:val="21"/>
              </w:rPr>
            </w:pPr>
          </w:p>
        </w:tc>
        <w:tc>
          <w:tcPr>
            <w:tcW w:w="1564" w:type="dxa"/>
          </w:tcPr>
          <w:p w:rsidR="00B87504" w:rsidRDefault="00B87504" w:rsidP="00B87504">
            <w:pPr>
              <w:widowControl/>
              <w:jc w:val="left"/>
              <w:rPr>
                <w:rFonts w:ascii="仿宋" w:hAnsi="仿宋" w:cs="宋体"/>
                <w:bCs/>
                <w:kern w:val="0"/>
                <w:sz w:val="21"/>
                <w:szCs w:val="21"/>
                <w:lang w:val="zh-CN"/>
              </w:rPr>
            </w:pPr>
          </w:p>
        </w:tc>
        <w:tc>
          <w:tcPr>
            <w:tcW w:w="1044" w:type="dxa"/>
          </w:tcPr>
          <w:p w:rsidR="00B87504" w:rsidRPr="00872EF1" w:rsidRDefault="00B87504" w:rsidP="00B87504">
            <w:pPr>
              <w:widowControl/>
              <w:rPr>
                <w:rFonts w:ascii="仿宋" w:hAnsi="仿宋" w:cs="宋体"/>
                <w:kern w:val="0"/>
                <w:sz w:val="21"/>
                <w:szCs w:val="21"/>
              </w:rPr>
            </w:pPr>
          </w:p>
        </w:tc>
      </w:tr>
      <w:tr w:rsidR="00CB440B" w:rsidRPr="00872EF1" w:rsidTr="00B87504">
        <w:trPr>
          <w:trHeight w:val="413"/>
          <w:jc w:val="center"/>
        </w:trPr>
        <w:tc>
          <w:tcPr>
            <w:tcW w:w="1374" w:type="dxa"/>
          </w:tcPr>
          <w:p w:rsidR="00CB440B" w:rsidRDefault="00CB440B" w:rsidP="00B87504">
            <w:pPr>
              <w:widowControl/>
              <w:jc w:val="center"/>
              <w:rPr>
                <w:rFonts w:ascii="仿宋" w:hAnsi="仿宋" w:cs="宋体"/>
                <w:kern w:val="0"/>
                <w:sz w:val="21"/>
                <w:szCs w:val="21"/>
              </w:rPr>
            </w:pPr>
            <w:r>
              <w:rPr>
                <w:rFonts w:ascii="仿宋" w:hAnsi="仿宋" w:cs="宋体"/>
                <w:kern w:val="0"/>
                <w:sz w:val="21"/>
                <w:szCs w:val="21"/>
              </w:rPr>
              <w:t>金额</w:t>
            </w:r>
          </w:p>
        </w:tc>
        <w:tc>
          <w:tcPr>
            <w:tcW w:w="1438" w:type="dxa"/>
          </w:tcPr>
          <w:p w:rsidR="00CB440B" w:rsidRDefault="00CB440B" w:rsidP="00E70488">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CB440B" w:rsidRDefault="00CB440B" w:rsidP="00E70488">
            <w:pPr>
              <w:widowControl/>
              <w:jc w:val="center"/>
              <w:rPr>
                <w:rFonts w:ascii="仿宋" w:hAnsi="仿宋" w:cs="宋体"/>
                <w:kern w:val="0"/>
                <w:sz w:val="21"/>
                <w:szCs w:val="21"/>
              </w:rPr>
            </w:pPr>
            <w:r>
              <w:rPr>
                <w:rFonts w:ascii="仿宋" w:hAnsi="仿宋" w:cs="宋体"/>
                <w:kern w:val="0"/>
                <w:sz w:val="21"/>
                <w:szCs w:val="21"/>
              </w:rPr>
              <w:t>不可编辑</w:t>
            </w:r>
          </w:p>
        </w:tc>
        <w:tc>
          <w:tcPr>
            <w:tcW w:w="1121" w:type="dxa"/>
          </w:tcPr>
          <w:p w:rsidR="00CB440B" w:rsidRDefault="00CB440B" w:rsidP="00E70488">
            <w:pPr>
              <w:widowControl/>
              <w:jc w:val="center"/>
              <w:rPr>
                <w:rFonts w:ascii="仿宋" w:hAnsi="仿宋" w:cs="宋体"/>
                <w:kern w:val="0"/>
                <w:sz w:val="21"/>
                <w:szCs w:val="21"/>
              </w:rPr>
            </w:pPr>
          </w:p>
        </w:tc>
        <w:tc>
          <w:tcPr>
            <w:tcW w:w="1564" w:type="dxa"/>
          </w:tcPr>
          <w:p w:rsidR="00CB440B" w:rsidRDefault="00CB440B" w:rsidP="00B87504">
            <w:pPr>
              <w:widowControl/>
              <w:jc w:val="left"/>
              <w:rPr>
                <w:rFonts w:ascii="仿宋" w:hAnsi="仿宋" w:cs="宋体"/>
                <w:bCs/>
                <w:kern w:val="0"/>
                <w:sz w:val="21"/>
                <w:szCs w:val="21"/>
                <w:lang w:val="zh-CN"/>
              </w:rPr>
            </w:pPr>
          </w:p>
        </w:tc>
        <w:tc>
          <w:tcPr>
            <w:tcW w:w="1044" w:type="dxa"/>
          </w:tcPr>
          <w:p w:rsidR="00CB440B" w:rsidRPr="00872EF1" w:rsidRDefault="00CB440B" w:rsidP="00B87504">
            <w:pPr>
              <w:widowControl/>
              <w:rPr>
                <w:rFonts w:ascii="仿宋" w:hAnsi="仿宋" w:cs="宋体"/>
                <w:kern w:val="0"/>
                <w:sz w:val="21"/>
                <w:szCs w:val="21"/>
              </w:rPr>
            </w:pPr>
          </w:p>
        </w:tc>
      </w:tr>
      <w:tr w:rsidR="00CB440B" w:rsidRPr="00872EF1" w:rsidTr="00B87504">
        <w:trPr>
          <w:trHeight w:val="413"/>
          <w:jc w:val="center"/>
        </w:trPr>
        <w:tc>
          <w:tcPr>
            <w:tcW w:w="1374" w:type="dxa"/>
          </w:tcPr>
          <w:p w:rsidR="00CB440B" w:rsidRDefault="00CB440B" w:rsidP="00B87504">
            <w:pPr>
              <w:widowControl/>
              <w:jc w:val="center"/>
              <w:rPr>
                <w:rFonts w:ascii="仿宋" w:hAnsi="仿宋" w:cs="宋体"/>
                <w:kern w:val="0"/>
                <w:sz w:val="21"/>
                <w:szCs w:val="21"/>
              </w:rPr>
            </w:pPr>
            <w:r>
              <w:rPr>
                <w:rFonts w:ascii="仿宋" w:hAnsi="仿宋" w:cs="宋体"/>
                <w:kern w:val="0"/>
                <w:sz w:val="21"/>
                <w:szCs w:val="21"/>
              </w:rPr>
              <w:t>状态</w:t>
            </w:r>
          </w:p>
        </w:tc>
        <w:tc>
          <w:tcPr>
            <w:tcW w:w="1438" w:type="dxa"/>
          </w:tcPr>
          <w:p w:rsidR="00CB440B" w:rsidRDefault="00CB440B" w:rsidP="00E70488">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CB440B" w:rsidRDefault="00CB440B" w:rsidP="00E70488">
            <w:pPr>
              <w:widowControl/>
              <w:jc w:val="center"/>
              <w:rPr>
                <w:rFonts w:ascii="仿宋" w:hAnsi="仿宋" w:cs="宋体"/>
                <w:kern w:val="0"/>
                <w:sz w:val="21"/>
                <w:szCs w:val="21"/>
              </w:rPr>
            </w:pPr>
            <w:r>
              <w:rPr>
                <w:rFonts w:ascii="仿宋" w:hAnsi="仿宋" w:cs="宋体"/>
                <w:kern w:val="0"/>
                <w:sz w:val="21"/>
                <w:szCs w:val="21"/>
              </w:rPr>
              <w:t>不可编辑</w:t>
            </w:r>
          </w:p>
        </w:tc>
        <w:tc>
          <w:tcPr>
            <w:tcW w:w="1121" w:type="dxa"/>
          </w:tcPr>
          <w:p w:rsidR="00CB440B" w:rsidRDefault="00CB440B" w:rsidP="00E70488">
            <w:pPr>
              <w:widowControl/>
              <w:jc w:val="center"/>
              <w:rPr>
                <w:rFonts w:ascii="仿宋" w:hAnsi="仿宋" w:cs="宋体"/>
                <w:kern w:val="0"/>
                <w:sz w:val="21"/>
                <w:szCs w:val="21"/>
              </w:rPr>
            </w:pPr>
          </w:p>
        </w:tc>
        <w:tc>
          <w:tcPr>
            <w:tcW w:w="1564" w:type="dxa"/>
          </w:tcPr>
          <w:p w:rsidR="00CB440B" w:rsidRDefault="00CB440B" w:rsidP="00B87504">
            <w:pPr>
              <w:widowControl/>
              <w:jc w:val="left"/>
              <w:rPr>
                <w:rFonts w:ascii="仿宋" w:hAnsi="仿宋" w:cs="宋体"/>
                <w:bCs/>
                <w:kern w:val="0"/>
                <w:sz w:val="21"/>
                <w:szCs w:val="21"/>
                <w:lang w:val="zh-CN"/>
              </w:rPr>
            </w:pPr>
            <w:r>
              <w:rPr>
                <w:rFonts w:ascii="仿宋" w:hAnsi="仿宋" w:cs="宋体"/>
                <w:bCs/>
                <w:kern w:val="0"/>
                <w:sz w:val="21"/>
                <w:szCs w:val="21"/>
                <w:lang w:val="zh-CN"/>
              </w:rPr>
              <w:t>状态包括</w:t>
            </w:r>
            <w:r>
              <w:rPr>
                <w:rFonts w:ascii="仿宋" w:hAnsi="仿宋" w:cs="宋体" w:hint="eastAsia"/>
                <w:bCs/>
                <w:kern w:val="0"/>
                <w:sz w:val="21"/>
                <w:szCs w:val="21"/>
                <w:lang w:val="zh-CN"/>
              </w:rPr>
              <w:t>：</w:t>
            </w:r>
            <w:r>
              <w:rPr>
                <w:rFonts w:ascii="仿宋" w:hAnsi="仿宋" w:cs="宋体"/>
                <w:bCs/>
                <w:kern w:val="0"/>
                <w:sz w:val="21"/>
                <w:szCs w:val="21"/>
                <w:lang w:val="zh-CN"/>
              </w:rPr>
              <w:t>正在处理</w:t>
            </w:r>
            <w:r>
              <w:rPr>
                <w:rFonts w:ascii="仿宋" w:hAnsi="仿宋" w:cs="宋体" w:hint="eastAsia"/>
                <w:bCs/>
                <w:kern w:val="0"/>
                <w:sz w:val="21"/>
                <w:szCs w:val="21"/>
                <w:lang w:val="zh-CN"/>
              </w:rPr>
              <w:t>、</w:t>
            </w:r>
            <w:r>
              <w:rPr>
                <w:rFonts w:ascii="仿宋" w:hAnsi="仿宋" w:cs="宋体"/>
                <w:bCs/>
                <w:kern w:val="0"/>
                <w:sz w:val="21"/>
                <w:szCs w:val="21"/>
                <w:lang w:val="zh-CN"/>
              </w:rPr>
              <w:t>已处理</w:t>
            </w:r>
            <w:r>
              <w:rPr>
                <w:rFonts w:ascii="仿宋" w:hAnsi="仿宋" w:cs="宋体" w:hint="eastAsia"/>
                <w:bCs/>
                <w:kern w:val="0"/>
                <w:sz w:val="21"/>
                <w:szCs w:val="21"/>
                <w:lang w:val="zh-CN"/>
              </w:rPr>
              <w:t>、</w:t>
            </w:r>
            <w:r>
              <w:rPr>
                <w:rFonts w:ascii="仿宋" w:hAnsi="仿宋" w:cs="宋体"/>
                <w:bCs/>
                <w:kern w:val="0"/>
                <w:sz w:val="21"/>
                <w:szCs w:val="21"/>
                <w:lang w:val="zh-CN"/>
              </w:rPr>
              <w:t>审核不通过</w:t>
            </w:r>
            <w:r>
              <w:rPr>
                <w:rFonts w:ascii="仿宋" w:hAnsi="仿宋" w:cs="宋体" w:hint="eastAsia"/>
                <w:bCs/>
                <w:kern w:val="0"/>
                <w:sz w:val="21"/>
                <w:szCs w:val="21"/>
                <w:lang w:val="zh-CN"/>
              </w:rPr>
              <w:t>、</w:t>
            </w:r>
            <w:r>
              <w:rPr>
                <w:rFonts w:ascii="仿宋" w:hAnsi="仿宋" w:cs="宋体"/>
                <w:bCs/>
                <w:kern w:val="0"/>
                <w:sz w:val="21"/>
                <w:szCs w:val="21"/>
                <w:lang w:val="zh-CN"/>
              </w:rPr>
              <w:t>审核退回</w:t>
            </w:r>
            <w:r>
              <w:rPr>
                <w:rFonts w:ascii="仿宋" w:hAnsi="仿宋" w:cs="宋体" w:hint="eastAsia"/>
                <w:bCs/>
                <w:kern w:val="0"/>
                <w:sz w:val="21"/>
                <w:szCs w:val="21"/>
                <w:lang w:val="zh-CN"/>
              </w:rPr>
              <w:t>、</w:t>
            </w:r>
            <w:r>
              <w:rPr>
                <w:rFonts w:ascii="仿宋" w:hAnsi="仿宋" w:cs="宋体"/>
                <w:bCs/>
                <w:kern w:val="0"/>
                <w:sz w:val="21"/>
                <w:szCs w:val="21"/>
                <w:lang w:val="zh-CN"/>
              </w:rPr>
              <w:t>支付中心待处理</w:t>
            </w:r>
            <w:r>
              <w:rPr>
                <w:rFonts w:ascii="仿宋" w:hAnsi="仿宋" w:cs="宋体" w:hint="eastAsia"/>
                <w:bCs/>
                <w:kern w:val="0"/>
                <w:sz w:val="21"/>
                <w:szCs w:val="21"/>
                <w:lang w:val="zh-CN"/>
              </w:rPr>
              <w:t>、</w:t>
            </w:r>
            <w:r>
              <w:rPr>
                <w:rFonts w:ascii="仿宋" w:hAnsi="仿宋" w:cs="宋体"/>
                <w:bCs/>
                <w:kern w:val="0"/>
                <w:sz w:val="21"/>
                <w:szCs w:val="21"/>
                <w:lang w:val="zh-CN"/>
              </w:rPr>
              <w:t>支付中心退回</w:t>
            </w:r>
            <w:r>
              <w:rPr>
                <w:rFonts w:ascii="仿宋" w:hAnsi="仿宋" w:cs="宋体" w:hint="eastAsia"/>
                <w:bCs/>
                <w:kern w:val="0"/>
                <w:sz w:val="21"/>
                <w:szCs w:val="21"/>
                <w:lang w:val="zh-CN"/>
              </w:rPr>
              <w:t>、</w:t>
            </w:r>
            <w:r>
              <w:rPr>
                <w:rFonts w:ascii="仿宋" w:hAnsi="仿宋" w:cs="宋体"/>
                <w:bCs/>
                <w:kern w:val="0"/>
                <w:sz w:val="21"/>
                <w:szCs w:val="21"/>
                <w:lang w:val="zh-CN"/>
              </w:rPr>
              <w:t>已打包待审核</w:t>
            </w:r>
            <w:r>
              <w:rPr>
                <w:rFonts w:ascii="仿宋" w:hAnsi="仿宋" w:cs="宋体" w:hint="eastAsia"/>
                <w:bCs/>
                <w:kern w:val="0"/>
                <w:sz w:val="21"/>
                <w:szCs w:val="21"/>
                <w:lang w:val="zh-CN"/>
              </w:rPr>
              <w:t>、</w:t>
            </w:r>
            <w:r>
              <w:rPr>
                <w:rFonts w:ascii="仿宋" w:hAnsi="仿宋" w:cs="宋体"/>
                <w:bCs/>
                <w:kern w:val="0"/>
                <w:sz w:val="21"/>
                <w:szCs w:val="21"/>
                <w:lang w:val="zh-CN"/>
              </w:rPr>
              <w:t>打包审核通过待发送</w:t>
            </w:r>
            <w:r>
              <w:rPr>
                <w:rFonts w:ascii="仿宋" w:hAnsi="仿宋" w:cs="宋体" w:hint="eastAsia"/>
                <w:bCs/>
                <w:kern w:val="0"/>
                <w:sz w:val="21"/>
                <w:szCs w:val="21"/>
                <w:lang w:val="zh-CN"/>
              </w:rPr>
              <w:t>、</w:t>
            </w:r>
            <w:r>
              <w:rPr>
                <w:rFonts w:ascii="仿宋" w:hAnsi="仿宋" w:cs="宋体"/>
                <w:bCs/>
                <w:kern w:val="0"/>
                <w:sz w:val="21"/>
                <w:szCs w:val="21"/>
                <w:lang w:val="zh-CN"/>
              </w:rPr>
              <w:t>已提交银行</w:t>
            </w:r>
            <w:r>
              <w:rPr>
                <w:rFonts w:ascii="仿宋" w:hAnsi="仿宋" w:cs="宋体" w:hint="eastAsia"/>
                <w:bCs/>
                <w:kern w:val="0"/>
                <w:sz w:val="21"/>
                <w:szCs w:val="21"/>
                <w:lang w:val="zh-CN"/>
              </w:rPr>
              <w:t>、</w:t>
            </w:r>
            <w:r>
              <w:rPr>
                <w:rFonts w:ascii="仿宋" w:hAnsi="仿宋" w:cs="宋体"/>
                <w:bCs/>
                <w:kern w:val="0"/>
                <w:sz w:val="21"/>
                <w:szCs w:val="21"/>
                <w:lang w:val="zh-CN"/>
              </w:rPr>
              <w:t>银行打回</w:t>
            </w:r>
            <w:r>
              <w:rPr>
                <w:rFonts w:ascii="仿宋" w:hAnsi="仿宋" w:cs="宋体" w:hint="eastAsia"/>
                <w:bCs/>
                <w:kern w:val="0"/>
                <w:sz w:val="21"/>
                <w:szCs w:val="21"/>
                <w:lang w:val="zh-CN"/>
              </w:rPr>
              <w:t>、</w:t>
            </w:r>
            <w:r>
              <w:rPr>
                <w:rFonts w:ascii="仿宋" w:hAnsi="仿宋" w:cs="宋体"/>
                <w:bCs/>
                <w:kern w:val="0"/>
                <w:sz w:val="21"/>
                <w:szCs w:val="21"/>
                <w:lang w:val="zh-CN"/>
              </w:rPr>
              <w:t>支付成功</w:t>
            </w:r>
            <w:r>
              <w:rPr>
                <w:rFonts w:ascii="仿宋" w:hAnsi="仿宋" w:cs="宋体" w:hint="eastAsia"/>
                <w:bCs/>
                <w:kern w:val="0"/>
                <w:sz w:val="21"/>
                <w:szCs w:val="21"/>
                <w:lang w:val="zh-CN"/>
              </w:rPr>
              <w:t>、</w:t>
            </w:r>
            <w:r>
              <w:rPr>
                <w:rFonts w:ascii="仿宋" w:hAnsi="仿宋" w:cs="宋体"/>
                <w:bCs/>
                <w:kern w:val="0"/>
                <w:sz w:val="21"/>
                <w:szCs w:val="21"/>
                <w:lang w:val="zh-CN"/>
              </w:rPr>
              <w:t>银行退回支付中心</w:t>
            </w:r>
            <w:r>
              <w:rPr>
                <w:rFonts w:ascii="仿宋" w:hAnsi="仿宋" w:cs="宋体" w:hint="eastAsia"/>
                <w:bCs/>
                <w:kern w:val="0"/>
                <w:sz w:val="21"/>
                <w:szCs w:val="21"/>
                <w:lang w:val="zh-CN"/>
              </w:rPr>
              <w:t>、</w:t>
            </w:r>
            <w:r>
              <w:rPr>
                <w:rFonts w:ascii="仿宋" w:hAnsi="仿宋" w:cs="宋体"/>
                <w:bCs/>
                <w:kern w:val="0"/>
                <w:sz w:val="21"/>
                <w:szCs w:val="21"/>
                <w:lang w:val="zh-CN"/>
              </w:rPr>
              <w:t>已作废</w:t>
            </w:r>
            <w:r w:rsidR="000850A5">
              <w:rPr>
                <w:rFonts w:ascii="仿宋" w:hAnsi="仿宋" w:cs="宋体" w:hint="eastAsia"/>
                <w:bCs/>
                <w:kern w:val="0"/>
                <w:sz w:val="21"/>
                <w:szCs w:val="21"/>
                <w:lang w:val="zh-CN"/>
              </w:rPr>
              <w:t>、</w:t>
            </w:r>
          </w:p>
        </w:tc>
        <w:tc>
          <w:tcPr>
            <w:tcW w:w="1044" w:type="dxa"/>
          </w:tcPr>
          <w:p w:rsidR="00CB440B" w:rsidRPr="00872EF1" w:rsidRDefault="00CB440B" w:rsidP="00B87504">
            <w:pPr>
              <w:widowControl/>
              <w:rPr>
                <w:rFonts w:ascii="仿宋" w:hAnsi="仿宋" w:cs="宋体"/>
                <w:kern w:val="0"/>
                <w:sz w:val="21"/>
                <w:szCs w:val="21"/>
              </w:rPr>
            </w:pPr>
          </w:p>
        </w:tc>
      </w:tr>
      <w:tr w:rsidR="00CB440B" w:rsidRPr="00872EF1" w:rsidTr="00B87504">
        <w:trPr>
          <w:trHeight w:val="413"/>
          <w:jc w:val="center"/>
        </w:trPr>
        <w:tc>
          <w:tcPr>
            <w:tcW w:w="1374" w:type="dxa"/>
          </w:tcPr>
          <w:p w:rsidR="00CB440B" w:rsidRDefault="00CB440B" w:rsidP="00B87504">
            <w:pPr>
              <w:widowControl/>
              <w:jc w:val="center"/>
              <w:rPr>
                <w:rFonts w:ascii="仿宋" w:hAnsi="仿宋" w:cs="宋体"/>
                <w:kern w:val="0"/>
                <w:sz w:val="21"/>
                <w:szCs w:val="21"/>
              </w:rPr>
            </w:pPr>
            <w:r>
              <w:rPr>
                <w:rFonts w:ascii="仿宋" w:hAnsi="仿宋" w:cs="宋体"/>
                <w:kern w:val="0"/>
                <w:sz w:val="21"/>
                <w:szCs w:val="21"/>
              </w:rPr>
              <w:t>状态说明</w:t>
            </w:r>
          </w:p>
        </w:tc>
        <w:tc>
          <w:tcPr>
            <w:tcW w:w="1438" w:type="dxa"/>
          </w:tcPr>
          <w:p w:rsidR="00CB440B" w:rsidRDefault="00CB440B" w:rsidP="00B87504">
            <w:pPr>
              <w:widowControl/>
              <w:jc w:val="center"/>
              <w:rPr>
                <w:rFonts w:ascii="仿宋" w:hAnsi="仿宋" w:cs="宋体"/>
                <w:kern w:val="0"/>
                <w:sz w:val="21"/>
                <w:szCs w:val="21"/>
              </w:rPr>
            </w:pPr>
            <w:r>
              <w:rPr>
                <w:rFonts w:ascii="仿宋" w:hAnsi="仿宋" w:cs="宋体"/>
                <w:kern w:val="0"/>
                <w:sz w:val="21"/>
                <w:szCs w:val="21"/>
              </w:rPr>
              <w:t>文本</w:t>
            </w:r>
          </w:p>
        </w:tc>
        <w:tc>
          <w:tcPr>
            <w:tcW w:w="1501" w:type="dxa"/>
          </w:tcPr>
          <w:p w:rsidR="00CB440B" w:rsidRDefault="00CB440B" w:rsidP="00B87504">
            <w:pPr>
              <w:widowControl/>
              <w:jc w:val="center"/>
              <w:rPr>
                <w:rFonts w:ascii="仿宋" w:hAnsi="仿宋" w:cs="宋体"/>
                <w:kern w:val="0"/>
                <w:sz w:val="21"/>
                <w:szCs w:val="21"/>
              </w:rPr>
            </w:pPr>
            <w:r>
              <w:rPr>
                <w:rFonts w:ascii="仿宋" w:hAnsi="仿宋" w:cs="宋体"/>
                <w:kern w:val="0"/>
                <w:sz w:val="21"/>
                <w:szCs w:val="21"/>
              </w:rPr>
              <w:t>不可编辑</w:t>
            </w:r>
          </w:p>
        </w:tc>
        <w:tc>
          <w:tcPr>
            <w:tcW w:w="1121" w:type="dxa"/>
          </w:tcPr>
          <w:p w:rsidR="00CB440B" w:rsidRDefault="00CB440B" w:rsidP="00B87504">
            <w:pPr>
              <w:widowControl/>
              <w:jc w:val="center"/>
              <w:rPr>
                <w:rFonts w:ascii="仿宋" w:hAnsi="仿宋" w:cs="宋体"/>
                <w:kern w:val="0"/>
                <w:sz w:val="21"/>
                <w:szCs w:val="21"/>
              </w:rPr>
            </w:pPr>
            <w:r>
              <w:rPr>
                <w:rFonts w:ascii="仿宋" w:hAnsi="仿宋" w:cs="宋体" w:hint="eastAsia"/>
                <w:kern w:val="0"/>
                <w:sz w:val="21"/>
                <w:szCs w:val="21"/>
              </w:rPr>
              <w:t>-</w:t>
            </w:r>
          </w:p>
        </w:tc>
        <w:tc>
          <w:tcPr>
            <w:tcW w:w="1564" w:type="dxa"/>
          </w:tcPr>
          <w:p w:rsidR="00CB440B" w:rsidRDefault="00CB440B" w:rsidP="00B87504">
            <w:pPr>
              <w:widowControl/>
              <w:jc w:val="left"/>
              <w:rPr>
                <w:rFonts w:ascii="仿宋" w:hAnsi="仿宋" w:cs="宋体"/>
                <w:bCs/>
                <w:kern w:val="0"/>
                <w:sz w:val="21"/>
                <w:szCs w:val="21"/>
                <w:lang w:val="zh-CN"/>
              </w:rPr>
            </w:pPr>
          </w:p>
        </w:tc>
        <w:tc>
          <w:tcPr>
            <w:tcW w:w="1044" w:type="dxa"/>
          </w:tcPr>
          <w:p w:rsidR="00CB440B" w:rsidRPr="00872EF1" w:rsidRDefault="00CB440B" w:rsidP="00B87504">
            <w:pPr>
              <w:widowControl/>
              <w:rPr>
                <w:rFonts w:ascii="仿宋" w:hAnsi="仿宋" w:cs="宋体"/>
                <w:kern w:val="0"/>
                <w:sz w:val="21"/>
                <w:szCs w:val="21"/>
              </w:rPr>
            </w:pPr>
          </w:p>
        </w:tc>
      </w:tr>
    </w:tbl>
    <w:p w:rsidR="00B87504" w:rsidRDefault="0027588D" w:rsidP="00B87504">
      <w:r>
        <w:rPr>
          <w:rFonts w:hint="eastAsia"/>
        </w:rPr>
        <w:t>选项说明：</w:t>
      </w:r>
    </w:p>
    <w:p w:rsidR="0027588D" w:rsidRDefault="0027588D" w:rsidP="00F81BD9">
      <w:r>
        <w:rPr>
          <w:rFonts w:hint="eastAsia"/>
        </w:rPr>
        <w:t>1</w:t>
      </w:r>
      <w:r>
        <w:rPr>
          <w:rFonts w:hint="eastAsia"/>
        </w:rPr>
        <w:t>、【返回】按钮</w:t>
      </w:r>
    </w:p>
    <w:p w:rsidR="005C73E1" w:rsidRDefault="005C73E1" w:rsidP="00F81BD9">
      <w:r>
        <w:rPr>
          <w:rFonts w:hint="eastAsia"/>
        </w:rPr>
        <w:t>用户单击【返回】按钮，系统退出当前页面，返回图</w:t>
      </w:r>
      <w:r w:rsidR="00AC470E">
        <w:rPr>
          <w:rFonts w:hint="eastAsia"/>
        </w:rPr>
        <w:t>18</w:t>
      </w:r>
      <w:r>
        <w:rPr>
          <w:rFonts w:hint="eastAsia"/>
        </w:rPr>
        <w:t>查询页面。</w:t>
      </w:r>
    </w:p>
    <w:p w:rsidR="00885796" w:rsidRDefault="00885796" w:rsidP="00885796">
      <w:pPr>
        <w:keepNext/>
      </w:pPr>
      <w:r>
        <w:rPr>
          <w:noProof/>
        </w:rPr>
        <w:drawing>
          <wp:inline distT="0" distB="0" distL="0" distR="0" wp14:anchorId="6A2CDF5E" wp14:editId="5681FE3A">
            <wp:extent cx="5274310" cy="3351995"/>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351995"/>
                    </a:xfrm>
                    <a:prstGeom prst="rect">
                      <a:avLst/>
                    </a:prstGeom>
                  </pic:spPr>
                </pic:pic>
              </a:graphicData>
            </a:graphic>
          </wp:inline>
        </w:drawing>
      </w:r>
    </w:p>
    <w:p w:rsidR="00885796" w:rsidRDefault="00885796" w:rsidP="00885796">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ins w:id="93" w:author="ThinkPad" w:date="2017-12-28T09:27:00Z">
        <w:r w:rsidR="00465891">
          <w:rPr>
            <w:noProof/>
          </w:rPr>
          <w:t>22</w:t>
        </w:r>
      </w:ins>
      <w:del w:id="94" w:author="ThinkPad" w:date="2017-12-28T09:27:00Z">
        <w:r w:rsidR="00EF6EBA" w:rsidDel="00465891">
          <w:rPr>
            <w:noProof/>
          </w:rPr>
          <w:delText>20</w:delText>
        </w:r>
      </w:del>
      <w:r>
        <w:fldChar w:fldCharType="end"/>
      </w:r>
      <w:r>
        <w:t>电子回执单</w:t>
      </w:r>
    </w:p>
    <w:p w:rsidR="003262D5" w:rsidRDefault="00761C87" w:rsidP="00761C87">
      <w:pPr>
        <w:pStyle w:val="3"/>
        <w:ind w:right="320"/>
      </w:pPr>
      <w:r>
        <w:rPr>
          <w:rFonts w:hint="eastAsia"/>
        </w:rPr>
        <w:lastRenderedPageBreak/>
        <w:t>理</w:t>
      </w:r>
      <w:proofErr w:type="gramStart"/>
      <w:r>
        <w:rPr>
          <w:rFonts w:hint="eastAsia"/>
        </w:rPr>
        <w:t>算任务</w:t>
      </w:r>
      <w:proofErr w:type="gramEnd"/>
      <w:r>
        <w:rPr>
          <w:rFonts w:hint="eastAsia"/>
        </w:rPr>
        <w:t>处理</w:t>
      </w:r>
    </w:p>
    <w:p w:rsidR="00761C87" w:rsidRPr="00872EF1" w:rsidRDefault="00761C87" w:rsidP="00761C87">
      <w:pPr>
        <w:pStyle w:val="4"/>
      </w:pPr>
      <w:bookmarkStart w:id="95" w:name="_Toc498953716"/>
      <w:r w:rsidRPr="00872EF1">
        <w:rPr>
          <w:rFonts w:hint="eastAsia"/>
        </w:rPr>
        <w:t>业务场景</w:t>
      </w:r>
      <w:bookmarkEnd w:id="95"/>
    </w:p>
    <w:p w:rsidR="00761C87" w:rsidRPr="00872EF1" w:rsidRDefault="00761C87" w:rsidP="00761C87">
      <w:pPr>
        <w:ind w:left="420"/>
        <w:rPr>
          <w:lang w:val="zh-CN"/>
        </w:rPr>
      </w:pPr>
      <w:r w:rsidRPr="00872EF1">
        <w:rPr>
          <w:rFonts w:hint="eastAsia"/>
          <w:lang w:val="zh-CN"/>
        </w:rPr>
        <w:t>用于用户在此对赔案进行理算处理。</w:t>
      </w:r>
    </w:p>
    <w:p w:rsidR="00761C87" w:rsidRPr="00872EF1" w:rsidRDefault="00761C87" w:rsidP="00761C87">
      <w:pPr>
        <w:pStyle w:val="4"/>
      </w:pPr>
      <w:bookmarkStart w:id="96" w:name="_Toc498953717"/>
      <w:r w:rsidRPr="00872EF1">
        <w:rPr>
          <w:rFonts w:hint="eastAsia"/>
        </w:rPr>
        <w:t>菜单设置及权限</w:t>
      </w:r>
      <w:bookmarkEnd w:id="96"/>
    </w:p>
    <w:p w:rsidR="00761C87" w:rsidRPr="00872EF1" w:rsidRDefault="00761C87" w:rsidP="00761C87">
      <w:pPr>
        <w:ind w:left="420"/>
        <w:rPr>
          <w:lang w:val="zh-CN"/>
        </w:rPr>
      </w:pPr>
      <w:r w:rsidRPr="00872EF1">
        <w:rPr>
          <w:rFonts w:hint="eastAsia"/>
          <w:lang w:val="zh-CN"/>
        </w:rPr>
        <w:t>菜单：在菜单栏设置二级菜单</w:t>
      </w:r>
      <w:r w:rsidRPr="00872EF1">
        <w:rPr>
          <w:lang w:val="zh-CN"/>
        </w:rPr>
        <w:t>—</w:t>
      </w:r>
      <w:r w:rsidRPr="00872EF1">
        <w:rPr>
          <w:rFonts w:hint="eastAsia"/>
          <w:lang w:val="zh-CN"/>
        </w:rPr>
        <w:t>理赔管理</w:t>
      </w:r>
      <w:proofErr w:type="gramStart"/>
      <w:r w:rsidRPr="00872EF1">
        <w:rPr>
          <w:lang w:val="zh-CN"/>
        </w:rPr>
        <w:t>—</w:t>
      </w:r>
      <w:r w:rsidRPr="00872EF1">
        <w:rPr>
          <w:rFonts w:hint="eastAsia"/>
          <w:lang w:val="zh-CN"/>
        </w:rPr>
        <w:t>理算任务</w:t>
      </w:r>
      <w:proofErr w:type="gramEnd"/>
      <w:r w:rsidRPr="00872EF1">
        <w:rPr>
          <w:rFonts w:hint="eastAsia"/>
          <w:lang w:val="zh-CN"/>
        </w:rPr>
        <w:t>处理；</w:t>
      </w:r>
    </w:p>
    <w:p w:rsidR="00761C87" w:rsidRPr="00872EF1" w:rsidRDefault="00761C87" w:rsidP="00761C87">
      <w:pPr>
        <w:ind w:left="420"/>
        <w:rPr>
          <w:lang w:val="zh-CN"/>
        </w:rPr>
      </w:pPr>
      <w:r w:rsidRPr="00872EF1">
        <w:rPr>
          <w:rFonts w:hint="eastAsia"/>
          <w:lang w:val="zh-CN"/>
        </w:rPr>
        <w:t>访问权限：</w:t>
      </w:r>
      <w:r w:rsidRPr="00872EF1">
        <w:rPr>
          <w:lang w:val="zh-CN"/>
        </w:rPr>
        <w:t xml:space="preserve"> </w:t>
      </w:r>
      <w:r>
        <w:rPr>
          <w:lang w:val="zh-CN"/>
        </w:rPr>
        <w:t>理赔管理员</w:t>
      </w:r>
      <w:r>
        <w:rPr>
          <w:rFonts w:hint="eastAsia"/>
          <w:lang w:val="zh-CN"/>
        </w:rPr>
        <w:t>、</w:t>
      </w:r>
      <w:r>
        <w:rPr>
          <w:lang w:val="zh-CN"/>
        </w:rPr>
        <w:t>各机构农险经理</w:t>
      </w:r>
      <w:r>
        <w:rPr>
          <w:rFonts w:hint="eastAsia"/>
          <w:lang w:val="zh-CN"/>
        </w:rPr>
        <w:t>、</w:t>
      </w:r>
      <w:r>
        <w:rPr>
          <w:lang w:val="zh-CN"/>
        </w:rPr>
        <w:t>查询系统管理员</w:t>
      </w:r>
      <w:r>
        <w:rPr>
          <w:rFonts w:hint="eastAsia"/>
          <w:lang w:val="zh-CN"/>
        </w:rPr>
        <w:t>、</w:t>
      </w:r>
      <w:r>
        <w:rPr>
          <w:lang w:val="zh-CN"/>
        </w:rPr>
        <w:t>系统运维员</w:t>
      </w:r>
      <w:r>
        <w:rPr>
          <w:rFonts w:hint="eastAsia"/>
          <w:lang w:val="zh-CN"/>
        </w:rPr>
        <w:t>、</w:t>
      </w:r>
      <w:r>
        <w:rPr>
          <w:lang w:val="zh-CN"/>
        </w:rPr>
        <w:t>中支理赔内勤</w:t>
      </w:r>
    </w:p>
    <w:p w:rsidR="00761C87" w:rsidRPr="00872EF1" w:rsidRDefault="00761C87" w:rsidP="00761C87">
      <w:pPr>
        <w:pStyle w:val="4"/>
      </w:pPr>
      <w:bookmarkStart w:id="97" w:name="_Toc498953718"/>
      <w:r w:rsidRPr="00872EF1">
        <w:rPr>
          <w:rFonts w:hint="eastAsia"/>
        </w:rPr>
        <w:t>功能概述</w:t>
      </w:r>
      <w:bookmarkEnd w:id="97"/>
    </w:p>
    <w:p w:rsidR="00761C87" w:rsidRPr="00872EF1" w:rsidRDefault="00761C87" w:rsidP="00761C87">
      <w:pPr>
        <w:ind w:left="420"/>
        <w:rPr>
          <w:lang w:val="zh-CN"/>
        </w:rPr>
      </w:pPr>
      <w:r w:rsidRPr="00872EF1">
        <w:rPr>
          <w:rFonts w:hint="eastAsia"/>
          <w:lang w:val="zh-CN"/>
        </w:rPr>
        <w:t>查询页面录入查询条件，点击【查询】按钮，页面显示符合条件的查询结果列表。</w:t>
      </w:r>
      <w:proofErr w:type="gramStart"/>
      <w:r w:rsidRPr="00872EF1">
        <w:rPr>
          <w:rFonts w:hint="eastAsia"/>
          <w:lang w:val="zh-CN"/>
        </w:rPr>
        <w:t>点操作</w:t>
      </w:r>
      <w:proofErr w:type="gramEnd"/>
      <w:r w:rsidRPr="00872EF1">
        <w:rPr>
          <w:rFonts w:hint="eastAsia"/>
          <w:lang w:val="zh-CN"/>
        </w:rPr>
        <w:t>按钮，进入理算详细信息页面。</w:t>
      </w:r>
    </w:p>
    <w:p w:rsidR="00761C87" w:rsidRPr="00872EF1" w:rsidRDefault="00761C87" w:rsidP="00761C87">
      <w:pPr>
        <w:ind w:left="420"/>
        <w:rPr>
          <w:lang w:val="zh-CN"/>
        </w:rPr>
      </w:pPr>
      <w:r w:rsidRPr="00872EF1">
        <w:rPr>
          <w:rFonts w:hint="eastAsia"/>
          <w:lang w:val="zh-CN"/>
        </w:rPr>
        <w:t>支持单证上传，点击【单证上传】按钮，可上</w:t>
      </w:r>
      <w:proofErr w:type="gramStart"/>
      <w:r w:rsidRPr="00872EF1">
        <w:rPr>
          <w:rFonts w:hint="eastAsia"/>
          <w:lang w:val="zh-CN"/>
        </w:rPr>
        <w:t>传相关</w:t>
      </w:r>
      <w:proofErr w:type="gramEnd"/>
      <w:r w:rsidRPr="00872EF1">
        <w:rPr>
          <w:rFonts w:hint="eastAsia"/>
          <w:lang w:val="zh-CN"/>
        </w:rPr>
        <w:t>单证。</w:t>
      </w:r>
    </w:p>
    <w:p w:rsidR="00761C87" w:rsidRPr="00872EF1" w:rsidRDefault="00761C87" w:rsidP="00761C87">
      <w:pPr>
        <w:ind w:left="420"/>
        <w:rPr>
          <w:lang w:val="zh-CN"/>
        </w:rPr>
      </w:pPr>
      <w:r w:rsidRPr="00872EF1">
        <w:rPr>
          <w:lang w:val="zh-CN"/>
        </w:rPr>
        <w:t>页面添加</w:t>
      </w:r>
      <w:r w:rsidRPr="00872EF1">
        <w:rPr>
          <w:lang w:val="zh-CN"/>
        </w:rPr>
        <w:t>“</w:t>
      </w:r>
      <w:r w:rsidRPr="00872EF1">
        <w:rPr>
          <w:lang w:val="zh-CN"/>
        </w:rPr>
        <w:t>有效保额</w:t>
      </w:r>
      <w:r w:rsidRPr="00872EF1">
        <w:rPr>
          <w:lang w:val="zh-CN"/>
        </w:rPr>
        <w:t>”</w:t>
      </w:r>
      <w:r w:rsidRPr="00872EF1">
        <w:rPr>
          <w:lang w:val="zh-CN"/>
        </w:rPr>
        <w:t>字段省去冲减保额的批改步骤。</w:t>
      </w:r>
      <w:r>
        <w:rPr>
          <w:rFonts w:hint="eastAsia"/>
          <w:lang w:val="zh-CN"/>
        </w:rPr>
        <w:t>待理算审核通过之后，系统自动冲减。</w:t>
      </w:r>
      <w:r w:rsidRPr="00872EF1">
        <w:rPr>
          <w:lang w:val="zh-CN"/>
        </w:rPr>
        <w:t>有效保额在投保时等于保额，冲减后若进行批改，则对于没有变化的客户，需要把原来的有效保额继续带入。若批改后产生变化</w:t>
      </w:r>
      <w:r>
        <w:rPr>
          <w:rFonts w:hint="eastAsia"/>
          <w:lang w:val="zh-CN"/>
        </w:rPr>
        <w:t>，</w:t>
      </w:r>
      <w:r w:rsidRPr="00872EF1">
        <w:rPr>
          <w:lang w:val="zh-CN"/>
        </w:rPr>
        <w:t>若新的保额小于有效保额，则以新的保额赋值，大于有效保额的以原有有效保额保存。</w:t>
      </w:r>
    </w:p>
    <w:p w:rsidR="00761C87" w:rsidRPr="00872EF1" w:rsidRDefault="00761C87" w:rsidP="00761C87">
      <w:pPr>
        <w:ind w:left="420"/>
        <w:rPr>
          <w:lang w:val="zh-CN"/>
        </w:rPr>
      </w:pPr>
      <w:r w:rsidRPr="00872EF1">
        <w:rPr>
          <w:lang w:val="zh-CN"/>
        </w:rPr>
        <w:t>大牲畜耳标号按客户汇总数据表同步保存。</w:t>
      </w:r>
    </w:p>
    <w:p w:rsidR="00761C87" w:rsidRPr="00872EF1" w:rsidRDefault="00761C87" w:rsidP="00761C87">
      <w:pPr>
        <w:ind w:left="420"/>
        <w:rPr>
          <w:lang w:val="zh-CN"/>
        </w:rPr>
      </w:pPr>
      <w:r w:rsidRPr="00872EF1">
        <w:rPr>
          <w:lang w:val="zh-CN"/>
        </w:rPr>
        <w:t>理赔清单一是通过关联方式，在</w:t>
      </w:r>
      <w:r w:rsidRPr="00872EF1">
        <w:rPr>
          <w:rFonts w:hint="eastAsia"/>
          <w:lang w:val="zh-CN"/>
        </w:rPr>
        <w:t>GIS</w:t>
      </w:r>
      <w:r w:rsidRPr="00872EF1">
        <w:rPr>
          <w:lang w:val="zh-CN"/>
        </w:rPr>
        <w:t>系统中</w:t>
      </w:r>
      <w:ins w:id="98" w:author="ThinkPad" w:date="2017-12-28T09:53:00Z">
        <w:r w:rsidR="001207FD">
          <w:rPr>
            <w:rFonts w:hint="eastAsia"/>
            <w:lang w:val="zh-CN"/>
          </w:rPr>
          <w:t>关联</w:t>
        </w:r>
      </w:ins>
      <w:del w:id="99" w:author="ThinkPad" w:date="2017-12-28T09:53:00Z">
        <w:r w:rsidRPr="00872EF1" w:rsidDel="001207FD">
          <w:rPr>
            <w:lang w:val="zh-CN"/>
          </w:rPr>
          <w:delText>选择</w:delText>
        </w:r>
      </w:del>
      <w:r w:rsidRPr="00872EF1">
        <w:rPr>
          <w:lang w:val="zh-CN"/>
        </w:rPr>
        <w:t>一个已经生成的损失率清单，</w:t>
      </w:r>
      <w:ins w:id="100" w:author="ThinkPad" w:date="2017-12-28T09:53:00Z">
        <w:r w:rsidR="001207FD">
          <w:rPr>
            <w:rFonts w:hint="eastAsia"/>
            <w:lang w:val="zh-CN"/>
          </w:rPr>
          <w:t>来缮制</w:t>
        </w:r>
      </w:ins>
      <w:del w:id="101" w:author="ThinkPad" w:date="2017-12-28T09:53:00Z">
        <w:r w:rsidRPr="00872EF1" w:rsidDel="001207FD">
          <w:rPr>
            <w:lang w:val="zh-CN"/>
          </w:rPr>
          <w:delText>生成</w:delText>
        </w:r>
      </w:del>
      <w:r w:rsidRPr="00872EF1">
        <w:rPr>
          <w:lang w:val="zh-CN"/>
        </w:rPr>
        <w:t>理赔清单；一是手工编辑生成，通过手工编辑录入或导入的方式录入。有效保</w:t>
      </w:r>
      <w:r w:rsidRPr="00872EF1">
        <w:rPr>
          <w:lang w:val="zh-CN"/>
        </w:rPr>
        <w:lastRenderedPageBreak/>
        <w:t>额控制导入的赔款限额。理赔清单需要与保单清单做一致性校验。</w:t>
      </w:r>
    </w:p>
    <w:p w:rsidR="00761C87" w:rsidRPr="00872EF1" w:rsidRDefault="00761C87" w:rsidP="00761C87">
      <w:pPr>
        <w:ind w:left="420"/>
        <w:rPr>
          <w:lang w:val="zh-CN"/>
        </w:rPr>
      </w:pPr>
      <w:r w:rsidRPr="00872EF1">
        <w:rPr>
          <w:lang w:val="zh-CN"/>
        </w:rPr>
        <w:t>对于已经赔付的同一保单下的同一耳标号，不再进行处理</w:t>
      </w:r>
      <w:r w:rsidRPr="00872EF1">
        <w:rPr>
          <w:rFonts w:hint="eastAsia"/>
          <w:lang w:val="zh-CN"/>
        </w:rPr>
        <w:t>。</w:t>
      </w:r>
    </w:p>
    <w:p w:rsidR="00761C87" w:rsidRPr="00872EF1" w:rsidRDefault="00761C87" w:rsidP="00761C87">
      <w:pPr>
        <w:pStyle w:val="4"/>
      </w:pPr>
      <w:bookmarkStart w:id="102" w:name="_Toc498953719"/>
      <w:r w:rsidRPr="00872EF1">
        <w:rPr>
          <w:rFonts w:hint="eastAsia"/>
        </w:rPr>
        <w:t>页面原型</w:t>
      </w:r>
      <w:bookmarkEnd w:id="102"/>
    </w:p>
    <w:p w:rsidR="007C02D4" w:rsidRDefault="00072BBD" w:rsidP="00F81BD9">
      <w:pPr>
        <w:rPr>
          <w:ins w:id="103" w:author="ThinkPad" w:date="2017-12-28T08:46:00Z"/>
          <w:rFonts w:hint="eastAsia"/>
        </w:rPr>
      </w:pPr>
      <w:ins w:id="104" w:author="ThinkPad" w:date="2017-12-28T08:47:00Z">
        <w:r>
          <w:rPr>
            <w:noProof/>
          </w:rPr>
          <mc:AlternateContent>
            <mc:Choice Requires="wps">
              <w:drawing>
                <wp:anchor distT="0" distB="0" distL="114300" distR="114300" simplePos="0" relativeHeight="251660288" behindDoc="0" locked="0" layoutInCell="1" allowOverlap="1" wp14:anchorId="5402D22F" wp14:editId="0B462A1F">
                  <wp:simplePos x="0" y="0"/>
                  <wp:positionH relativeFrom="column">
                    <wp:posOffset>431800</wp:posOffset>
                  </wp:positionH>
                  <wp:positionV relativeFrom="paragraph">
                    <wp:posOffset>3497580</wp:posOffset>
                  </wp:positionV>
                  <wp:extent cx="4292600" cy="374650"/>
                  <wp:effectExtent l="0" t="0" r="12700" b="25400"/>
                  <wp:wrapNone/>
                  <wp:docPr id="32" name="矩形 32"/>
                  <wp:cNvGraphicFramePr/>
                  <a:graphic xmlns:a="http://schemas.openxmlformats.org/drawingml/2006/main">
                    <a:graphicData uri="http://schemas.microsoft.com/office/word/2010/wordprocessingShape">
                      <wps:wsp>
                        <wps:cNvSpPr/>
                        <wps:spPr>
                          <a:xfrm>
                            <a:off x="0" y="0"/>
                            <a:ext cx="4292600" cy="374650"/>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2" o:spid="_x0000_s1026" style="position:absolute;left:0;text-align:left;margin-left:34pt;margin-top:275.4pt;width:338pt;height:2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" filled="f" strokecolor="red" strokeweight=".25pt"/>
              </w:pict>
            </mc:Fallback>
          </mc:AlternateContent>
        </w:r>
      </w:ins>
      <w:ins w:id="105" w:author="ThinkPad" w:date="2017-12-28T10:50:00Z">
        <w:r w:rsidR="005F11B2">
          <w:rPr>
            <w:noProof/>
          </w:rPr>
          <w:drawing>
            <wp:inline distT="0" distB="0" distL="0" distR="0" wp14:anchorId="2612FBCA" wp14:editId="3003A64E">
              <wp:extent cx="5274310" cy="3896519"/>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896519"/>
                      </a:xfrm>
                      <a:prstGeom prst="rect">
                        <a:avLst/>
                      </a:prstGeom>
                    </pic:spPr>
                  </pic:pic>
                </a:graphicData>
              </a:graphic>
            </wp:inline>
          </w:drawing>
        </w:r>
      </w:ins>
    </w:p>
    <w:p w:rsidR="000605AF" w:rsidRDefault="00072BBD" w:rsidP="00F81BD9">
      <w:pPr>
        <w:rPr>
          <w:ins w:id="106" w:author="ThinkPad" w:date="2017-12-28T08:46:00Z"/>
          <w:rFonts w:hint="eastAsia"/>
        </w:rPr>
      </w:pPr>
      <w:ins w:id="107" w:author="ThinkPad" w:date="2017-12-28T08:49:00Z">
        <w:r>
          <w:rPr>
            <w:noProof/>
          </w:rPr>
          <w:lastRenderedPageBreak/>
          <mc:AlternateContent>
            <mc:Choice Requires="wps">
              <w:drawing>
                <wp:anchor distT="0" distB="0" distL="114300" distR="114300" simplePos="0" relativeHeight="251662336" behindDoc="0" locked="0" layoutInCell="1" allowOverlap="1" wp14:anchorId="32FCE932" wp14:editId="2B8AEA20">
                  <wp:simplePos x="0" y="0"/>
                  <wp:positionH relativeFrom="column">
                    <wp:posOffset>0</wp:posOffset>
                  </wp:positionH>
                  <wp:positionV relativeFrom="paragraph">
                    <wp:posOffset>1873250</wp:posOffset>
                  </wp:positionV>
                  <wp:extent cx="5238750" cy="584200"/>
                  <wp:effectExtent l="0" t="0" r="19050" b="25400"/>
                  <wp:wrapNone/>
                  <wp:docPr id="35" name="矩形 35"/>
                  <wp:cNvGraphicFramePr/>
                  <a:graphic xmlns:a="http://schemas.openxmlformats.org/drawingml/2006/main">
                    <a:graphicData uri="http://schemas.microsoft.com/office/word/2010/wordprocessingShape">
                      <wps:wsp>
                        <wps:cNvSpPr/>
                        <wps:spPr>
                          <a:xfrm>
                            <a:off x="0" y="0"/>
                            <a:ext cx="5238750" cy="584200"/>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5" o:spid="_x0000_s1026" style="position:absolute;left:0;text-align:left;margin-left:0;margin-top:147.5pt;width:412.5pt;height:4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" filled="f" strokecolor="red" strokeweight=".25pt"/>
              </w:pict>
            </mc:Fallback>
          </mc:AlternateContent>
        </w:r>
      </w:ins>
      <w:ins w:id="108" w:author="ThinkPad" w:date="2017-12-28T10:37:00Z">
        <w:r w:rsidR="001A4E5D">
          <w:rPr>
            <w:noProof/>
          </w:rPr>
          <w:drawing>
            <wp:inline distT="0" distB="0" distL="0" distR="0" wp14:anchorId="3EC5B3E5" wp14:editId="742CBEE5">
              <wp:extent cx="5274310" cy="4284156"/>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284156"/>
                      </a:xfrm>
                      <a:prstGeom prst="rect">
                        <a:avLst/>
                      </a:prstGeom>
                    </pic:spPr>
                  </pic:pic>
                </a:graphicData>
              </a:graphic>
            </wp:inline>
          </w:drawing>
        </w:r>
      </w:ins>
    </w:p>
    <w:p w:rsidR="000605AF" w:rsidRDefault="00072BBD" w:rsidP="00F81BD9">
      <w:pPr>
        <w:rPr>
          <w:ins w:id="109" w:author="ThinkPad" w:date="2017-12-28T08:47:00Z"/>
          <w:rFonts w:hint="eastAsia"/>
        </w:rPr>
      </w:pPr>
      <w:ins w:id="110" w:author="ThinkPad" w:date="2017-12-28T08:48:00Z">
        <w:r>
          <w:rPr>
            <w:noProof/>
          </w:rPr>
          <mc:AlternateContent>
            <mc:Choice Requires="wps">
              <w:drawing>
                <wp:anchor distT="0" distB="0" distL="114300" distR="114300" simplePos="0" relativeHeight="251661312" behindDoc="0" locked="0" layoutInCell="1" allowOverlap="1" wp14:anchorId="39797FBD" wp14:editId="052659B1">
                  <wp:simplePos x="0" y="0"/>
                  <wp:positionH relativeFrom="column">
                    <wp:posOffset>0</wp:posOffset>
                  </wp:positionH>
                  <wp:positionV relativeFrom="paragraph">
                    <wp:posOffset>2054860</wp:posOffset>
                  </wp:positionV>
                  <wp:extent cx="5276850" cy="1377950"/>
                  <wp:effectExtent l="0" t="0" r="19050" b="12700"/>
                  <wp:wrapNone/>
                  <wp:docPr id="34" name="矩形 34"/>
                  <wp:cNvGraphicFramePr/>
                  <a:graphic xmlns:a="http://schemas.openxmlformats.org/drawingml/2006/main">
                    <a:graphicData uri="http://schemas.microsoft.com/office/word/2010/wordprocessingShape">
                      <wps:wsp>
                        <wps:cNvSpPr/>
                        <wps:spPr>
                          <a:xfrm>
                            <a:off x="0" y="0"/>
                            <a:ext cx="5276850" cy="1377950"/>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4" o:spid="_x0000_s1026" style="position:absolute;left:0;text-align:left;margin-left:0;margin-top:161.8pt;width:415.5pt;height:10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" filled="f" strokecolor="red" strokeweight=".25pt"/>
              </w:pict>
            </mc:Fallback>
          </mc:AlternateContent>
        </w:r>
      </w:ins>
      <w:ins w:id="111" w:author="ThinkPad" w:date="2017-12-28T08:46:00Z">
        <w:r w:rsidR="000605AF">
          <w:rPr>
            <w:noProof/>
          </w:rPr>
          <w:drawing>
            <wp:inline distT="0" distB="0" distL="0" distR="0" wp14:anchorId="2B4BA196" wp14:editId="0F82B982">
              <wp:extent cx="5274310" cy="433665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336655"/>
                      </a:xfrm>
                      <a:prstGeom prst="rect">
                        <a:avLst/>
                      </a:prstGeom>
                    </pic:spPr>
                  </pic:pic>
                </a:graphicData>
              </a:graphic>
            </wp:inline>
          </w:drawing>
        </w:r>
      </w:ins>
    </w:p>
    <w:p w:rsidR="00072BBD" w:rsidRDefault="000605AF" w:rsidP="00072BBD">
      <w:pPr>
        <w:keepNext/>
        <w:rPr>
          <w:ins w:id="112" w:author="ThinkPad" w:date="2017-12-28T08:49:00Z"/>
        </w:rPr>
        <w:pPrChange w:id="113" w:author="ThinkPad" w:date="2017-12-28T08:49:00Z">
          <w:pPr/>
        </w:pPrChange>
      </w:pPr>
      <w:ins w:id="114" w:author="ThinkPad" w:date="2017-12-28T08:47:00Z">
        <w:r>
          <w:rPr>
            <w:noProof/>
          </w:rPr>
          <w:lastRenderedPageBreak/>
          <w:drawing>
            <wp:inline distT="0" distB="0" distL="0" distR="0" wp14:anchorId="251364AE" wp14:editId="740A2061">
              <wp:extent cx="5274310" cy="486531"/>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486531"/>
                      </a:xfrm>
                      <a:prstGeom prst="rect">
                        <a:avLst/>
                      </a:prstGeom>
                    </pic:spPr>
                  </pic:pic>
                </a:graphicData>
              </a:graphic>
            </wp:inline>
          </w:drawing>
        </w:r>
      </w:ins>
    </w:p>
    <w:p w:rsidR="000605AF" w:rsidRDefault="00B47F11" w:rsidP="00072BBD">
      <w:pPr>
        <w:pStyle w:val="a8"/>
        <w:jc w:val="center"/>
        <w:rPr>
          <w:ins w:id="115" w:author="ThinkPad" w:date="2017-12-28T08:50:00Z"/>
          <w:rFonts w:hint="eastAsia"/>
        </w:rPr>
        <w:pPrChange w:id="116" w:author="ThinkPad" w:date="2017-12-28T08:50:00Z">
          <w:pPr/>
        </w:pPrChange>
      </w:pPr>
      <w:ins w:id="117" w:author="ThinkPad" w:date="2017-12-28T10:22:00Z">
        <w:r>
          <w:rPr>
            <w:rFonts w:hint="eastAsia"/>
          </w:rPr>
          <w:t xml:space="preserve"> </w:t>
        </w:r>
      </w:ins>
      <w:ins w:id="118" w:author="ThinkPad" w:date="2017-12-28T08:49:00Z">
        <w:r w:rsidR="00072BBD">
          <w:rPr>
            <w:rFonts w:hint="eastAsia"/>
          </w:rPr>
          <w:t>图</w:t>
        </w:r>
        <w:r w:rsidR="00072BBD">
          <w:rPr>
            <w:rFonts w:hint="eastAsia"/>
          </w:rPr>
          <w:t xml:space="preserve"> </w:t>
        </w:r>
        <w:r w:rsidR="00072BBD">
          <w:fldChar w:fldCharType="begin"/>
        </w:r>
        <w:r w:rsidR="00072BBD">
          <w:instrText xml:space="preserve"> </w:instrText>
        </w:r>
        <w:r w:rsidR="00072BBD">
          <w:rPr>
            <w:rFonts w:hint="eastAsia"/>
          </w:rPr>
          <w:instrText xml:space="preserve">SEQ </w:instrText>
        </w:r>
        <w:r w:rsidR="00072BBD">
          <w:rPr>
            <w:rFonts w:hint="eastAsia"/>
          </w:rPr>
          <w:instrText>图</w:instrText>
        </w:r>
        <w:r w:rsidR="00072BBD">
          <w:rPr>
            <w:rFonts w:hint="eastAsia"/>
          </w:rPr>
          <w:instrText xml:space="preserve"> \* ARABIC</w:instrText>
        </w:r>
        <w:r w:rsidR="00072BBD">
          <w:instrText xml:space="preserve"> </w:instrText>
        </w:r>
      </w:ins>
      <w:r w:rsidR="00072BBD">
        <w:fldChar w:fldCharType="separate"/>
      </w:r>
      <w:ins w:id="119" w:author="ThinkPad" w:date="2017-12-28T09:27:00Z">
        <w:r w:rsidR="00465891">
          <w:rPr>
            <w:noProof/>
          </w:rPr>
          <w:t>23</w:t>
        </w:r>
      </w:ins>
      <w:ins w:id="120" w:author="ThinkPad" w:date="2017-12-28T08:49:00Z">
        <w:r w:rsidR="00072BBD">
          <w:fldChar w:fldCharType="end"/>
        </w:r>
        <w:r w:rsidR="00072BBD">
          <w:t>理</w:t>
        </w:r>
        <w:proofErr w:type="gramStart"/>
        <w:r w:rsidR="00072BBD">
          <w:t>算任务</w:t>
        </w:r>
        <w:proofErr w:type="gramEnd"/>
        <w:r w:rsidR="00072BBD">
          <w:t>处理页面</w:t>
        </w:r>
      </w:ins>
    </w:p>
    <w:p w:rsidR="00072BBD" w:rsidRDefault="00072BBD" w:rsidP="00072BBD">
      <w:pPr>
        <w:rPr>
          <w:ins w:id="121" w:author="ThinkPad" w:date="2017-12-28T08:50:00Z"/>
          <w:rFonts w:hint="eastAsia"/>
        </w:rPr>
      </w:pPr>
      <w:ins w:id="122" w:author="ThinkPad" w:date="2017-12-28T08:50:00Z">
        <w:r>
          <w:rPr>
            <w:rFonts w:hint="eastAsia"/>
          </w:rPr>
          <w:t>选项和元素说明：</w:t>
        </w:r>
      </w:ins>
    </w:p>
    <w:p w:rsidR="00072BBD" w:rsidRDefault="00072BBD" w:rsidP="00072BBD">
      <w:pPr>
        <w:rPr>
          <w:ins w:id="123" w:author="ThinkPad" w:date="2017-12-28T08:54:00Z"/>
          <w:rFonts w:hint="eastAsia"/>
        </w:rPr>
      </w:pPr>
      <w:ins w:id="124" w:author="ThinkPad" w:date="2017-12-28T08:51:00Z">
        <w:r>
          <w:rPr>
            <w:rFonts w:hint="eastAsia"/>
          </w:rPr>
          <w:t>本页面</w:t>
        </w:r>
      </w:ins>
      <w:ins w:id="125" w:author="ThinkPad" w:date="2017-12-28T08:52:00Z">
        <w:r>
          <w:rPr>
            <w:rFonts w:hint="eastAsia"/>
          </w:rPr>
          <w:t>除布局</w:t>
        </w:r>
        <w:proofErr w:type="gramStart"/>
        <w:r>
          <w:rPr>
            <w:rFonts w:hint="eastAsia"/>
          </w:rPr>
          <w:t>外仅红</w:t>
        </w:r>
        <w:proofErr w:type="gramEnd"/>
        <w:r>
          <w:rPr>
            <w:rFonts w:hint="eastAsia"/>
          </w:rPr>
          <w:t>框内元素与</w:t>
        </w:r>
      </w:ins>
      <w:ins w:id="126" w:author="ThinkPad" w:date="2017-12-28T08:53:00Z">
        <w:r>
          <w:rPr>
            <w:rFonts w:hint="eastAsia"/>
          </w:rPr>
          <w:t>《国元农业保险新农险理赔系统需求规格说明书》中</w:t>
        </w:r>
      </w:ins>
      <w:ins w:id="127" w:author="ThinkPad" w:date="2017-12-28T08:54:00Z">
        <w:r>
          <w:rPr>
            <w:rFonts w:hint="eastAsia"/>
          </w:rPr>
          <w:t>图</w:t>
        </w:r>
        <w:r>
          <w:rPr>
            <w:rFonts w:hint="eastAsia"/>
          </w:rPr>
          <w:t>51</w:t>
        </w:r>
        <w:r>
          <w:rPr>
            <w:rFonts w:hint="eastAsia"/>
          </w:rPr>
          <w:t>不一致，此处仅针对红框内元素进行说明，且以此页面为准。</w:t>
        </w:r>
      </w:ins>
    </w:p>
    <w:tbl>
      <w:tblPr>
        <w:tblStyle w:val="a6"/>
        <w:tblW w:w="8042" w:type="dxa"/>
        <w:tblInd w:w="480" w:type="dxa"/>
        <w:tblLook w:val="04A0" w:firstRow="1" w:lastRow="0" w:firstColumn="1" w:lastColumn="0" w:noHBand="0" w:noVBand="1"/>
      </w:tblPr>
      <w:tblGrid>
        <w:gridCol w:w="1374"/>
        <w:gridCol w:w="1438"/>
        <w:gridCol w:w="1501"/>
        <w:gridCol w:w="1121"/>
        <w:gridCol w:w="1564"/>
        <w:gridCol w:w="1044"/>
      </w:tblGrid>
      <w:tr w:rsidR="00072BBD" w:rsidRPr="00872EF1" w:rsidTr="00B9732E">
        <w:trPr>
          <w:trHeight w:val="376"/>
          <w:ins w:id="128" w:author="ThinkPad" w:date="2017-12-28T08:55:00Z"/>
        </w:trPr>
        <w:tc>
          <w:tcPr>
            <w:tcW w:w="8042" w:type="dxa"/>
            <w:gridSpan w:val="6"/>
            <w:shd w:val="clear" w:color="auto" w:fill="F79646" w:themeFill="accent6"/>
          </w:tcPr>
          <w:p w:rsidR="00072BBD" w:rsidRPr="00872EF1" w:rsidRDefault="00072BBD" w:rsidP="00B9732E">
            <w:pPr>
              <w:widowControl/>
              <w:jc w:val="center"/>
              <w:rPr>
                <w:ins w:id="129" w:author="ThinkPad" w:date="2017-12-28T08:55:00Z"/>
                <w:rFonts w:ascii="仿宋" w:hAnsi="仿宋" w:cs="宋体"/>
                <w:b/>
                <w:kern w:val="0"/>
                <w:sz w:val="24"/>
                <w:szCs w:val="24"/>
              </w:rPr>
            </w:pPr>
            <w:ins w:id="130" w:author="ThinkPad" w:date="2017-12-28T08:55:00Z">
              <w:r>
                <w:rPr>
                  <w:rFonts w:ascii="仿宋" w:hAnsi="仿宋" w:cs="宋体" w:hint="eastAsia"/>
                  <w:b/>
                  <w:kern w:val="0"/>
                  <w:sz w:val="24"/>
                  <w:szCs w:val="24"/>
                </w:rPr>
                <w:t>理算</w:t>
              </w:r>
              <w:r w:rsidRPr="00872EF1">
                <w:rPr>
                  <w:rFonts w:ascii="仿宋" w:hAnsi="仿宋" w:cs="宋体" w:hint="eastAsia"/>
                  <w:b/>
                  <w:kern w:val="0"/>
                  <w:sz w:val="24"/>
                  <w:szCs w:val="24"/>
                </w:rPr>
                <w:t>页面</w:t>
              </w:r>
            </w:ins>
          </w:p>
        </w:tc>
      </w:tr>
      <w:tr w:rsidR="00072BBD" w:rsidRPr="00872EF1" w:rsidTr="00B9732E">
        <w:trPr>
          <w:trHeight w:val="543"/>
          <w:ins w:id="131" w:author="ThinkPad" w:date="2017-12-28T08:55:00Z"/>
        </w:trPr>
        <w:tc>
          <w:tcPr>
            <w:tcW w:w="1374" w:type="dxa"/>
            <w:shd w:val="clear" w:color="auto" w:fill="9BBB59" w:themeFill="accent3"/>
          </w:tcPr>
          <w:p w:rsidR="00072BBD" w:rsidRPr="00872EF1" w:rsidRDefault="00072BBD" w:rsidP="00B9732E">
            <w:pPr>
              <w:widowControl/>
              <w:jc w:val="center"/>
              <w:rPr>
                <w:ins w:id="132" w:author="ThinkPad" w:date="2017-12-28T08:55:00Z"/>
                <w:rFonts w:ascii="仿宋" w:hAnsi="仿宋" w:cs="宋体"/>
                <w:b/>
                <w:kern w:val="0"/>
                <w:sz w:val="24"/>
                <w:szCs w:val="24"/>
              </w:rPr>
            </w:pPr>
            <w:ins w:id="133" w:author="ThinkPad" w:date="2017-12-28T08:55:00Z">
              <w:r w:rsidRPr="00872EF1">
                <w:rPr>
                  <w:rFonts w:ascii="仿宋" w:hAnsi="仿宋" w:cs="宋体" w:hint="eastAsia"/>
                  <w:b/>
                  <w:kern w:val="0"/>
                  <w:sz w:val="24"/>
                  <w:szCs w:val="24"/>
                </w:rPr>
                <w:t>页面元素</w:t>
              </w:r>
            </w:ins>
          </w:p>
        </w:tc>
        <w:tc>
          <w:tcPr>
            <w:tcW w:w="1438" w:type="dxa"/>
            <w:shd w:val="clear" w:color="auto" w:fill="9BBB59" w:themeFill="accent3"/>
          </w:tcPr>
          <w:p w:rsidR="00072BBD" w:rsidRPr="00872EF1" w:rsidRDefault="00072BBD" w:rsidP="00B9732E">
            <w:pPr>
              <w:widowControl/>
              <w:jc w:val="center"/>
              <w:rPr>
                <w:ins w:id="134" w:author="ThinkPad" w:date="2017-12-28T08:55:00Z"/>
                <w:rFonts w:ascii="仿宋" w:hAnsi="仿宋" w:cs="宋体"/>
                <w:b/>
                <w:kern w:val="0"/>
                <w:sz w:val="24"/>
                <w:szCs w:val="24"/>
              </w:rPr>
            </w:pPr>
            <w:ins w:id="135" w:author="ThinkPad" w:date="2017-12-28T08:55:00Z">
              <w:r w:rsidRPr="00872EF1">
                <w:rPr>
                  <w:rFonts w:ascii="仿宋" w:hAnsi="仿宋" w:cs="宋体" w:hint="eastAsia"/>
                  <w:b/>
                  <w:kern w:val="0"/>
                  <w:sz w:val="24"/>
                  <w:szCs w:val="24"/>
                </w:rPr>
                <w:t>交互类型</w:t>
              </w:r>
            </w:ins>
          </w:p>
        </w:tc>
        <w:tc>
          <w:tcPr>
            <w:tcW w:w="1501" w:type="dxa"/>
            <w:shd w:val="clear" w:color="auto" w:fill="9BBB59" w:themeFill="accent3"/>
          </w:tcPr>
          <w:p w:rsidR="00072BBD" w:rsidRPr="00872EF1" w:rsidRDefault="00072BBD" w:rsidP="00B9732E">
            <w:pPr>
              <w:widowControl/>
              <w:jc w:val="center"/>
              <w:rPr>
                <w:ins w:id="136" w:author="ThinkPad" w:date="2017-12-28T08:55:00Z"/>
                <w:rFonts w:ascii="仿宋" w:hAnsi="仿宋" w:cs="宋体"/>
                <w:b/>
                <w:kern w:val="0"/>
                <w:sz w:val="24"/>
                <w:szCs w:val="24"/>
              </w:rPr>
            </w:pPr>
            <w:ins w:id="137" w:author="ThinkPad" w:date="2017-12-28T08:55:00Z">
              <w:r w:rsidRPr="00872EF1">
                <w:rPr>
                  <w:rFonts w:ascii="仿宋" w:hAnsi="仿宋" w:cs="宋体" w:hint="eastAsia"/>
                  <w:b/>
                  <w:kern w:val="0"/>
                  <w:sz w:val="24"/>
                  <w:szCs w:val="24"/>
                </w:rPr>
                <w:t>交互模式</w:t>
              </w:r>
            </w:ins>
          </w:p>
        </w:tc>
        <w:tc>
          <w:tcPr>
            <w:tcW w:w="1121" w:type="dxa"/>
            <w:shd w:val="clear" w:color="auto" w:fill="9BBB59" w:themeFill="accent3"/>
          </w:tcPr>
          <w:p w:rsidR="00072BBD" w:rsidRPr="00872EF1" w:rsidRDefault="00072BBD" w:rsidP="00B9732E">
            <w:pPr>
              <w:widowControl/>
              <w:jc w:val="center"/>
              <w:rPr>
                <w:ins w:id="138" w:author="ThinkPad" w:date="2017-12-28T08:55:00Z"/>
                <w:rFonts w:ascii="仿宋" w:hAnsi="仿宋" w:cs="宋体"/>
                <w:b/>
                <w:kern w:val="0"/>
                <w:sz w:val="24"/>
                <w:szCs w:val="24"/>
              </w:rPr>
            </w:pPr>
            <w:ins w:id="139" w:author="ThinkPad" w:date="2017-12-28T08:55:00Z">
              <w:r w:rsidRPr="00872EF1">
                <w:rPr>
                  <w:rFonts w:ascii="仿宋" w:hAnsi="仿宋" w:cs="宋体" w:hint="eastAsia"/>
                  <w:b/>
                  <w:kern w:val="0"/>
                  <w:sz w:val="24"/>
                  <w:szCs w:val="24"/>
                </w:rPr>
                <w:t>是否必填</w:t>
              </w:r>
            </w:ins>
          </w:p>
        </w:tc>
        <w:tc>
          <w:tcPr>
            <w:tcW w:w="1564" w:type="dxa"/>
            <w:shd w:val="clear" w:color="auto" w:fill="9BBB59" w:themeFill="accent3"/>
          </w:tcPr>
          <w:p w:rsidR="00072BBD" w:rsidRPr="00872EF1" w:rsidRDefault="00072BBD" w:rsidP="00B9732E">
            <w:pPr>
              <w:widowControl/>
              <w:jc w:val="center"/>
              <w:rPr>
                <w:ins w:id="140" w:author="ThinkPad" w:date="2017-12-28T08:55:00Z"/>
                <w:rFonts w:ascii="仿宋" w:hAnsi="仿宋" w:cs="宋体"/>
                <w:b/>
                <w:kern w:val="0"/>
                <w:sz w:val="24"/>
                <w:szCs w:val="24"/>
              </w:rPr>
            </w:pPr>
            <w:ins w:id="141" w:author="ThinkPad" w:date="2017-12-28T08:55:00Z">
              <w:r w:rsidRPr="00872EF1">
                <w:rPr>
                  <w:rFonts w:ascii="仿宋" w:hAnsi="仿宋" w:cs="宋体" w:hint="eastAsia"/>
                  <w:b/>
                  <w:kern w:val="0"/>
                  <w:sz w:val="24"/>
                  <w:szCs w:val="24"/>
                </w:rPr>
                <w:t>内容说明</w:t>
              </w:r>
            </w:ins>
          </w:p>
        </w:tc>
        <w:tc>
          <w:tcPr>
            <w:tcW w:w="1044" w:type="dxa"/>
            <w:shd w:val="clear" w:color="auto" w:fill="9BBB59" w:themeFill="accent3"/>
          </w:tcPr>
          <w:p w:rsidR="00072BBD" w:rsidRPr="00872EF1" w:rsidRDefault="00072BBD" w:rsidP="00B9732E">
            <w:pPr>
              <w:widowControl/>
              <w:jc w:val="center"/>
              <w:rPr>
                <w:ins w:id="142" w:author="ThinkPad" w:date="2017-12-28T08:55:00Z"/>
                <w:rFonts w:ascii="仿宋" w:hAnsi="仿宋" w:cs="宋体"/>
                <w:b/>
                <w:kern w:val="0"/>
                <w:sz w:val="24"/>
                <w:szCs w:val="24"/>
              </w:rPr>
            </w:pPr>
            <w:ins w:id="143" w:author="ThinkPad" w:date="2017-12-28T08:55:00Z">
              <w:r w:rsidRPr="00872EF1">
                <w:rPr>
                  <w:rFonts w:ascii="仿宋" w:hAnsi="仿宋" w:cs="宋体" w:hint="eastAsia"/>
                  <w:b/>
                  <w:kern w:val="0"/>
                  <w:sz w:val="24"/>
                  <w:szCs w:val="24"/>
                </w:rPr>
                <w:t>默认值</w:t>
              </w:r>
            </w:ins>
          </w:p>
        </w:tc>
      </w:tr>
      <w:tr w:rsidR="00072BBD" w:rsidRPr="00872EF1" w:rsidTr="00B9732E">
        <w:trPr>
          <w:trHeight w:val="543"/>
          <w:ins w:id="144" w:author="ThinkPad" w:date="2017-12-28T08:55:00Z"/>
        </w:trPr>
        <w:tc>
          <w:tcPr>
            <w:tcW w:w="8042" w:type="dxa"/>
            <w:gridSpan w:val="6"/>
            <w:shd w:val="clear" w:color="auto" w:fill="9BBB59" w:themeFill="accent3"/>
          </w:tcPr>
          <w:p w:rsidR="00072BBD" w:rsidRPr="00872EF1" w:rsidRDefault="00072BBD" w:rsidP="00B9732E">
            <w:pPr>
              <w:widowControl/>
              <w:jc w:val="center"/>
              <w:rPr>
                <w:ins w:id="145" w:author="ThinkPad" w:date="2017-12-28T08:55:00Z"/>
                <w:rFonts w:ascii="仿宋" w:hAnsi="仿宋" w:cs="宋体"/>
                <w:b/>
                <w:kern w:val="0"/>
                <w:sz w:val="24"/>
                <w:szCs w:val="24"/>
              </w:rPr>
            </w:pPr>
            <w:ins w:id="146" w:author="ThinkPad" w:date="2017-12-28T08:55:00Z">
              <w:r w:rsidRPr="000127CF">
                <w:rPr>
                  <w:rFonts w:ascii="仿宋" w:hAnsi="仿宋" w:cs="宋体"/>
                  <w:b/>
                  <w:bCs/>
                  <w:kern w:val="0"/>
                  <w:sz w:val="21"/>
                  <w:szCs w:val="21"/>
                  <w:lang w:val="zh-CN"/>
                </w:rPr>
                <w:t>以下字段仅在案件为共保时显示</w:t>
              </w:r>
            </w:ins>
          </w:p>
        </w:tc>
      </w:tr>
      <w:tr w:rsidR="00072BBD" w:rsidRPr="00872EF1" w:rsidTr="00B9732E">
        <w:trPr>
          <w:trHeight w:val="413"/>
          <w:ins w:id="147" w:author="ThinkPad" w:date="2017-12-28T08:55:00Z"/>
        </w:trPr>
        <w:tc>
          <w:tcPr>
            <w:tcW w:w="1374" w:type="dxa"/>
          </w:tcPr>
          <w:p w:rsidR="00072BBD" w:rsidRPr="00872EF1" w:rsidRDefault="00072BBD" w:rsidP="00B9732E">
            <w:pPr>
              <w:widowControl/>
              <w:jc w:val="center"/>
              <w:rPr>
                <w:ins w:id="148" w:author="ThinkPad" w:date="2017-12-28T08:55:00Z"/>
                <w:rFonts w:ascii="仿宋" w:hAnsi="仿宋" w:cs="宋体"/>
                <w:kern w:val="0"/>
                <w:sz w:val="21"/>
                <w:szCs w:val="21"/>
              </w:rPr>
            </w:pPr>
            <w:ins w:id="149" w:author="ThinkPad" w:date="2017-12-28T08:55:00Z">
              <w:r>
                <w:rPr>
                  <w:rFonts w:ascii="仿宋" w:hAnsi="仿宋" w:cs="宋体" w:hint="eastAsia"/>
                  <w:kern w:val="0"/>
                  <w:sz w:val="21"/>
                  <w:szCs w:val="21"/>
                </w:rPr>
                <w:t>共保赔</w:t>
              </w:r>
              <w:proofErr w:type="gramStart"/>
              <w:r>
                <w:rPr>
                  <w:rFonts w:ascii="仿宋" w:hAnsi="仿宋" w:cs="宋体" w:hint="eastAsia"/>
                  <w:kern w:val="0"/>
                  <w:sz w:val="21"/>
                  <w:szCs w:val="21"/>
                </w:rPr>
                <w:t>付类型</w:t>
              </w:r>
              <w:proofErr w:type="gramEnd"/>
            </w:ins>
          </w:p>
        </w:tc>
        <w:tc>
          <w:tcPr>
            <w:tcW w:w="1438" w:type="dxa"/>
          </w:tcPr>
          <w:p w:rsidR="00072BBD" w:rsidRPr="00872EF1" w:rsidRDefault="00072BBD" w:rsidP="00B9732E">
            <w:pPr>
              <w:widowControl/>
              <w:jc w:val="center"/>
              <w:rPr>
                <w:ins w:id="150" w:author="ThinkPad" w:date="2017-12-28T08:55:00Z"/>
                <w:rFonts w:ascii="仿宋" w:hAnsi="仿宋" w:cs="宋体"/>
                <w:kern w:val="0"/>
                <w:sz w:val="21"/>
                <w:szCs w:val="21"/>
              </w:rPr>
            </w:pPr>
            <w:proofErr w:type="gramStart"/>
            <w:ins w:id="151" w:author="ThinkPad" w:date="2017-12-28T08:55:00Z">
              <w:r>
                <w:rPr>
                  <w:rFonts w:ascii="仿宋" w:hAnsi="仿宋" w:cs="宋体" w:hint="eastAsia"/>
                  <w:kern w:val="0"/>
                  <w:sz w:val="21"/>
                  <w:szCs w:val="21"/>
                </w:rPr>
                <w:t>下拉选框</w:t>
              </w:r>
              <w:proofErr w:type="gramEnd"/>
            </w:ins>
          </w:p>
        </w:tc>
        <w:tc>
          <w:tcPr>
            <w:tcW w:w="1501" w:type="dxa"/>
          </w:tcPr>
          <w:p w:rsidR="00072BBD" w:rsidRPr="00872EF1" w:rsidRDefault="00072BBD" w:rsidP="00B9732E">
            <w:pPr>
              <w:widowControl/>
              <w:jc w:val="center"/>
              <w:rPr>
                <w:ins w:id="152" w:author="ThinkPad" w:date="2017-12-28T08:55:00Z"/>
                <w:rFonts w:ascii="仿宋" w:hAnsi="仿宋" w:cs="宋体"/>
                <w:kern w:val="0"/>
                <w:sz w:val="21"/>
                <w:szCs w:val="21"/>
              </w:rPr>
            </w:pPr>
            <w:ins w:id="153" w:author="ThinkPad" w:date="2017-12-28T08:55:00Z">
              <w:r>
                <w:rPr>
                  <w:rFonts w:ascii="仿宋" w:hAnsi="仿宋" w:cs="宋体" w:hint="eastAsia"/>
                  <w:kern w:val="0"/>
                  <w:sz w:val="21"/>
                  <w:szCs w:val="21"/>
                </w:rPr>
                <w:t>可选择</w:t>
              </w:r>
            </w:ins>
          </w:p>
        </w:tc>
        <w:tc>
          <w:tcPr>
            <w:tcW w:w="1121" w:type="dxa"/>
          </w:tcPr>
          <w:p w:rsidR="00072BBD" w:rsidRPr="00872EF1" w:rsidRDefault="00072BBD" w:rsidP="00B9732E">
            <w:pPr>
              <w:widowControl/>
              <w:jc w:val="center"/>
              <w:rPr>
                <w:ins w:id="154" w:author="ThinkPad" w:date="2017-12-28T08:55:00Z"/>
                <w:rFonts w:ascii="仿宋" w:hAnsi="仿宋" w:cs="宋体"/>
                <w:kern w:val="0"/>
                <w:sz w:val="21"/>
                <w:szCs w:val="21"/>
              </w:rPr>
            </w:pPr>
            <w:ins w:id="155" w:author="ThinkPad" w:date="2017-12-28T08:55:00Z">
              <w:r w:rsidRPr="00872EF1">
                <w:rPr>
                  <w:rFonts w:ascii="仿宋" w:hAnsi="仿宋" w:cs="宋体"/>
                  <w:kern w:val="0"/>
                  <w:sz w:val="21"/>
                  <w:szCs w:val="21"/>
                </w:rPr>
                <w:t>-</w:t>
              </w:r>
            </w:ins>
          </w:p>
        </w:tc>
        <w:tc>
          <w:tcPr>
            <w:tcW w:w="1564" w:type="dxa"/>
          </w:tcPr>
          <w:p w:rsidR="00072BBD" w:rsidRPr="00872EF1" w:rsidRDefault="00072BBD" w:rsidP="00B9732E">
            <w:pPr>
              <w:widowControl/>
              <w:jc w:val="left"/>
              <w:rPr>
                <w:ins w:id="156" w:author="ThinkPad" w:date="2017-12-28T08:55:00Z"/>
                <w:rFonts w:ascii="仿宋" w:hAnsi="仿宋" w:cs="宋体"/>
                <w:bCs/>
                <w:kern w:val="0"/>
                <w:sz w:val="21"/>
                <w:szCs w:val="21"/>
                <w:lang w:val="zh-CN"/>
              </w:rPr>
            </w:pPr>
            <w:ins w:id="157" w:author="ThinkPad" w:date="2017-12-28T08:55:00Z">
              <w:r>
                <w:rPr>
                  <w:rFonts w:ascii="仿宋" w:hAnsi="仿宋" w:cs="宋体"/>
                  <w:bCs/>
                  <w:kern w:val="0"/>
                  <w:sz w:val="21"/>
                  <w:szCs w:val="21"/>
                  <w:lang w:val="zh-CN"/>
                </w:rPr>
                <w:t>选项内容</w:t>
              </w:r>
              <w:r>
                <w:rPr>
                  <w:rFonts w:ascii="仿宋" w:hAnsi="仿宋" w:cs="宋体" w:hint="eastAsia"/>
                  <w:bCs/>
                  <w:kern w:val="0"/>
                  <w:sz w:val="21"/>
                  <w:szCs w:val="21"/>
                  <w:lang w:val="zh-CN"/>
                </w:rPr>
                <w:t>：请选择、按赔案100%赔付、按我方共保份额赔付</w:t>
              </w:r>
            </w:ins>
          </w:p>
        </w:tc>
        <w:tc>
          <w:tcPr>
            <w:tcW w:w="1044" w:type="dxa"/>
          </w:tcPr>
          <w:p w:rsidR="00072BBD" w:rsidRPr="00872EF1" w:rsidRDefault="00072BBD" w:rsidP="00B9732E">
            <w:pPr>
              <w:widowControl/>
              <w:rPr>
                <w:ins w:id="158" w:author="ThinkPad" w:date="2017-12-28T08:55:00Z"/>
                <w:rFonts w:ascii="仿宋" w:hAnsi="仿宋" w:cs="宋体"/>
                <w:kern w:val="0"/>
                <w:sz w:val="21"/>
                <w:szCs w:val="21"/>
              </w:rPr>
            </w:pPr>
            <w:ins w:id="159" w:author="ThinkPad" w:date="2017-12-28T08:55:00Z">
              <w:r>
                <w:rPr>
                  <w:rFonts w:ascii="仿宋" w:hAnsi="仿宋" w:cs="宋体" w:hint="eastAsia"/>
                  <w:kern w:val="0"/>
                  <w:sz w:val="21"/>
                  <w:szCs w:val="21"/>
                </w:rPr>
                <w:t>请选择</w:t>
              </w:r>
            </w:ins>
          </w:p>
        </w:tc>
      </w:tr>
      <w:tr w:rsidR="00072BBD" w:rsidRPr="00872EF1" w:rsidTr="00B9732E">
        <w:trPr>
          <w:trHeight w:val="413"/>
          <w:ins w:id="160" w:author="ThinkPad" w:date="2017-12-28T08:55:00Z"/>
        </w:trPr>
        <w:tc>
          <w:tcPr>
            <w:tcW w:w="1374" w:type="dxa"/>
          </w:tcPr>
          <w:p w:rsidR="00072BBD" w:rsidRDefault="00072BBD" w:rsidP="00B9732E">
            <w:pPr>
              <w:widowControl/>
              <w:jc w:val="center"/>
              <w:rPr>
                <w:ins w:id="161" w:author="ThinkPad" w:date="2017-12-28T08:55:00Z"/>
                <w:rFonts w:ascii="仿宋" w:hAnsi="仿宋" w:cs="宋体"/>
                <w:kern w:val="0"/>
                <w:sz w:val="21"/>
                <w:szCs w:val="21"/>
              </w:rPr>
            </w:pPr>
            <w:ins w:id="162" w:author="ThinkPad" w:date="2017-12-28T08:55:00Z">
              <w:r>
                <w:rPr>
                  <w:rFonts w:ascii="仿宋" w:hAnsi="仿宋" w:cs="宋体" w:hint="eastAsia"/>
                  <w:kern w:val="0"/>
                  <w:sz w:val="21"/>
                  <w:szCs w:val="21"/>
                </w:rPr>
                <w:t>共保协议号</w:t>
              </w:r>
            </w:ins>
          </w:p>
        </w:tc>
        <w:tc>
          <w:tcPr>
            <w:tcW w:w="1438" w:type="dxa"/>
          </w:tcPr>
          <w:p w:rsidR="00072BBD" w:rsidRDefault="00072BBD" w:rsidP="00B9732E">
            <w:pPr>
              <w:widowControl/>
              <w:jc w:val="center"/>
              <w:rPr>
                <w:ins w:id="163" w:author="ThinkPad" w:date="2017-12-28T08:55:00Z"/>
                <w:rFonts w:ascii="仿宋" w:hAnsi="仿宋" w:cs="宋体"/>
                <w:kern w:val="0"/>
                <w:sz w:val="21"/>
                <w:szCs w:val="21"/>
              </w:rPr>
            </w:pPr>
            <w:ins w:id="164" w:author="ThinkPad" w:date="2017-12-28T08:55:00Z">
              <w:r>
                <w:rPr>
                  <w:rFonts w:ascii="仿宋" w:hAnsi="仿宋" w:cs="宋体" w:hint="eastAsia"/>
                  <w:kern w:val="0"/>
                  <w:sz w:val="21"/>
                  <w:szCs w:val="21"/>
                </w:rPr>
                <w:t>文本</w:t>
              </w:r>
            </w:ins>
          </w:p>
        </w:tc>
        <w:tc>
          <w:tcPr>
            <w:tcW w:w="1501" w:type="dxa"/>
          </w:tcPr>
          <w:p w:rsidR="00072BBD" w:rsidRDefault="00072BBD" w:rsidP="00B9732E">
            <w:pPr>
              <w:widowControl/>
              <w:jc w:val="center"/>
              <w:rPr>
                <w:ins w:id="165" w:author="ThinkPad" w:date="2017-12-28T08:55:00Z"/>
                <w:rFonts w:ascii="仿宋" w:hAnsi="仿宋" w:cs="宋体"/>
                <w:kern w:val="0"/>
                <w:sz w:val="21"/>
                <w:szCs w:val="21"/>
              </w:rPr>
            </w:pPr>
            <w:ins w:id="166" w:author="ThinkPad" w:date="2017-12-28T08:55:00Z">
              <w:r>
                <w:rPr>
                  <w:rFonts w:ascii="仿宋" w:hAnsi="仿宋" w:cs="宋体" w:hint="eastAsia"/>
                  <w:kern w:val="0"/>
                  <w:sz w:val="21"/>
                  <w:szCs w:val="21"/>
                </w:rPr>
                <w:t>不可编辑</w:t>
              </w:r>
            </w:ins>
          </w:p>
        </w:tc>
        <w:tc>
          <w:tcPr>
            <w:tcW w:w="1121" w:type="dxa"/>
          </w:tcPr>
          <w:p w:rsidR="00072BBD" w:rsidRPr="00872EF1" w:rsidRDefault="00072BBD" w:rsidP="00B9732E">
            <w:pPr>
              <w:widowControl/>
              <w:jc w:val="center"/>
              <w:rPr>
                <w:ins w:id="167" w:author="ThinkPad" w:date="2017-12-28T08:55:00Z"/>
                <w:rFonts w:ascii="仿宋" w:hAnsi="仿宋" w:cs="宋体"/>
                <w:kern w:val="0"/>
                <w:sz w:val="21"/>
                <w:szCs w:val="21"/>
              </w:rPr>
            </w:pPr>
          </w:p>
        </w:tc>
        <w:tc>
          <w:tcPr>
            <w:tcW w:w="1564" w:type="dxa"/>
          </w:tcPr>
          <w:p w:rsidR="00072BBD" w:rsidRDefault="00072BBD" w:rsidP="00B9732E">
            <w:pPr>
              <w:widowControl/>
              <w:jc w:val="left"/>
              <w:rPr>
                <w:ins w:id="168" w:author="ThinkPad" w:date="2017-12-28T08:55:00Z"/>
                <w:rFonts w:ascii="仿宋" w:hAnsi="仿宋" w:cs="宋体"/>
                <w:bCs/>
                <w:kern w:val="0"/>
                <w:sz w:val="21"/>
                <w:szCs w:val="21"/>
                <w:lang w:val="zh-CN"/>
              </w:rPr>
            </w:pPr>
          </w:p>
        </w:tc>
        <w:tc>
          <w:tcPr>
            <w:tcW w:w="1044" w:type="dxa"/>
          </w:tcPr>
          <w:p w:rsidR="00072BBD" w:rsidRDefault="00072BBD" w:rsidP="00B9732E">
            <w:pPr>
              <w:widowControl/>
              <w:rPr>
                <w:ins w:id="169" w:author="ThinkPad" w:date="2017-12-28T08:55:00Z"/>
                <w:rFonts w:ascii="仿宋" w:hAnsi="仿宋" w:cs="宋体"/>
                <w:kern w:val="0"/>
                <w:sz w:val="21"/>
                <w:szCs w:val="21"/>
              </w:rPr>
            </w:pPr>
          </w:p>
        </w:tc>
      </w:tr>
      <w:tr w:rsidR="00072BBD" w:rsidRPr="00872EF1" w:rsidTr="00B9732E">
        <w:trPr>
          <w:trHeight w:val="413"/>
          <w:ins w:id="170" w:author="ThinkPad" w:date="2017-12-28T08:55:00Z"/>
        </w:trPr>
        <w:tc>
          <w:tcPr>
            <w:tcW w:w="1374" w:type="dxa"/>
          </w:tcPr>
          <w:p w:rsidR="00072BBD" w:rsidRDefault="00072BBD" w:rsidP="00B9732E">
            <w:pPr>
              <w:widowControl/>
              <w:jc w:val="center"/>
              <w:rPr>
                <w:ins w:id="171" w:author="ThinkPad" w:date="2017-12-28T08:55:00Z"/>
                <w:rFonts w:ascii="仿宋" w:hAnsi="仿宋" w:cs="宋体"/>
                <w:kern w:val="0"/>
                <w:sz w:val="21"/>
                <w:szCs w:val="21"/>
              </w:rPr>
            </w:pPr>
            <w:ins w:id="172" w:author="ThinkPad" w:date="2017-12-28T08:55:00Z">
              <w:r>
                <w:rPr>
                  <w:rFonts w:ascii="仿宋" w:hAnsi="仿宋" w:cs="宋体" w:hint="eastAsia"/>
                  <w:kern w:val="0"/>
                  <w:sz w:val="21"/>
                  <w:szCs w:val="21"/>
                </w:rPr>
                <w:t>共保信息</w:t>
              </w:r>
            </w:ins>
          </w:p>
        </w:tc>
        <w:tc>
          <w:tcPr>
            <w:tcW w:w="1438" w:type="dxa"/>
          </w:tcPr>
          <w:p w:rsidR="00072BBD" w:rsidRDefault="00072BBD" w:rsidP="00B9732E">
            <w:pPr>
              <w:widowControl/>
              <w:jc w:val="center"/>
              <w:rPr>
                <w:ins w:id="173" w:author="ThinkPad" w:date="2017-12-28T08:55:00Z"/>
                <w:rFonts w:ascii="仿宋" w:hAnsi="仿宋" w:cs="宋体"/>
                <w:kern w:val="0"/>
                <w:sz w:val="21"/>
                <w:szCs w:val="21"/>
              </w:rPr>
            </w:pPr>
            <w:ins w:id="174" w:author="ThinkPad" w:date="2017-12-28T08:55:00Z">
              <w:r>
                <w:rPr>
                  <w:rFonts w:ascii="仿宋" w:hAnsi="仿宋" w:cs="宋体" w:hint="eastAsia"/>
                  <w:kern w:val="0"/>
                  <w:sz w:val="21"/>
                  <w:szCs w:val="21"/>
                </w:rPr>
                <w:t>文本</w:t>
              </w:r>
            </w:ins>
          </w:p>
        </w:tc>
        <w:tc>
          <w:tcPr>
            <w:tcW w:w="1501" w:type="dxa"/>
          </w:tcPr>
          <w:p w:rsidR="00072BBD" w:rsidRDefault="00072BBD" w:rsidP="00B9732E">
            <w:pPr>
              <w:widowControl/>
              <w:jc w:val="center"/>
              <w:rPr>
                <w:ins w:id="175" w:author="ThinkPad" w:date="2017-12-28T08:55:00Z"/>
                <w:rFonts w:ascii="仿宋" w:hAnsi="仿宋" w:cs="宋体"/>
                <w:kern w:val="0"/>
                <w:sz w:val="21"/>
                <w:szCs w:val="21"/>
              </w:rPr>
            </w:pPr>
            <w:ins w:id="176" w:author="ThinkPad" w:date="2017-12-28T08:55:00Z">
              <w:r>
                <w:rPr>
                  <w:rFonts w:ascii="仿宋" w:hAnsi="仿宋" w:cs="宋体" w:hint="eastAsia"/>
                  <w:kern w:val="0"/>
                  <w:sz w:val="21"/>
                  <w:szCs w:val="21"/>
                </w:rPr>
                <w:t>不可编辑</w:t>
              </w:r>
            </w:ins>
          </w:p>
        </w:tc>
        <w:tc>
          <w:tcPr>
            <w:tcW w:w="1121" w:type="dxa"/>
          </w:tcPr>
          <w:p w:rsidR="00072BBD" w:rsidRPr="00872EF1" w:rsidRDefault="00072BBD" w:rsidP="00B9732E">
            <w:pPr>
              <w:widowControl/>
              <w:jc w:val="center"/>
              <w:rPr>
                <w:ins w:id="177" w:author="ThinkPad" w:date="2017-12-28T08:55:00Z"/>
                <w:rFonts w:ascii="仿宋" w:hAnsi="仿宋" w:cs="宋体"/>
                <w:kern w:val="0"/>
                <w:sz w:val="21"/>
                <w:szCs w:val="21"/>
              </w:rPr>
            </w:pPr>
          </w:p>
        </w:tc>
        <w:tc>
          <w:tcPr>
            <w:tcW w:w="1564" w:type="dxa"/>
          </w:tcPr>
          <w:p w:rsidR="00072BBD" w:rsidRDefault="00072BBD" w:rsidP="00B9732E">
            <w:pPr>
              <w:widowControl/>
              <w:jc w:val="left"/>
              <w:rPr>
                <w:ins w:id="178" w:author="ThinkPad" w:date="2017-12-28T08:55:00Z"/>
                <w:rFonts w:ascii="仿宋" w:hAnsi="仿宋" w:cs="宋体"/>
                <w:bCs/>
                <w:kern w:val="0"/>
                <w:sz w:val="21"/>
                <w:szCs w:val="21"/>
                <w:lang w:val="zh-CN"/>
              </w:rPr>
            </w:pPr>
          </w:p>
        </w:tc>
        <w:tc>
          <w:tcPr>
            <w:tcW w:w="1044" w:type="dxa"/>
          </w:tcPr>
          <w:p w:rsidR="00072BBD" w:rsidRDefault="00072BBD" w:rsidP="00B9732E">
            <w:pPr>
              <w:widowControl/>
              <w:rPr>
                <w:ins w:id="179" w:author="ThinkPad" w:date="2017-12-28T08:55:00Z"/>
                <w:rFonts w:ascii="仿宋" w:hAnsi="仿宋" w:cs="宋体"/>
                <w:kern w:val="0"/>
                <w:sz w:val="21"/>
                <w:szCs w:val="21"/>
              </w:rPr>
            </w:pPr>
          </w:p>
        </w:tc>
      </w:tr>
      <w:tr w:rsidR="00072BBD" w:rsidRPr="00872EF1" w:rsidTr="00B9732E">
        <w:trPr>
          <w:trHeight w:val="413"/>
          <w:ins w:id="180" w:author="ThinkPad" w:date="2017-12-28T08:55:00Z"/>
        </w:trPr>
        <w:tc>
          <w:tcPr>
            <w:tcW w:w="1374" w:type="dxa"/>
          </w:tcPr>
          <w:p w:rsidR="00072BBD" w:rsidRDefault="00072BBD" w:rsidP="00B9732E">
            <w:pPr>
              <w:widowControl/>
              <w:jc w:val="center"/>
              <w:rPr>
                <w:ins w:id="181" w:author="ThinkPad" w:date="2017-12-28T08:55:00Z"/>
                <w:rFonts w:ascii="仿宋" w:hAnsi="仿宋" w:cs="宋体"/>
                <w:kern w:val="0"/>
                <w:sz w:val="21"/>
                <w:szCs w:val="21"/>
              </w:rPr>
            </w:pPr>
            <w:ins w:id="182" w:author="ThinkPad" w:date="2017-12-28T08:55:00Z">
              <w:r>
                <w:rPr>
                  <w:rFonts w:ascii="仿宋" w:hAnsi="仿宋" w:cs="宋体" w:hint="eastAsia"/>
                  <w:kern w:val="0"/>
                  <w:sz w:val="21"/>
                  <w:szCs w:val="21"/>
                </w:rPr>
                <w:t>我方赔款金额</w:t>
              </w:r>
            </w:ins>
          </w:p>
        </w:tc>
        <w:tc>
          <w:tcPr>
            <w:tcW w:w="1438" w:type="dxa"/>
          </w:tcPr>
          <w:p w:rsidR="00072BBD" w:rsidRDefault="00072BBD" w:rsidP="00B9732E">
            <w:pPr>
              <w:widowControl/>
              <w:jc w:val="center"/>
              <w:rPr>
                <w:ins w:id="183" w:author="ThinkPad" w:date="2017-12-28T08:55:00Z"/>
                <w:rFonts w:ascii="仿宋" w:hAnsi="仿宋" w:cs="宋体"/>
                <w:kern w:val="0"/>
                <w:sz w:val="21"/>
                <w:szCs w:val="21"/>
              </w:rPr>
            </w:pPr>
            <w:ins w:id="184" w:author="ThinkPad" w:date="2017-12-28T08:55:00Z">
              <w:r>
                <w:rPr>
                  <w:rFonts w:ascii="仿宋" w:hAnsi="仿宋" w:cs="宋体" w:hint="eastAsia"/>
                  <w:kern w:val="0"/>
                  <w:sz w:val="21"/>
                  <w:szCs w:val="21"/>
                </w:rPr>
                <w:t>文本</w:t>
              </w:r>
            </w:ins>
          </w:p>
        </w:tc>
        <w:tc>
          <w:tcPr>
            <w:tcW w:w="1501" w:type="dxa"/>
          </w:tcPr>
          <w:p w:rsidR="00072BBD" w:rsidRDefault="00072BBD" w:rsidP="00B9732E">
            <w:pPr>
              <w:widowControl/>
              <w:jc w:val="center"/>
              <w:rPr>
                <w:ins w:id="185" w:author="ThinkPad" w:date="2017-12-28T08:55:00Z"/>
                <w:rFonts w:ascii="仿宋" w:hAnsi="仿宋" w:cs="宋体"/>
                <w:kern w:val="0"/>
                <w:sz w:val="21"/>
                <w:szCs w:val="21"/>
              </w:rPr>
            </w:pPr>
            <w:ins w:id="186" w:author="ThinkPad" w:date="2017-12-28T08:55:00Z">
              <w:r>
                <w:rPr>
                  <w:rFonts w:ascii="仿宋" w:hAnsi="仿宋" w:cs="宋体" w:hint="eastAsia"/>
                  <w:kern w:val="0"/>
                  <w:sz w:val="21"/>
                  <w:szCs w:val="21"/>
                </w:rPr>
                <w:t>不可编辑</w:t>
              </w:r>
            </w:ins>
          </w:p>
        </w:tc>
        <w:tc>
          <w:tcPr>
            <w:tcW w:w="1121" w:type="dxa"/>
          </w:tcPr>
          <w:p w:rsidR="00072BBD" w:rsidRPr="00872EF1" w:rsidRDefault="00072BBD" w:rsidP="00B9732E">
            <w:pPr>
              <w:widowControl/>
              <w:jc w:val="center"/>
              <w:rPr>
                <w:ins w:id="187" w:author="ThinkPad" w:date="2017-12-28T08:55:00Z"/>
                <w:rFonts w:ascii="仿宋" w:hAnsi="仿宋" w:cs="宋体"/>
                <w:kern w:val="0"/>
                <w:sz w:val="21"/>
                <w:szCs w:val="21"/>
              </w:rPr>
            </w:pPr>
          </w:p>
        </w:tc>
        <w:tc>
          <w:tcPr>
            <w:tcW w:w="1564" w:type="dxa"/>
          </w:tcPr>
          <w:p w:rsidR="00072BBD" w:rsidRDefault="00072BBD" w:rsidP="00B9732E">
            <w:pPr>
              <w:widowControl/>
              <w:jc w:val="left"/>
              <w:rPr>
                <w:ins w:id="188" w:author="ThinkPad" w:date="2017-12-28T08:55:00Z"/>
                <w:rFonts w:ascii="仿宋" w:hAnsi="仿宋" w:cs="宋体"/>
                <w:bCs/>
                <w:kern w:val="0"/>
                <w:sz w:val="21"/>
                <w:szCs w:val="21"/>
                <w:lang w:val="zh-CN"/>
              </w:rPr>
            </w:pPr>
          </w:p>
        </w:tc>
        <w:tc>
          <w:tcPr>
            <w:tcW w:w="1044" w:type="dxa"/>
          </w:tcPr>
          <w:p w:rsidR="00072BBD" w:rsidRDefault="00072BBD" w:rsidP="00B9732E">
            <w:pPr>
              <w:widowControl/>
              <w:rPr>
                <w:ins w:id="189" w:author="ThinkPad" w:date="2017-12-28T08:55:00Z"/>
                <w:rFonts w:ascii="仿宋" w:hAnsi="仿宋" w:cs="宋体"/>
                <w:kern w:val="0"/>
                <w:sz w:val="21"/>
                <w:szCs w:val="21"/>
              </w:rPr>
            </w:pPr>
          </w:p>
        </w:tc>
      </w:tr>
      <w:tr w:rsidR="00072BBD" w:rsidRPr="00872EF1" w:rsidTr="00B9732E">
        <w:trPr>
          <w:trHeight w:val="413"/>
          <w:ins w:id="190" w:author="ThinkPad" w:date="2017-12-28T08:55:00Z"/>
        </w:trPr>
        <w:tc>
          <w:tcPr>
            <w:tcW w:w="1374" w:type="dxa"/>
          </w:tcPr>
          <w:p w:rsidR="00072BBD" w:rsidRDefault="00072BBD" w:rsidP="00B9732E">
            <w:pPr>
              <w:widowControl/>
              <w:jc w:val="center"/>
              <w:rPr>
                <w:ins w:id="191" w:author="ThinkPad" w:date="2017-12-28T08:55:00Z"/>
                <w:rFonts w:ascii="仿宋" w:hAnsi="仿宋" w:cs="宋体"/>
                <w:kern w:val="0"/>
                <w:sz w:val="21"/>
                <w:szCs w:val="21"/>
              </w:rPr>
            </w:pPr>
            <w:ins w:id="192" w:author="ThinkPad" w:date="2017-12-28T08:55:00Z">
              <w:r>
                <w:rPr>
                  <w:rFonts w:ascii="仿宋" w:hAnsi="仿宋" w:cs="宋体" w:hint="eastAsia"/>
                  <w:kern w:val="0"/>
                  <w:sz w:val="21"/>
                  <w:szCs w:val="21"/>
                </w:rPr>
                <w:t>共保总赔付金额</w:t>
              </w:r>
            </w:ins>
          </w:p>
        </w:tc>
        <w:tc>
          <w:tcPr>
            <w:tcW w:w="1438" w:type="dxa"/>
          </w:tcPr>
          <w:p w:rsidR="00072BBD" w:rsidRDefault="00072BBD" w:rsidP="00B9732E">
            <w:pPr>
              <w:widowControl/>
              <w:jc w:val="center"/>
              <w:rPr>
                <w:ins w:id="193" w:author="ThinkPad" w:date="2017-12-28T08:55:00Z"/>
                <w:rFonts w:ascii="仿宋" w:hAnsi="仿宋" w:cs="宋体"/>
                <w:kern w:val="0"/>
                <w:sz w:val="21"/>
                <w:szCs w:val="21"/>
              </w:rPr>
            </w:pPr>
            <w:ins w:id="194" w:author="ThinkPad" w:date="2017-12-28T08:55:00Z">
              <w:r>
                <w:rPr>
                  <w:rFonts w:ascii="仿宋" w:hAnsi="仿宋" w:cs="宋体" w:hint="eastAsia"/>
                  <w:kern w:val="0"/>
                  <w:sz w:val="21"/>
                  <w:szCs w:val="21"/>
                </w:rPr>
                <w:t>文本</w:t>
              </w:r>
            </w:ins>
          </w:p>
        </w:tc>
        <w:tc>
          <w:tcPr>
            <w:tcW w:w="1501" w:type="dxa"/>
          </w:tcPr>
          <w:p w:rsidR="00072BBD" w:rsidRDefault="00072BBD" w:rsidP="00B9732E">
            <w:pPr>
              <w:widowControl/>
              <w:jc w:val="center"/>
              <w:rPr>
                <w:ins w:id="195" w:author="ThinkPad" w:date="2017-12-28T08:55:00Z"/>
                <w:rFonts w:ascii="仿宋" w:hAnsi="仿宋" w:cs="宋体"/>
                <w:kern w:val="0"/>
                <w:sz w:val="21"/>
                <w:szCs w:val="21"/>
              </w:rPr>
            </w:pPr>
            <w:ins w:id="196" w:author="ThinkPad" w:date="2017-12-28T08:55:00Z">
              <w:r>
                <w:rPr>
                  <w:rFonts w:ascii="仿宋" w:hAnsi="仿宋" w:cs="宋体" w:hint="eastAsia"/>
                  <w:kern w:val="0"/>
                  <w:sz w:val="21"/>
                  <w:szCs w:val="21"/>
                </w:rPr>
                <w:t>不可编辑</w:t>
              </w:r>
            </w:ins>
          </w:p>
        </w:tc>
        <w:tc>
          <w:tcPr>
            <w:tcW w:w="1121" w:type="dxa"/>
          </w:tcPr>
          <w:p w:rsidR="00072BBD" w:rsidRPr="00872EF1" w:rsidRDefault="00072BBD" w:rsidP="00B9732E">
            <w:pPr>
              <w:widowControl/>
              <w:jc w:val="center"/>
              <w:rPr>
                <w:ins w:id="197" w:author="ThinkPad" w:date="2017-12-28T08:55:00Z"/>
                <w:rFonts w:ascii="仿宋" w:hAnsi="仿宋" w:cs="宋体"/>
                <w:kern w:val="0"/>
                <w:sz w:val="21"/>
                <w:szCs w:val="21"/>
              </w:rPr>
            </w:pPr>
          </w:p>
        </w:tc>
        <w:tc>
          <w:tcPr>
            <w:tcW w:w="1564" w:type="dxa"/>
          </w:tcPr>
          <w:p w:rsidR="00072BBD" w:rsidRDefault="00072BBD" w:rsidP="00B9732E">
            <w:pPr>
              <w:widowControl/>
              <w:jc w:val="left"/>
              <w:rPr>
                <w:ins w:id="198" w:author="ThinkPad" w:date="2017-12-28T08:55:00Z"/>
                <w:rFonts w:ascii="仿宋" w:hAnsi="仿宋" w:cs="宋体"/>
                <w:bCs/>
                <w:kern w:val="0"/>
                <w:sz w:val="21"/>
                <w:szCs w:val="21"/>
                <w:lang w:val="zh-CN"/>
              </w:rPr>
            </w:pPr>
            <w:ins w:id="199" w:author="ThinkPad" w:date="2017-12-28T08:55:00Z">
              <w:r>
                <w:rPr>
                  <w:rFonts w:ascii="仿宋" w:hAnsi="仿宋" w:cs="宋体"/>
                  <w:bCs/>
                  <w:kern w:val="0"/>
                  <w:sz w:val="21"/>
                  <w:szCs w:val="21"/>
                  <w:lang w:val="zh-CN"/>
                </w:rPr>
                <w:t>若赔款方式为按赔案</w:t>
              </w:r>
              <w:r>
                <w:rPr>
                  <w:rFonts w:ascii="仿宋" w:hAnsi="仿宋" w:cs="宋体" w:hint="eastAsia"/>
                  <w:bCs/>
                  <w:kern w:val="0"/>
                  <w:sz w:val="21"/>
                  <w:szCs w:val="21"/>
                  <w:lang w:val="zh-CN"/>
                </w:rPr>
                <w:t>100%赔付，则共保总赔付金额=我方赔款金额/我方所占份额；若赔款方式为按我方共保份额赔付，则共保总赔付金额=我方赔款金额</w:t>
              </w:r>
            </w:ins>
          </w:p>
        </w:tc>
        <w:tc>
          <w:tcPr>
            <w:tcW w:w="1044" w:type="dxa"/>
          </w:tcPr>
          <w:p w:rsidR="00072BBD" w:rsidRDefault="00072BBD" w:rsidP="00B9732E">
            <w:pPr>
              <w:widowControl/>
              <w:rPr>
                <w:ins w:id="200" w:author="ThinkPad" w:date="2017-12-28T08:55:00Z"/>
                <w:rFonts w:ascii="仿宋" w:hAnsi="仿宋" w:cs="宋体"/>
                <w:kern w:val="0"/>
                <w:sz w:val="21"/>
                <w:szCs w:val="21"/>
              </w:rPr>
            </w:pPr>
          </w:p>
        </w:tc>
      </w:tr>
      <w:tr w:rsidR="00072BBD" w:rsidRPr="00872EF1" w:rsidTr="00B9732E">
        <w:trPr>
          <w:trHeight w:val="413"/>
          <w:ins w:id="201" w:author="ThinkPad" w:date="2017-12-28T08:55:00Z"/>
        </w:trPr>
        <w:tc>
          <w:tcPr>
            <w:tcW w:w="1374" w:type="dxa"/>
          </w:tcPr>
          <w:p w:rsidR="00072BBD" w:rsidRDefault="00072BBD" w:rsidP="00B9732E">
            <w:pPr>
              <w:widowControl/>
              <w:jc w:val="center"/>
              <w:rPr>
                <w:ins w:id="202" w:author="ThinkPad" w:date="2017-12-28T08:55:00Z"/>
                <w:rFonts w:ascii="仿宋" w:hAnsi="仿宋" w:cs="宋体"/>
                <w:kern w:val="0"/>
                <w:sz w:val="21"/>
                <w:szCs w:val="21"/>
              </w:rPr>
            </w:pPr>
            <w:ins w:id="203" w:author="ThinkPad" w:date="2017-12-28T08:55:00Z">
              <w:r>
                <w:rPr>
                  <w:rFonts w:ascii="仿宋" w:hAnsi="仿宋" w:cs="宋体" w:hint="eastAsia"/>
                  <w:kern w:val="0"/>
                  <w:sz w:val="21"/>
                  <w:szCs w:val="21"/>
                </w:rPr>
                <w:t>共保垫付金额</w:t>
              </w:r>
            </w:ins>
          </w:p>
        </w:tc>
        <w:tc>
          <w:tcPr>
            <w:tcW w:w="1438" w:type="dxa"/>
          </w:tcPr>
          <w:p w:rsidR="00072BBD" w:rsidRDefault="00072BBD" w:rsidP="00B9732E">
            <w:pPr>
              <w:widowControl/>
              <w:jc w:val="center"/>
              <w:rPr>
                <w:ins w:id="204" w:author="ThinkPad" w:date="2017-12-28T08:55:00Z"/>
                <w:rFonts w:ascii="仿宋" w:hAnsi="仿宋" w:cs="宋体"/>
                <w:kern w:val="0"/>
                <w:sz w:val="21"/>
                <w:szCs w:val="21"/>
              </w:rPr>
            </w:pPr>
            <w:ins w:id="205" w:author="ThinkPad" w:date="2017-12-28T08:55:00Z">
              <w:r>
                <w:rPr>
                  <w:rFonts w:ascii="仿宋" w:hAnsi="仿宋" w:cs="宋体" w:hint="eastAsia"/>
                  <w:kern w:val="0"/>
                  <w:sz w:val="21"/>
                  <w:szCs w:val="21"/>
                </w:rPr>
                <w:t>文本</w:t>
              </w:r>
            </w:ins>
          </w:p>
        </w:tc>
        <w:tc>
          <w:tcPr>
            <w:tcW w:w="1501" w:type="dxa"/>
          </w:tcPr>
          <w:p w:rsidR="00072BBD" w:rsidRDefault="00072BBD" w:rsidP="00B9732E">
            <w:pPr>
              <w:widowControl/>
              <w:jc w:val="center"/>
              <w:rPr>
                <w:ins w:id="206" w:author="ThinkPad" w:date="2017-12-28T08:55:00Z"/>
                <w:rFonts w:ascii="仿宋" w:hAnsi="仿宋" w:cs="宋体"/>
                <w:kern w:val="0"/>
                <w:sz w:val="21"/>
                <w:szCs w:val="21"/>
              </w:rPr>
            </w:pPr>
            <w:ins w:id="207" w:author="ThinkPad" w:date="2017-12-28T08:55:00Z">
              <w:r>
                <w:rPr>
                  <w:rFonts w:ascii="仿宋" w:hAnsi="仿宋" w:cs="宋体" w:hint="eastAsia"/>
                  <w:kern w:val="0"/>
                  <w:sz w:val="21"/>
                  <w:szCs w:val="21"/>
                </w:rPr>
                <w:t>不可编辑</w:t>
              </w:r>
            </w:ins>
          </w:p>
        </w:tc>
        <w:tc>
          <w:tcPr>
            <w:tcW w:w="1121" w:type="dxa"/>
          </w:tcPr>
          <w:p w:rsidR="00072BBD" w:rsidRPr="00872EF1" w:rsidRDefault="00072BBD" w:rsidP="00B9732E">
            <w:pPr>
              <w:widowControl/>
              <w:jc w:val="center"/>
              <w:rPr>
                <w:ins w:id="208" w:author="ThinkPad" w:date="2017-12-28T08:55:00Z"/>
                <w:rFonts w:ascii="仿宋" w:hAnsi="仿宋" w:cs="宋体"/>
                <w:kern w:val="0"/>
                <w:sz w:val="21"/>
                <w:szCs w:val="21"/>
              </w:rPr>
            </w:pPr>
          </w:p>
        </w:tc>
        <w:tc>
          <w:tcPr>
            <w:tcW w:w="1564" w:type="dxa"/>
          </w:tcPr>
          <w:p w:rsidR="00072BBD" w:rsidRDefault="00072BBD" w:rsidP="00B9732E">
            <w:pPr>
              <w:widowControl/>
              <w:jc w:val="left"/>
              <w:rPr>
                <w:ins w:id="209" w:author="ThinkPad" w:date="2017-12-28T08:55:00Z"/>
                <w:rFonts w:ascii="仿宋" w:hAnsi="仿宋" w:cs="宋体"/>
                <w:bCs/>
                <w:kern w:val="0"/>
                <w:sz w:val="21"/>
                <w:szCs w:val="21"/>
                <w:lang w:val="zh-CN"/>
              </w:rPr>
            </w:pPr>
            <w:ins w:id="210" w:author="ThinkPad" w:date="2017-12-28T08:55:00Z">
              <w:r>
                <w:rPr>
                  <w:rFonts w:ascii="仿宋" w:hAnsi="仿宋" w:cs="宋体"/>
                  <w:bCs/>
                  <w:kern w:val="0"/>
                  <w:sz w:val="21"/>
                  <w:szCs w:val="21"/>
                  <w:lang w:val="zh-CN"/>
                </w:rPr>
                <w:t>若赔款方式为按赔案</w:t>
              </w:r>
              <w:r>
                <w:rPr>
                  <w:rFonts w:ascii="仿宋" w:hAnsi="仿宋" w:cs="宋体" w:hint="eastAsia"/>
                  <w:bCs/>
                  <w:kern w:val="0"/>
                  <w:sz w:val="21"/>
                  <w:szCs w:val="21"/>
                  <w:lang w:val="zh-CN"/>
                </w:rPr>
                <w:t>100%赔付，则共保垫付金额=共保总赔付金额*</w:t>
              </w:r>
              <w:r>
                <w:rPr>
                  <w:rFonts w:ascii="仿宋" w:hAnsi="仿宋" w:cs="宋体" w:hint="eastAsia"/>
                  <w:bCs/>
                  <w:kern w:val="0"/>
                  <w:sz w:val="21"/>
                  <w:szCs w:val="21"/>
                  <w:lang w:val="zh-CN"/>
                </w:rPr>
                <w:lastRenderedPageBreak/>
                <w:t>共保方共保比例；若赔款方式为按我方共保份额赔付，则共保垫付金额为0</w:t>
              </w:r>
            </w:ins>
          </w:p>
        </w:tc>
        <w:tc>
          <w:tcPr>
            <w:tcW w:w="1044" w:type="dxa"/>
          </w:tcPr>
          <w:p w:rsidR="00072BBD" w:rsidRDefault="00072BBD" w:rsidP="00B9732E">
            <w:pPr>
              <w:widowControl/>
              <w:rPr>
                <w:ins w:id="211" w:author="ThinkPad" w:date="2017-12-28T08:55:00Z"/>
                <w:rFonts w:ascii="仿宋" w:hAnsi="仿宋" w:cs="宋体"/>
                <w:kern w:val="0"/>
                <w:sz w:val="21"/>
                <w:szCs w:val="21"/>
              </w:rPr>
            </w:pPr>
          </w:p>
        </w:tc>
      </w:tr>
      <w:tr w:rsidR="001A4E5D" w:rsidRPr="00872EF1" w:rsidTr="00B9732E">
        <w:trPr>
          <w:trHeight w:val="413"/>
          <w:ins w:id="212" w:author="ThinkPad" w:date="2017-12-28T10:41:00Z"/>
        </w:trPr>
        <w:tc>
          <w:tcPr>
            <w:tcW w:w="1374" w:type="dxa"/>
          </w:tcPr>
          <w:p w:rsidR="001A4E5D" w:rsidRDefault="001A4E5D" w:rsidP="00B9732E">
            <w:pPr>
              <w:widowControl/>
              <w:jc w:val="center"/>
              <w:rPr>
                <w:ins w:id="213" w:author="ThinkPad" w:date="2017-12-28T10:41:00Z"/>
                <w:rFonts w:ascii="仿宋" w:hAnsi="仿宋" w:cs="宋体" w:hint="eastAsia"/>
                <w:kern w:val="0"/>
                <w:sz w:val="21"/>
                <w:szCs w:val="21"/>
              </w:rPr>
            </w:pPr>
            <w:ins w:id="214" w:author="ThinkPad" w:date="2017-12-28T10:41:00Z">
              <w:r>
                <w:rPr>
                  <w:rFonts w:ascii="仿宋" w:hAnsi="仿宋" w:cs="宋体" w:hint="eastAsia"/>
                  <w:kern w:val="0"/>
                  <w:sz w:val="21"/>
                  <w:szCs w:val="21"/>
                </w:rPr>
                <w:lastRenderedPageBreak/>
                <w:t>汇总</w:t>
              </w:r>
            </w:ins>
          </w:p>
        </w:tc>
        <w:tc>
          <w:tcPr>
            <w:tcW w:w="1438" w:type="dxa"/>
          </w:tcPr>
          <w:p w:rsidR="001A4E5D" w:rsidRDefault="001A4E5D" w:rsidP="00B9732E">
            <w:pPr>
              <w:widowControl/>
              <w:jc w:val="center"/>
              <w:rPr>
                <w:ins w:id="215" w:author="ThinkPad" w:date="2017-12-28T10:41:00Z"/>
                <w:rFonts w:ascii="仿宋" w:hAnsi="仿宋" w:cs="宋体" w:hint="eastAsia"/>
                <w:kern w:val="0"/>
                <w:sz w:val="21"/>
                <w:szCs w:val="21"/>
              </w:rPr>
            </w:pPr>
            <w:ins w:id="216" w:author="ThinkPad" w:date="2017-12-28T10:41:00Z">
              <w:r>
                <w:rPr>
                  <w:rFonts w:ascii="仿宋" w:hAnsi="仿宋" w:cs="宋体" w:hint="eastAsia"/>
                  <w:kern w:val="0"/>
                  <w:sz w:val="21"/>
                  <w:szCs w:val="21"/>
                </w:rPr>
                <w:t>按钮</w:t>
              </w:r>
            </w:ins>
          </w:p>
        </w:tc>
        <w:tc>
          <w:tcPr>
            <w:tcW w:w="1501" w:type="dxa"/>
          </w:tcPr>
          <w:p w:rsidR="001A4E5D" w:rsidRDefault="001A4E5D" w:rsidP="00B9732E">
            <w:pPr>
              <w:widowControl/>
              <w:jc w:val="center"/>
              <w:rPr>
                <w:ins w:id="217" w:author="ThinkPad" w:date="2017-12-28T10:41:00Z"/>
                <w:rFonts w:ascii="仿宋" w:hAnsi="仿宋" w:cs="宋体" w:hint="eastAsia"/>
                <w:kern w:val="0"/>
                <w:sz w:val="21"/>
                <w:szCs w:val="21"/>
              </w:rPr>
            </w:pPr>
            <w:ins w:id="218" w:author="ThinkPad" w:date="2017-12-28T10:41:00Z">
              <w:r>
                <w:rPr>
                  <w:rFonts w:ascii="仿宋" w:hAnsi="仿宋" w:cs="宋体" w:hint="eastAsia"/>
                  <w:kern w:val="0"/>
                  <w:sz w:val="21"/>
                  <w:szCs w:val="21"/>
                </w:rPr>
                <w:t>单击</w:t>
              </w:r>
            </w:ins>
          </w:p>
        </w:tc>
        <w:tc>
          <w:tcPr>
            <w:tcW w:w="1121" w:type="dxa"/>
          </w:tcPr>
          <w:p w:rsidR="001A4E5D" w:rsidRPr="00872EF1" w:rsidRDefault="001A4E5D" w:rsidP="00B9732E">
            <w:pPr>
              <w:widowControl/>
              <w:jc w:val="center"/>
              <w:rPr>
                <w:ins w:id="219" w:author="ThinkPad" w:date="2017-12-28T10:41:00Z"/>
                <w:rFonts w:ascii="仿宋" w:hAnsi="仿宋" w:cs="宋体"/>
                <w:kern w:val="0"/>
                <w:sz w:val="21"/>
                <w:szCs w:val="21"/>
              </w:rPr>
            </w:pPr>
          </w:p>
        </w:tc>
        <w:tc>
          <w:tcPr>
            <w:tcW w:w="1564" w:type="dxa"/>
          </w:tcPr>
          <w:p w:rsidR="001A4E5D" w:rsidRDefault="001A4E5D" w:rsidP="00B9732E">
            <w:pPr>
              <w:widowControl/>
              <w:jc w:val="left"/>
              <w:rPr>
                <w:ins w:id="220" w:author="ThinkPad" w:date="2017-12-28T10:41:00Z"/>
                <w:rFonts w:ascii="仿宋" w:hAnsi="仿宋" w:cs="宋体"/>
                <w:bCs/>
                <w:kern w:val="0"/>
                <w:sz w:val="21"/>
                <w:szCs w:val="21"/>
                <w:lang w:val="zh-CN"/>
              </w:rPr>
            </w:pPr>
            <w:ins w:id="221" w:author="ThinkPad" w:date="2017-12-28T10:41:00Z">
              <w:r>
                <w:rPr>
                  <w:rFonts w:ascii="仿宋" w:hAnsi="仿宋" w:cs="宋体"/>
                  <w:bCs/>
                  <w:kern w:val="0"/>
                  <w:sz w:val="21"/>
                  <w:szCs w:val="21"/>
                  <w:lang w:val="zh-CN"/>
                </w:rPr>
                <w:t>单击按钮</w:t>
              </w:r>
              <w:r>
                <w:rPr>
                  <w:rFonts w:ascii="仿宋" w:hAnsi="仿宋" w:cs="宋体" w:hint="eastAsia"/>
                  <w:bCs/>
                  <w:kern w:val="0"/>
                  <w:sz w:val="21"/>
                  <w:szCs w:val="21"/>
                  <w:lang w:val="zh-CN"/>
                </w:rPr>
                <w:t>，</w:t>
              </w:r>
              <w:r>
                <w:rPr>
                  <w:rFonts w:ascii="仿宋" w:hAnsi="仿宋" w:cs="宋体"/>
                  <w:bCs/>
                  <w:kern w:val="0"/>
                  <w:sz w:val="21"/>
                  <w:szCs w:val="21"/>
                  <w:lang w:val="zh-CN"/>
                </w:rPr>
                <w:t>汇总赔款和费用的金额</w:t>
              </w:r>
              <w:r>
                <w:rPr>
                  <w:rFonts w:ascii="仿宋" w:hAnsi="仿宋" w:cs="宋体" w:hint="eastAsia"/>
                  <w:bCs/>
                  <w:kern w:val="0"/>
                  <w:sz w:val="21"/>
                  <w:szCs w:val="21"/>
                  <w:lang w:val="zh-CN"/>
                </w:rPr>
                <w:t>。</w:t>
              </w:r>
              <w:r>
                <w:rPr>
                  <w:rFonts w:ascii="仿宋" w:hAnsi="仿宋" w:cs="宋体"/>
                  <w:bCs/>
                  <w:kern w:val="0"/>
                  <w:sz w:val="21"/>
                  <w:szCs w:val="21"/>
                  <w:lang w:val="zh-CN"/>
                </w:rPr>
                <w:t>用户点击</w:t>
              </w:r>
              <w:r>
                <w:rPr>
                  <w:rFonts w:ascii="仿宋" w:hAnsi="仿宋" w:cs="宋体" w:hint="eastAsia"/>
                  <w:bCs/>
                  <w:kern w:val="0"/>
                  <w:sz w:val="21"/>
                  <w:szCs w:val="21"/>
                  <w:lang w:val="zh-CN"/>
                </w:rPr>
                <w:t>【暂存】时，系统自动触发汇总操作</w:t>
              </w:r>
            </w:ins>
            <w:ins w:id="222" w:author="ThinkPad" w:date="2017-12-28T10:42:00Z">
              <w:r>
                <w:rPr>
                  <w:rFonts w:ascii="仿宋" w:hAnsi="仿宋" w:cs="宋体" w:hint="eastAsia"/>
                  <w:bCs/>
                  <w:kern w:val="0"/>
                  <w:sz w:val="21"/>
                  <w:szCs w:val="21"/>
                  <w:lang w:val="zh-CN"/>
                </w:rPr>
                <w:t>；</w:t>
              </w:r>
            </w:ins>
            <w:ins w:id="223" w:author="ThinkPad" w:date="2017-12-28T10:41:00Z">
              <w:r>
                <w:rPr>
                  <w:rFonts w:ascii="仿宋" w:hAnsi="仿宋" w:cs="宋体" w:hint="eastAsia"/>
                  <w:bCs/>
                  <w:kern w:val="0"/>
                  <w:sz w:val="21"/>
                  <w:szCs w:val="21"/>
                  <w:lang w:val="zh-CN"/>
                </w:rPr>
                <w:t>用户点击【提交】</w:t>
              </w:r>
            </w:ins>
            <w:ins w:id="224" w:author="ThinkPad" w:date="2017-12-28T10:42:00Z">
              <w:r>
                <w:rPr>
                  <w:rFonts w:ascii="仿宋" w:hAnsi="仿宋" w:cs="宋体" w:hint="eastAsia"/>
                  <w:bCs/>
                  <w:kern w:val="0"/>
                  <w:sz w:val="21"/>
                  <w:szCs w:val="21"/>
                  <w:lang w:val="zh-CN"/>
                </w:rPr>
                <w:t>时，需手动触发【汇总】按钮。</w:t>
              </w:r>
            </w:ins>
          </w:p>
        </w:tc>
        <w:tc>
          <w:tcPr>
            <w:tcW w:w="1044" w:type="dxa"/>
          </w:tcPr>
          <w:p w:rsidR="001A4E5D" w:rsidRDefault="001A4E5D" w:rsidP="00B9732E">
            <w:pPr>
              <w:widowControl/>
              <w:rPr>
                <w:ins w:id="225" w:author="ThinkPad" w:date="2017-12-28T10:41:00Z"/>
                <w:rFonts w:ascii="仿宋" w:hAnsi="仿宋" w:cs="宋体"/>
                <w:kern w:val="0"/>
                <w:sz w:val="21"/>
                <w:szCs w:val="21"/>
              </w:rPr>
            </w:pPr>
          </w:p>
        </w:tc>
      </w:tr>
      <w:tr w:rsidR="00212113" w:rsidRPr="00872EF1" w:rsidTr="00B9732E">
        <w:trPr>
          <w:trHeight w:val="413"/>
          <w:ins w:id="226" w:author="ThinkPad" w:date="2017-12-28T08:57:00Z"/>
        </w:trPr>
        <w:tc>
          <w:tcPr>
            <w:tcW w:w="8042" w:type="dxa"/>
            <w:gridSpan w:val="6"/>
          </w:tcPr>
          <w:p w:rsidR="00212113" w:rsidRDefault="00212113" w:rsidP="00212113">
            <w:pPr>
              <w:widowControl/>
              <w:jc w:val="center"/>
              <w:rPr>
                <w:ins w:id="227" w:author="ThinkPad" w:date="2017-12-28T08:57:00Z"/>
                <w:rFonts w:ascii="仿宋" w:hAnsi="仿宋" w:cs="宋体"/>
                <w:kern w:val="0"/>
                <w:sz w:val="21"/>
                <w:szCs w:val="21"/>
              </w:rPr>
              <w:pPrChange w:id="228" w:author="ThinkPad" w:date="2017-12-28T08:57:00Z">
                <w:pPr>
                  <w:widowControl/>
                </w:pPr>
              </w:pPrChange>
            </w:pPr>
            <w:ins w:id="229" w:author="ThinkPad" w:date="2017-12-28T08:57:00Z">
              <w:r>
                <w:rPr>
                  <w:rFonts w:ascii="仿宋" w:hAnsi="仿宋" w:cs="宋体" w:hint="eastAsia"/>
                  <w:kern w:val="0"/>
                  <w:sz w:val="21"/>
                  <w:szCs w:val="21"/>
                </w:rPr>
                <w:t>赔付信息</w:t>
              </w:r>
            </w:ins>
          </w:p>
        </w:tc>
      </w:tr>
      <w:tr w:rsidR="00212113" w:rsidRPr="00872EF1" w:rsidTr="00B9732E">
        <w:trPr>
          <w:trHeight w:val="413"/>
          <w:ins w:id="230" w:author="ThinkPad" w:date="2017-12-28T08:57:00Z"/>
        </w:trPr>
        <w:tc>
          <w:tcPr>
            <w:tcW w:w="1374" w:type="dxa"/>
          </w:tcPr>
          <w:p w:rsidR="00212113" w:rsidRDefault="00212113" w:rsidP="00B9732E">
            <w:pPr>
              <w:widowControl/>
              <w:jc w:val="center"/>
              <w:rPr>
                <w:ins w:id="231" w:author="ThinkPad" w:date="2017-12-28T08:57:00Z"/>
                <w:rFonts w:ascii="仿宋" w:hAnsi="仿宋" w:cs="宋体" w:hint="eastAsia"/>
                <w:kern w:val="0"/>
                <w:sz w:val="21"/>
                <w:szCs w:val="21"/>
              </w:rPr>
            </w:pPr>
            <w:ins w:id="232" w:author="ThinkPad" w:date="2017-12-28T08:58:00Z">
              <w:r>
                <w:rPr>
                  <w:rFonts w:ascii="仿宋" w:hAnsi="仿宋" w:cs="宋体" w:hint="eastAsia"/>
                  <w:kern w:val="0"/>
                  <w:sz w:val="21"/>
                  <w:szCs w:val="21"/>
                </w:rPr>
                <w:t>总赔付金额</w:t>
              </w:r>
            </w:ins>
          </w:p>
        </w:tc>
        <w:tc>
          <w:tcPr>
            <w:tcW w:w="1438" w:type="dxa"/>
          </w:tcPr>
          <w:p w:rsidR="00212113" w:rsidRDefault="00212113" w:rsidP="00B9732E">
            <w:pPr>
              <w:widowControl/>
              <w:jc w:val="center"/>
              <w:rPr>
                <w:ins w:id="233" w:author="ThinkPad" w:date="2017-12-28T08:57:00Z"/>
                <w:rFonts w:ascii="仿宋" w:hAnsi="仿宋" w:cs="宋体" w:hint="eastAsia"/>
                <w:kern w:val="0"/>
                <w:sz w:val="21"/>
                <w:szCs w:val="21"/>
              </w:rPr>
            </w:pPr>
            <w:ins w:id="234" w:author="ThinkPad" w:date="2017-12-28T08:58:00Z">
              <w:r>
                <w:rPr>
                  <w:rFonts w:ascii="仿宋" w:hAnsi="仿宋" w:cs="宋体" w:hint="eastAsia"/>
                  <w:kern w:val="0"/>
                  <w:sz w:val="21"/>
                  <w:szCs w:val="21"/>
                </w:rPr>
                <w:t>文本</w:t>
              </w:r>
            </w:ins>
          </w:p>
        </w:tc>
        <w:tc>
          <w:tcPr>
            <w:tcW w:w="1501" w:type="dxa"/>
          </w:tcPr>
          <w:p w:rsidR="00212113" w:rsidRDefault="00212113" w:rsidP="00B9732E">
            <w:pPr>
              <w:widowControl/>
              <w:jc w:val="center"/>
              <w:rPr>
                <w:ins w:id="235" w:author="ThinkPad" w:date="2017-12-28T08:57:00Z"/>
                <w:rFonts w:ascii="仿宋" w:hAnsi="仿宋" w:cs="宋体" w:hint="eastAsia"/>
                <w:kern w:val="0"/>
                <w:sz w:val="21"/>
                <w:szCs w:val="21"/>
              </w:rPr>
            </w:pPr>
            <w:ins w:id="236" w:author="ThinkPad" w:date="2017-12-28T09:02:00Z">
              <w:r>
                <w:rPr>
                  <w:rFonts w:ascii="仿宋" w:hAnsi="仿宋" w:cs="宋体" w:hint="eastAsia"/>
                  <w:kern w:val="0"/>
                  <w:sz w:val="21"/>
                  <w:szCs w:val="21"/>
                </w:rPr>
                <w:t>不</w:t>
              </w:r>
            </w:ins>
            <w:ins w:id="237" w:author="ThinkPad" w:date="2017-12-28T08:59:00Z">
              <w:r>
                <w:rPr>
                  <w:rFonts w:ascii="仿宋" w:hAnsi="仿宋" w:cs="宋体" w:hint="eastAsia"/>
                  <w:kern w:val="0"/>
                  <w:sz w:val="21"/>
                  <w:szCs w:val="21"/>
                </w:rPr>
                <w:t>可编辑</w:t>
              </w:r>
            </w:ins>
          </w:p>
        </w:tc>
        <w:tc>
          <w:tcPr>
            <w:tcW w:w="1121" w:type="dxa"/>
          </w:tcPr>
          <w:p w:rsidR="00212113" w:rsidRPr="00872EF1" w:rsidRDefault="00212113" w:rsidP="00B9732E">
            <w:pPr>
              <w:widowControl/>
              <w:jc w:val="center"/>
              <w:rPr>
                <w:ins w:id="238" w:author="ThinkPad" w:date="2017-12-28T08:57:00Z"/>
                <w:rFonts w:ascii="仿宋" w:hAnsi="仿宋" w:cs="宋体"/>
                <w:kern w:val="0"/>
                <w:sz w:val="21"/>
                <w:szCs w:val="21"/>
              </w:rPr>
            </w:pPr>
          </w:p>
        </w:tc>
        <w:tc>
          <w:tcPr>
            <w:tcW w:w="1564" w:type="dxa"/>
          </w:tcPr>
          <w:p w:rsidR="00212113" w:rsidRDefault="00212113" w:rsidP="00B9732E">
            <w:pPr>
              <w:widowControl/>
              <w:jc w:val="left"/>
              <w:rPr>
                <w:ins w:id="239" w:author="ThinkPad" w:date="2017-12-28T08:57:00Z"/>
                <w:rFonts w:ascii="仿宋" w:hAnsi="仿宋" w:cs="宋体"/>
                <w:bCs/>
                <w:kern w:val="0"/>
                <w:sz w:val="21"/>
                <w:szCs w:val="21"/>
                <w:lang w:val="zh-CN"/>
              </w:rPr>
            </w:pPr>
            <w:ins w:id="240" w:author="ThinkPad" w:date="2017-12-28T08:59:00Z">
              <w:r>
                <w:rPr>
                  <w:rFonts w:ascii="仿宋" w:hAnsi="仿宋" w:cs="宋体"/>
                  <w:bCs/>
                  <w:kern w:val="0"/>
                  <w:sz w:val="21"/>
                  <w:szCs w:val="21"/>
                  <w:lang w:val="zh-CN"/>
                </w:rPr>
                <w:t>根据清单汇总</w:t>
              </w:r>
              <w:proofErr w:type="gramStart"/>
              <w:r>
                <w:rPr>
                  <w:rFonts w:ascii="仿宋" w:hAnsi="仿宋" w:cs="宋体"/>
                  <w:bCs/>
                  <w:kern w:val="0"/>
                  <w:sz w:val="21"/>
                  <w:szCs w:val="21"/>
                  <w:lang w:val="zh-CN"/>
                </w:rPr>
                <w:t>总</w:t>
              </w:r>
              <w:proofErr w:type="gramEnd"/>
              <w:r>
                <w:rPr>
                  <w:rFonts w:ascii="仿宋" w:hAnsi="仿宋" w:cs="宋体"/>
                  <w:bCs/>
                  <w:kern w:val="0"/>
                  <w:sz w:val="21"/>
                  <w:szCs w:val="21"/>
                  <w:lang w:val="zh-CN"/>
                </w:rPr>
                <w:t>赔付金额</w:t>
              </w:r>
            </w:ins>
          </w:p>
        </w:tc>
        <w:tc>
          <w:tcPr>
            <w:tcW w:w="1044" w:type="dxa"/>
          </w:tcPr>
          <w:p w:rsidR="00212113" w:rsidRDefault="00212113" w:rsidP="00B9732E">
            <w:pPr>
              <w:widowControl/>
              <w:rPr>
                <w:ins w:id="241" w:author="ThinkPad" w:date="2017-12-28T08:57:00Z"/>
                <w:rFonts w:ascii="仿宋" w:hAnsi="仿宋" w:cs="宋体"/>
                <w:kern w:val="0"/>
                <w:sz w:val="21"/>
                <w:szCs w:val="21"/>
              </w:rPr>
            </w:pPr>
          </w:p>
        </w:tc>
      </w:tr>
      <w:tr w:rsidR="00212113" w:rsidRPr="00872EF1" w:rsidTr="00B9732E">
        <w:trPr>
          <w:trHeight w:val="413"/>
          <w:ins w:id="242" w:author="ThinkPad" w:date="2017-12-28T09:02:00Z"/>
        </w:trPr>
        <w:tc>
          <w:tcPr>
            <w:tcW w:w="1374" w:type="dxa"/>
          </w:tcPr>
          <w:p w:rsidR="00212113" w:rsidRDefault="00212113" w:rsidP="00B9732E">
            <w:pPr>
              <w:widowControl/>
              <w:jc w:val="center"/>
              <w:rPr>
                <w:ins w:id="243" w:author="ThinkPad" w:date="2017-12-28T09:02:00Z"/>
                <w:rFonts w:ascii="仿宋" w:hAnsi="仿宋" w:cs="宋体" w:hint="eastAsia"/>
                <w:kern w:val="0"/>
                <w:sz w:val="21"/>
                <w:szCs w:val="21"/>
              </w:rPr>
            </w:pPr>
            <w:ins w:id="244" w:author="ThinkPad" w:date="2017-12-28T09:02:00Z">
              <w:r>
                <w:rPr>
                  <w:rFonts w:ascii="仿宋" w:hAnsi="仿宋" w:cs="宋体" w:hint="eastAsia"/>
                  <w:kern w:val="0"/>
                  <w:sz w:val="21"/>
                  <w:szCs w:val="21"/>
                </w:rPr>
                <w:t>关联清单</w:t>
              </w:r>
            </w:ins>
          </w:p>
        </w:tc>
        <w:tc>
          <w:tcPr>
            <w:tcW w:w="1438" w:type="dxa"/>
          </w:tcPr>
          <w:p w:rsidR="00212113" w:rsidRDefault="00212113" w:rsidP="00B9732E">
            <w:pPr>
              <w:widowControl/>
              <w:jc w:val="center"/>
              <w:rPr>
                <w:ins w:id="245" w:author="ThinkPad" w:date="2017-12-28T09:02:00Z"/>
                <w:rFonts w:ascii="仿宋" w:hAnsi="仿宋" w:cs="宋体" w:hint="eastAsia"/>
                <w:kern w:val="0"/>
                <w:sz w:val="21"/>
                <w:szCs w:val="21"/>
              </w:rPr>
            </w:pPr>
            <w:ins w:id="246" w:author="ThinkPad" w:date="2017-12-28T09:02:00Z">
              <w:r>
                <w:rPr>
                  <w:rFonts w:ascii="仿宋" w:hAnsi="仿宋" w:cs="宋体" w:hint="eastAsia"/>
                  <w:kern w:val="0"/>
                  <w:sz w:val="21"/>
                  <w:szCs w:val="21"/>
                </w:rPr>
                <w:t>文本</w:t>
              </w:r>
            </w:ins>
          </w:p>
        </w:tc>
        <w:tc>
          <w:tcPr>
            <w:tcW w:w="1501" w:type="dxa"/>
          </w:tcPr>
          <w:p w:rsidR="00212113" w:rsidRDefault="00212113" w:rsidP="00B9732E">
            <w:pPr>
              <w:widowControl/>
              <w:jc w:val="center"/>
              <w:rPr>
                <w:ins w:id="247" w:author="ThinkPad" w:date="2017-12-28T09:02:00Z"/>
                <w:rFonts w:ascii="仿宋" w:hAnsi="仿宋" w:cs="宋体" w:hint="eastAsia"/>
                <w:kern w:val="0"/>
                <w:sz w:val="21"/>
                <w:szCs w:val="21"/>
              </w:rPr>
            </w:pPr>
            <w:ins w:id="248" w:author="ThinkPad" w:date="2017-12-28T09:02:00Z">
              <w:r>
                <w:rPr>
                  <w:rFonts w:ascii="仿宋" w:hAnsi="仿宋" w:cs="宋体" w:hint="eastAsia"/>
                  <w:kern w:val="0"/>
                  <w:sz w:val="21"/>
                  <w:szCs w:val="21"/>
                </w:rPr>
                <w:t>不可编辑</w:t>
              </w:r>
            </w:ins>
          </w:p>
        </w:tc>
        <w:tc>
          <w:tcPr>
            <w:tcW w:w="1121" w:type="dxa"/>
          </w:tcPr>
          <w:p w:rsidR="00212113" w:rsidRPr="00872EF1" w:rsidRDefault="00212113" w:rsidP="00B9732E">
            <w:pPr>
              <w:widowControl/>
              <w:jc w:val="center"/>
              <w:rPr>
                <w:ins w:id="249" w:author="ThinkPad" w:date="2017-12-28T09:02:00Z"/>
                <w:rFonts w:ascii="仿宋" w:hAnsi="仿宋" w:cs="宋体"/>
                <w:kern w:val="0"/>
                <w:sz w:val="21"/>
                <w:szCs w:val="21"/>
              </w:rPr>
            </w:pPr>
          </w:p>
        </w:tc>
        <w:tc>
          <w:tcPr>
            <w:tcW w:w="1564" w:type="dxa"/>
          </w:tcPr>
          <w:p w:rsidR="00212113" w:rsidRDefault="00212113" w:rsidP="00B9732E">
            <w:pPr>
              <w:widowControl/>
              <w:jc w:val="left"/>
              <w:rPr>
                <w:ins w:id="250" w:author="ThinkPad" w:date="2017-12-28T09:02:00Z"/>
                <w:rFonts w:ascii="仿宋" w:hAnsi="仿宋" w:cs="宋体"/>
                <w:bCs/>
                <w:kern w:val="0"/>
                <w:sz w:val="21"/>
                <w:szCs w:val="21"/>
                <w:lang w:val="zh-CN"/>
              </w:rPr>
            </w:pPr>
            <w:ins w:id="251" w:author="ThinkPad" w:date="2017-12-28T09:02:00Z">
              <w:r>
                <w:rPr>
                  <w:rFonts w:ascii="仿宋" w:hAnsi="仿宋" w:cs="宋体"/>
                  <w:bCs/>
                  <w:kern w:val="0"/>
                  <w:sz w:val="21"/>
                  <w:szCs w:val="21"/>
                  <w:lang w:val="zh-CN"/>
                </w:rPr>
                <w:t>单击关联清单弹出页面如图</w:t>
              </w:r>
            </w:ins>
            <w:ins w:id="252" w:author="ThinkPad" w:date="2017-12-28T09:03:00Z">
              <w:r w:rsidR="001207FD">
                <w:rPr>
                  <w:rFonts w:ascii="仿宋" w:hAnsi="仿宋" w:cs="宋体" w:hint="eastAsia"/>
                  <w:bCs/>
                  <w:kern w:val="0"/>
                  <w:sz w:val="21"/>
                  <w:szCs w:val="21"/>
                  <w:lang w:val="zh-CN"/>
                </w:rPr>
                <w:t>2</w:t>
              </w:r>
            </w:ins>
            <w:ins w:id="253" w:author="ThinkPad" w:date="2017-12-28T09:54:00Z">
              <w:r w:rsidR="001207FD">
                <w:rPr>
                  <w:rFonts w:ascii="仿宋" w:hAnsi="仿宋" w:cs="宋体" w:hint="eastAsia"/>
                  <w:bCs/>
                  <w:kern w:val="0"/>
                  <w:sz w:val="21"/>
                  <w:szCs w:val="21"/>
                  <w:lang w:val="zh-CN"/>
                </w:rPr>
                <w:t>4</w:t>
              </w:r>
            </w:ins>
          </w:p>
        </w:tc>
        <w:tc>
          <w:tcPr>
            <w:tcW w:w="1044" w:type="dxa"/>
          </w:tcPr>
          <w:p w:rsidR="00212113" w:rsidRDefault="00212113" w:rsidP="00B9732E">
            <w:pPr>
              <w:widowControl/>
              <w:rPr>
                <w:ins w:id="254" w:author="ThinkPad" w:date="2017-12-28T09:02:00Z"/>
                <w:rFonts w:ascii="仿宋" w:hAnsi="仿宋" w:cs="宋体"/>
                <w:kern w:val="0"/>
                <w:sz w:val="21"/>
                <w:szCs w:val="21"/>
              </w:rPr>
            </w:pPr>
          </w:p>
        </w:tc>
      </w:tr>
      <w:tr w:rsidR="00212113" w:rsidRPr="00872EF1" w:rsidTr="00B9732E">
        <w:trPr>
          <w:trHeight w:val="413"/>
          <w:ins w:id="255" w:author="ThinkPad" w:date="2017-12-28T09:03:00Z"/>
        </w:trPr>
        <w:tc>
          <w:tcPr>
            <w:tcW w:w="1374" w:type="dxa"/>
          </w:tcPr>
          <w:p w:rsidR="00212113" w:rsidRDefault="00212113" w:rsidP="00B9732E">
            <w:pPr>
              <w:widowControl/>
              <w:jc w:val="center"/>
              <w:rPr>
                <w:ins w:id="256" w:author="ThinkPad" w:date="2017-12-28T09:03:00Z"/>
                <w:rFonts w:ascii="仿宋" w:hAnsi="仿宋" w:cs="宋体" w:hint="eastAsia"/>
                <w:kern w:val="0"/>
                <w:sz w:val="21"/>
                <w:szCs w:val="21"/>
              </w:rPr>
            </w:pPr>
            <w:ins w:id="257" w:author="ThinkPad" w:date="2017-12-28T09:03:00Z">
              <w:r>
                <w:rPr>
                  <w:rFonts w:ascii="仿宋" w:hAnsi="仿宋" w:cs="宋体" w:hint="eastAsia"/>
                  <w:kern w:val="0"/>
                  <w:sz w:val="21"/>
                  <w:szCs w:val="21"/>
                </w:rPr>
                <w:t>导入清单</w:t>
              </w:r>
            </w:ins>
          </w:p>
        </w:tc>
        <w:tc>
          <w:tcPr>
            <w:tcW w:w="1438" w:type="dxa"/>
          </w:tcPr>
          <w:p w:rsidR="00212113" w:rsidRDefault="00212113" w:rsidP="00B9732E">
            <w:pPr>
              <w:widowControl/>
              <w:jc w:val="center"/>
              <w:rPr>
                <w:ins w:id="258" w:author="ThinkPad" w:date="2017-12-28T09:03:00Z"/>
                <w:rFonts w:ascii="仿宋" w:hAnsi="仿宋" w:cs="宋体" w:hint="eastAsia"/>
                <w:kern w:val="0"/>
                <w:sz w:val="21"/>
                <w:szCs w:val="21"/>
              </w:rPr>
            </w:pPr>
            <w:ins w:id="259" w:author="ThinkPad" w:date="2017-12-28T09:03:00Z">
              <w:r>
                <w:rPr>
                  <w:rFonts w:ascii="仿宋" w:hAnsi="仿宋" w:cs="宋体" w:hint="eastAsia"/>
                  <w:kern w:val="0"/>
                  <w:sz w:val="21"/>
                  <w:szCs w:val="21"/>
                </w:rPr>
                <w:t>文本</w:t>
              </w:r>
            </w:ins>
          </w:p>
        </w:tc>
        <w:tc>
          <w:tcPr>
            <w:tcW w:w="1501" w:type="dxa"/>
          </w:tcPr>
          <w:p w:rsidR="00212113" w:rsidRDefault="00212113" w:rsidP="00B9732E">
            <w:pPr>
              <w:widowControl/>
              <w:jc w:val="center"/>
              <w:rPr>
                <w:ins w:id="260" w:author="ThinkPad" w:date="2017-12-28T09:03:00Z"/>
                <w:rFonts w:ascii="仿宋" w:hAnsi="仿宋" w:cs="宋体" w:hint="eastAsia"/>
                <w:kern w:val="0"/>
                <w:sz w:val="21"/>
                <w:szCs w:val="21"/>
              </w:rPr>
            </w:pPr>
            <w:ins w:id="261" w:author="ThinkPad" w:date="2017-12-28T09:03:00Z">
              <w:r>
                <w:rPr>
                  <w:rFonts w:ascii="仿宋" w:hAnsi="仿宋" w:cs="宋体" w:hint="eastAsia"/>
                  <w:kern w:val="0"/>
                  <w:sz w:val="21"/>
                  <w:szCs w:val="21"/>
                </w:rPr>
                <w:t>不可编辑</w:t>
              </w:r>
            </w:ins>
          </w:p>
        </w:tc>
        <w:tc>
          <w:tcPr>
            <w:tcW w:w="1121" w:type="dxa"/>
          </w:tcPr>
          <w:p w:rsidR="00212113" w:rsidRPr="00872EF1" w:rsidRDefault="00212113" w:rsidP="00B9732E">
            <w:pPr>
              <w:widowControl/>
              <w:jc w:val="center"/>
              <w:rPr>
                <w:ins w:id="262" w:author="ThinkPad" w:date="2017-12-28T09:03:00Z"/>
                <w:rFonts w:ascii="仿宋" w:hAnsi="仿宋" w:cs="宋体"/>
                <w:kern w:val="0"/>
                <w:sz w:val="21"/>
                <w:szCs w:val="21"/>
              </w:rPr>
            </w:pPr>
          </w:p>
        </w:tc>
        <w:tc>
          <w:tcPr>
            <w:tcW w:w="1564" w:type="dxa"/>
          </w:tcPr>
          <w:p w:rsidR="00212113" w:rsidRDefault="00212113" w:rsidP="00B9732E">
            <w:pPr>
              <w:widowControl/>
              <w:jc w:val="left"/>
              <w:rPr>
                <w:ins w:id="263" w:author="ThinkPad" w:date="2017-12-28T09:03:00Z"/>
                <w:rFonts w:ascii="仿宋" w:hAnsi="仿宋" w:cs="宋体"/>
                <w:bCs/>
                <w:kern w:val="0"/>
                <w:sz w:val="21"/>
                <w:szCs w:val="21"/>
                <w:lang w:val="zh-CN"/>
              </w:rPr>
            </w:pPr>
            <w:ins w:id="264" w:author="ThinkPad" w:date="2017-12-28T09:03:00Z">
              <w:r>
                <w:rPr>
                  <w:rFonts w:ascii="仿宋" w:hAnsi="仿宋" w:cs="宋体"/>
                  <w:bCs/>
                  <w:kern w:val="0"/>
                  <w:sz w:val="21"/>
                  <w:szCs w:val="21"/>
                  <w:lang w:val="zh-CN"/>
                </w:rPr>
                <w:t>单击导入清单弹出页面如图</w:t>
              </w:r>
              <w:r w:rsidR="001207FD">
                <w:rPr>
                  <w:rFonts w:ascii="仿宋" w:hAnsi="仿宋" w:cs="宋体" w:hint="eastAsia"/>
                  <w:bCs/>
                  <w:kern w:val="0"/>
                  <w:sz w:val="21"/>
                  <w:szCs w:val="21"/>
                  <w:lang w:val="zh-CN"/>
                </w:rPr>
                <w:t>2</w:t>
              </w:r>
            </w:ins>
            <w:ins w:id="265" w:author="ThinkPad" w:date="2017-12-28T09:54:00Z">
              <w:r w:rsidR="001207FD">
                <w:rPr>
                  <w:rFonts w:ascii="仿宋" w:hAnsi="仿宋" w:cs="宋体" w:hint="eastAsia"/>
                  <w:bCs/>
                  <w:kern w:val="0"/>
                  <w:sz w:val="21"/>
                  <w:szCs w:val="21"/>
                  <w:lang w:val="zh-CN"/>
                </w:rPr>
                <w:t>6</w:t>
              </w:r>
            </w:ins>
          </w:p>
        </w:tc>
        <w:tc>
          <w:tcPr>
            <w:tcW w:w="1044" w:type="dxa"/>
          </w:tcPr>
          <w:p w:rsidR="00212113" w:rsidRDefault="00212113" w:rsidP="00B9732E">
            <w:pPr>
              <w:widowControl/>
              <w:rPr>
                <w:ins w:id="266" w:author="ThinkPad" w:date="2017-12-28T09:03:00Z"/>
                <w:rFonts w:ascii="仿宋" w:hAnsi="仿宋" w:cs="宋体"/>
                <w:kern w:val="0"/>
                <w:sz w:val="21"/>
                <w:szCs w:val="21"/>
              </w:rPr>
            </w:pPr>
          </w:p>
        </w:tc>
      </w:tr>
      <w:tr w:rsidR="00212113" w:rsidRPr="00872EF1" w:rsidTr="00B9732E">
        <w:trPr>
          <w:trHeight w:val="413"/>
          <w:ins w:id="267" w:author="ThinkPad" w:date="2017-12-28T09:03:00Z"/>
        </w:trPr>
        <w:tc>
          <w:tcPr>
            <w:tcW w:w="1374" w:type="dxa"/>
          </w:tcPr>
          <w:p w:rsidR="00212113" w:rsidRDefault="00212113" w:rsidP="00B9732E">
            <w:pPr>
              <w:widowControl/>
              <w:jc w:val="center"/>
              <w:rPr>
                <w:ins w:id="268" w:author="ThinkPad" w:date="2017-12-28T09:03:00Z"/>
                <w:rFonts w:ascii="仿宋" w:hAnsi="仿宋" w:cs="宋体" w:hint="eastAsia"/>
                <w:kern w:val="0"/>
                <w:sz w:val="21"/>
                <w:szCs w:val="21"/>
              </w:rPr>
            </w:pPr>
            <w:ins w:id="269" w:author="ThinkPad" w:date="2017-12-28T09:03:00Z">
              <w:r>
                <w:rPr>
                  <w:rFonts w:ascii="仿宋" w:hAnsi="仿宋" w:cs="宋体" w:hint="eastAsia"/>
                  <w:kern w:val="0"/>
                  <w:sz w:val="21"/>
                  <w:szCs w:val="21"/>
                </w:rPr>
                <w:t>下载清单</w:t>
              </w:r>
            </w:ins>
          </w:p>
        </w:tc>
        <w:tc>
          <w:tcPr>
            <w:tcW w:w="1438" w:type="dxa"/>
          </w:tcPr>
          <w:p w:rsidR="00212113" w:rsidRDefault="00212113" w:rsidP="00B9732E">
            <w:pPr>
              <w:widowControl/>
              <w:jc w:val="center"/>
              <w:rPr>
                <w:ins w:id="270" w:author="ThinkPad" w:date="2017-12-28T09:03:00Z"/>
                <w:rFonts w:ascii="仿宋" w:hAnsi="仿宋" w:cs="宋体" w:hint="eastAsia"/>
                <w:kern w:val="0"/>
                <w:sz w:val="21"/>
                <w:szCs w:val="21"/>
              </w:rPr>
            </w:pPr>
            <w:ins w:id="271" w:author="ThinkPad" w:date="2017-12-28T09:03:00Z">
              <w:r>
                <w:rPr>
                  <w:rFonts w:ascii="仿宋" w:hAnsi="仿宋" w:cs="宋体" w:hint="eastAsia"/>
                  <w:kern w:val="0"/>
                  <w:sz w:val="21"/>
                  <w:szCs w:val="21"/>
                </w:rPr>
                <w:t>文本</w:t>
              </w:r>
            </w:ins>
          </w:p>
        </w:tc>
        <w:tc>
          <w:tcPr>
            <w:tcW w:w="1501" w:type="dxa"/>
          </w:tcPr>
          <w:p w:rsidR="00212113" w:rsidRDefault="00212113" w:rsidP="00B9732E">
            <w:pPr>
              <w:widowControl/>
              <w:jc w:val="center"/>
              <w:rPr>
                <w:ins w:id="272" w:author="ThinkPad" w:date="2017-12-28T09:03:00Z"/>
                <w:rFonts w:ascii="仿宋" w:hAnsi="仿宋" w:cs="宋体" w:hint="eastAsia"/>
                <w:kern w:val="0"/>
                <w:sz w:val="21"/>
                <w:szCs w:val="21"/>
              </w:rPr>
            </w:pPr>
            <w:ins w:id="273" w:author="ThinkPad" w:date="2017-12-28T09:03:00Z">
              <w:r>
                <w:rPr>
                  <w:rFonts w:ascii="仿宋" w:hAnsi="仿宋" w:cs="宋体" w:hint="eastAsia"/>
                  <w:kern w:val="0"/>
                  <w:sz w:val="21"/>
                  <w:szCs w:val="21"/>
                </w:rPr>
                <w:t>不可编辑</w:t>
              </w:r>
            </w:ins>
          </w:p>
        </w:tc>
        <w:tc>
          <w:tcPr>
            <w:tcW w:w="1121" w:type="dxa"/>
          </w:tcPr>
          <w:p w:rsidR="00212113" w:rsidRPr="00872EF1" w:rsidRDefault="00212113" w:rsidP="00B9732E">
            <w:pPr>
              <w:widowControl/>
              <w:jc w:val="center"/>
              <w:rPr>
                <w:ins w:id="274" w:author="ThinkPad" w:date="2017-12-28T09:03:00Z"/>
                <w:rFonts w:ascii="仿宋" w:hAnsi="仿宋" w:cs="宋体"/>
                <w:kern w:val="0"/>
                <w:sz w:val="21"/>
                <w:szCs w:val="21"/>
              </w:rPr>
            </w:pPr>
          </w:p>
        </w:tc>
        <w:tc>
          <w:tcPr>
            <w:tcW w:w="1564" w:type="dxa"/>
          </w:tcPr>
          <w:p w:rsidR="00212113" w:rsidRDefault="00212113" w:rsidP="00B9732E">
            <w:pPr>
              <w:widowControl/>
              <w:jc w:val="left"/>
              <w:rPr>
                <w:ins w:id="275" w:author="ThinkPad" w:date="2017-12-28T09:03:00Z"/>
                <w:rFonts w:ascii="仿宋" w:hAnsi="仿宋" w:cs="宋体"/>
                <w:bCs/>
                <w:kern w:val="0"/>
                <w:sz w:val="21"/>
                <w:szCs w:val="21"/>
                <w:lang w:val="zh-CN"/>
              </w:rPr>
            </w:pPr>
            <w:ins w:id="276" w:author="ThinkPad" w:date="2017-12-28T09:03:00Z">
              <w:r>
                <w:rPr>
                  <w:rFonts w:ascii="仿宋" w:hAnsi="仿宋" w:cs="宋体"/>
                  <w:bCs/>
                  <w:kern w:val="0"/>
                  <w:sz w:val="21"/>
                  <w:szCs w:val="21"/>
                  <w:lang w:val="zh-CN"/>
                </w:rPr>
                <w:t>单击下载清单弹出页面如图</w:t>
              </w:r>
              <w:r w:rsidR="001207FD">
                <w:rPr>
                  <w:rFonts w:ascii="仿宋" w:hAnsi="仿宋" w:cs="宋体" w:hint="eastAsia"/>
                  <w:bCs/>
                  <w:kern w:val="0"/>
                  <w:sz w:val="21"/>
                  <w:szCs w:val="21"/>
                  <w:lang w:val="zh-CN"/>
                </w:rPr>
                <w:t>2</w:t>
              </w:r>
            </w:ins>
            <w:ins w:id="277" w:author="ThinkPad" w:date="2017-12-28T09:54:00Z">
              <w:r w:rsidR="001207FD">
                <w:rPr>
                  <w:rFonts w:ascii="仿宋" w:hAnsi="仿宋" w:cs="宋体" w:hint="eastAsia"/>
                  <w:bCs/>
                  <w:kern w:val="0"/>
                  <w:sz w:val="21"/>
                  <w:szCs w:val="21"/>
                  <w:lang w:val="zh-CN"/>
                </w:rPr>
                <w:t>7</w:t>
              </w:r>
            </w:ins>
          </w:p>
        </w:tc>
        <w:tc>
          <w:tcPr>
            <w:tcW w:w="1044" w:type="dxa"/>
          </w:tcPr>
          <w:p w:rsidR="00212113" w:rsidRDefault="00212113" w:rsidP="00B9732E">
            <w:pPr>
              <w:widowControl/>
              <w:rPr>
                <w:ins w:id="278" w:author="ThinkPad" w:date="2017-12-28T09:03:00Z"/>
                <w:rFonts w:ascii="仿宋" w:hAnsi="仿宋" w:cs="宋体"/>
                <w:kern w:val="0"/>
                <w:sz w:val="21"/>
                <w:szCs w:val="21"/>
              </w:rPr>
            </w:pPr>
          </w:p>
        </w:tc>
      </w:tr>
    </w:tbl>
    <w:p w:rsidR="00072BBD" w:rsidRPr="001207FD" w:rsidDel="00212113" w:rsidRDefault="00072BBD" w:rsidP="00072BBD">
      <w:pPr>
        <w:rPr>
          <w:del w:id="279" w:author="ThinkPad" w:date="2017-12-28T09:04:00Z"/>
        </w:rPr>
      </w:pPr>
    </w:p>
    <w:p w:rsidR="007C02D4" w:rsidRPr="00212113" w:rsidRDefault="007C02D4" w:rsidP="00212113">
      <w:pPr>
        <w:rPr>
          <w:lang w:val="zh-CN"/>
        </w:rPr>
        <w:pPrChange w:id="280" w:author="ThinkPad" w:date="2017-12-28T09:04:00Z">
          <w:pPr>
            <w:pStyle w:val="a5"/>
            <w:numPr>
              <w:numId w:val="7"/>
            </w:numPr>
            <w:ind w:left="420" w:firstLineChars="0" w:hanging="420"/>
          </w:pPr>
        </w:pPrChange>
      </w:pPr>
      <w:r w:rsidRPr="00212113">
        <w:rPr>
          <w:rFonts w:hint="eastAsia"/>
          <w:lang w:val="zh-CN"/>
        </w:rPr>
        <w:t>关联清单页面：</w:t>
      </w:r>
    </w:p>
    <w:p w:rsidR="007C02D4" w:rsidRDefault="007C02D4" w:rsidP="007C02D4">
      <w:pPr>
        <w:keepNext/>
      </w:pPr>
      <w:r>
        <w:rPr>
          <w:noProof/>
        </w:rPr>
        <w:drawing>
          <wp:inline distT="0" distB="0" distL="0" distR="0" wp14:anchorId="438919C8" wp14:editId="7DAEE0C0">
            <wp:extent cx="5274310" cy="161647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616478"/>
                    </a:xfrm>
                    <a:prstGeom prst="rect">
                      <a:avLst/>
                    </a:prstGeom>
                  </pic:spPr>
                </pic:pic>
              </a:graphicData>
            </a:graphic>
          </wp:inline>
        </w:drawing>
      </w:r>
    </w:p>
    <w:p w:rsidR="007C02D4" w:rsidRDefault="007C02D4" w:rsidP="007C02D4">
      <w:pPr>
        <w:pStyle w:val="a8"/>
        <w:numPr>
          <w:ilvl w:val="0"/>
          <w:numId w:val="7"/>
        </w:numPr>
        <w:jc w:val="center"/>
        <w:rPr>
          <w:lang w:val="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ins w:id="281" w:author="ThinkPad" w:date="2017-12-28T09:27:00Z">
        <w:r w:rsidR="00465891">
          <w:rPr>
            <w:noProof/>
          </w:rPr>
          <w:t>24</w:t>
        </w:r>
      </w:ins>
      <w:del w:id="282" w:author="ThinkPad" w:date="2017-12-28T08:49:00Z">
        <w:r w:rsidR="00885796" w:rsidDel="00072BBD">
          <w:rPr>
            <w:noProof/>
          </w:rPr>
          <w:delText>21</w:delText>
        </w:r>
      </w:del>
      <w:r>
        <w:fldChar w:fldCharType="end"/>
      </w:r>
      <w:r>
        <w:t>关联清单</w:t>
      </w:r>
    </w:p>
    <w:p w:rsidR="007C02D4" w:rsidRPr="00286FE0" w:rsidRDefault="007C02D4" w:rsidP="00922C42">
      <w:pPr>
        <w:pStyle w:val="a5"/>
        <w:ind w:left="420" w:firstLineChars="0" w:firstLine="0"/>
        <w:pPrChange w:id="283" w:author="ThinkPad" w:date="2017-12-28T09:16:00Z">
          <w:pPr>
            <w:pStyle w:val="a5"/>
            <w:numPr>
              <w:numId w:val="7"/>
            </w:numPr>
            <w:ind w:left="420" w:firstLineChars="0" w:hanging="420"/>
          </w:pPr>
        </w:pPrChange>
      </w:pPr>
      <w:r>
        <w:rPr>
          <w:rFonts w:hint="eastAsia"/>
        </w:rPr>
        <w:t>选择和元素说明：</w:t>
      </w:r>
    </w:p>
    <w:tbl>
      <w:tblPr>
        <w:tblStyle w:val="a6"/>
        <w:tblW w:w="8042" w:type="dxa"/>
        <w:tblInd w:w="480" w:type="dxa"/>
        <w:tblLook w:val="04A0" w:firstRow="1" w:lastRow="0" w:firstColumn="1" w:lastColumn="0" w:noHBand="0" w:noVBand="1"/>
      </w:tblPr>
      <w:tblGrid>
        <w:gridCol w:w="1374"/>
        <w:gridCol w:w="1438"/>
        <w:gridCol w:w="1501"/>
        <w:gridCol w:w="1121"/>
        <w:gridCol w:w="1564"/>
        <w:gridCol w:w="1044"/>
      </w:tblGrid>
      <w:tr w:rsidR="007C02D4" w:rsidRPr="00872EF1" w:rsidTr="00325F46">
        <w:trPr>
          <w:trHeight w:val="376"/>
        </w:trPr>
        <w:tc>
          <w:tcPr>
            <w:tcW w:w="8042" w:type="dxa"/>
            <w:gridSpan w:val="6"/>
            <w:shd w:val="clear" w:color="auto" w:fill="F79646" w:themeFill="accent6"/>
          </w:tcPr>
          <w:p w:rsidR="007C02D4" w:rsidRPr="00872EF1" w:rsidRDefault="007C02D4" w:rsidP="00212113">
            <w:pPr>
              <w:widowControl/>
              <w:jc w:val="center"/>
              <w:rPr>
                <w:rFonts w:ascii="仿宋" w:hAnsi="仿宋" w:cs="宋体"/>
                <w:b/>
                <w:kern w:val="0"/>
                <w:sz w:val="24"/>
                <w:szCs w:val="24"/>
              </w:rPr>
            </w:pPr>
            <w:del w:id="284" w:author="ThinkPad" w:date="2017-12-28T09:04:00Z">
              <w:r w:rsidRPr="00872EF1" w:rsidDel="00212113">
                <w:rPr>
                  <w:rFonts w:ascii="仿宋" w:hAnsi="仿宋" w:cs="宋体" w:hint="eastAsia"/>
                  <w:b/>
                  <w:kern w:val="0"/>
                  <w:sz w:val="24"/>
                  <w:szCs w:val="24"/>
                </w:rPr>
                <w:lastRenderedPageBreak/>
                <w:delText>图</w:delText>
              </w:r>
              <w:r w:rsidDel="00212113">
                <w:rPr>
                  <w:rFonts w:ascii="仿宋" w:hAnsi="仿宋" w:cs="宋体" w:hint="eastAsia"/>
                  <w:b/>
                  <w:kern w:val="0"/>
                  <w:sz w:val="24"/>
                  <w:szCs w:val="24"/>
                </w:rPr>
                <w:delText>6</w:delText>
              </w:r>
            </w:del>
            <w:r>
              <w:rPr>
                <w:rFonts w:ascii="仿宋" w:hAnsi="仿宋" w:cs="宋体" w:hint="eastAsia"/>
                <w:b/>
                <w:kern w:val="0"/>
                <w:sz w:val="24"/>
                <w:szCs w:val="24"/>
              </w:rPr>
              <w:t>关联清单</w:t>
            </w:r>
          </w:p>
        </w:tc>
      </w:tr>
      <w:tr w:rsidR="007C02D4" w:rsidRPr="00872EF1" w:rsidTr="00325F46">
        <w:trPr>
          <w:trHeight w:val="543"/>
        </w:trPr>
        <w:tc>
          <w:tcPr>
            <w:tcW w:w="1374" w:type="dxa"/>
            <w:shd w:val="clear" w:color="auto" w:fill="9BBB59" w:themeFill="accent3"/>
          </w:tcPr>
          <w:p w:rsidR="007C02D4" w:rsidRPr="00872EF1" w:rsidRDefault="007C02D4" w:rsidP="00325F46">
            <w:pPr>
              <w:widowControl/>
              <w:jc w:val="center"/>
              <w:rPr>
                <w:rFonts w:ascii="仿宋" w:hAnsi="仿宋" w:cs="宋体"/>
                <w:b/>
                <w:kern w:val="0"/>
                <w:sz w:val="24"/>
                <w:szCs w:val="24"/>
              </w:rPr>
            </w:pPr>
            <w:r w:rsidRPr="00872EF1">
              <w:rPr>
                <w:rFonts w:ascii="仿宋" w:hAnsi="仿宋" w:cs="宋体" w:hint="eastAsia"/>
                <w:b/>
                <w:kern w:val="0"/>
                <w:sz w:val="24"/>
                <w:szCs w:val="24"/>
              </w:rPr>
              <w:t>页面元素</w:t>
            </w:r>
          </w:p>
        </w:tc>
        <w:tc>
          <w:tcPr>
            <w:tcW w:w="1438" w:type="dxa"/>
            <w:shd w:val="clear" w:color="auto" w:fill="9BBB59" w:themeFill="accent3"/>
          </w:tcPr>
          <w:p w:rsidR="007C02D4" w:rsidRPr="00872EF1" w:rsidRDefault="007C02D4" w:rsidP="00325F46">
            <w:pPr>
              <w:widowControl/>
              <w:jc w:val="center"/>
              <w:rPr>
                <w:rFonts w:ascii="仿宋" w:hAnsi="仿宋" w:cs="宋体"/>
                <w:b/>
                <w:kern w:val="0"/>
                <w:sz w:val="24"/>
                <w:szCs w:val="24"/>
              </w:rPr>
            </w:pPr>
            <w:r w:rsidRPr="00872EF1">
              <w:rPr>
                <w:rFonts w:ascii="仿宋" w:hAnsi="仿宋" w:cs="宋体" w:hint="eastAsia"/>
                <w:b/>
                <w:kern w:val="0"/>
                <w:sz w:val="24"/>
                <w:szCs w:val="24"/>
              </w:rPr>
              <w:t>交互类型</w:t>
            </w:r>
          </w:p>
        </w:tc>
        <w:tc>
          <w:tcPr>
            <w:tcW w:w="1501" w:type="dxa"/>
            <w:shd w:val="clear" w:color="auto" w:fill="9BBB59" w:themeFill="accent3"/>
          </w:tcPr>
          <w:p w:rsidR="007C02D4" w:rsidRPr="00872EF1" w:rsidRDefault="007C02D4" w:rsidP="00325F46">
            <w:pPr>
              <w:widowControl/>
              <w:jc w:val="center"/>
              <w:rPr>
                <w:rFonts w:ascii="仿宋" w:hAnsi="仿宋" w:cs="宋体"/>
                <w:b/>
                <w:kern w:val="0"/>
                <w:sz w:val="24"/>
                <w:szCs w:val="24"/>
              </w:rPr>
            </w:pPr>
            <w:r w:rsidRPr="00872EF1">
              <w:rPr>
                <w:rFonts w:ascii="仿宋" w:hAnsi="仿宋" w:cs="宋体" w:hint="eastAsia"/>
                <w:b/>
                <w:kern w:val="0"/>
                <w:sz w:val="24"/>
                <w:szCs w:val="24"/>
              </w:rPr>
              <w:t>交互模式</w:t>
            </w:r>
          </w:p>
        </w:tc>
        <w:tc>
          <w:tcPr>
            <w:tcW w:w="1121" w:type="dxa"/>
            <w:shd w:val="clear" w:color="auto" w:fill="9BBB59" w:themeFill="accent3"/>
          </w:tcPr>
          <w:p w:rsidR="007C02D4" w:rsidRPr="00872EF1" w:rsidRDefault="007C02D4" w:rsidP="00325F46">
            <w:pPr>
              <w:widowControl/>
              <w:jc w:val="center"/>
              <w:rPr>
                <w:rFonts w:ascii="仿宋" w:hAnsi="仿宋" w:cs="宋体"/>
                <w:b/>
                <w:kern w:val="0"/>
                <w:sz w:val="24"/>
                <w:szCs w:val="24"/>
              </w:rPr>
            </w:pPr>
            <w:r w:rsidRPr="00872EF1">
              <w:rPr>
                <w:rFonts w:ascii="仿宋" w:hAnsi="仿宋" w:cs="宋体" w:hint="eastAsia"/>
                <w:b/>
                <w:kern w:val="0"/>
                <w:sz w:val="24"/>
                <w:szCs w:val="24"/>
              </w:rPr>
              <w:t>是否必填</w:t>
            </w:r>
          </w:p>
        </w:tc>
        <w:tc>
          <w:tcPr>
            <w:tcW w:w="1564" w:type="dxa"/>
            <w:shd w:val="clear" w:color="auto" w:fill="9BBB59" w:themeFill="accent3"/>
          </w:tcPr>
          <w:p w:rsidR="007C02D4" w:rsidRPr="00872EF1" w:rsidRDefault="007C02D4" w:rsidP="00325F46">
            <w:pPr>
              <w:widowControl/>
              <w:jc w:val="center"/>
              <w:rPr>
                <w:rFonts w:ascii="仿宋" w:hAnsi="仿宋" w:cs="宋体"/>
                <w:b/>
                <w:kern w:val="0"/>
                <w:sz w:val="24"/>
                <w:szCs w:val="24"/>
              </w:rPr>
            </w:pPr>
            <w:r w:rsidRPr="00872EF1">
              <w:rPr>
                <w:rFonts w:ascii="仿宋" w:hAnsi="仿宋" w:cs="宋体" w:hint="eastAsia"/>
                <w:b/>
                <w:kern w:val="0"/>
                <w:sz w:val="24"/>
                <w:szCs w:val="24"/>
              </w:rPr>
              <w:t>内容说明</w:t>
            </w:r>
          </w:p>
        </w:tc>
        <w:tc>
          <w:tcPr>
            <w:tcW w:w="1044" w:type="dxa"/>
            <w:shd w:val="clear" w:color="auto" w:fill="9BBB59" w:themeFill="accent3"/>
          </w:tcPr>
          <w:p w:rsidR="007C02D4" w:rsidRPr="00872EF1" w:rsidRDefault="007C02D4" w:rsidP="00325F46">
            <w:pPr>
              <w:widowControl/>
              <w:jc w:val="center"/>
              <w:rPr>
                <w:rFonts w:ascii="仿宋" w:hAnsi="仿宋" w:cs="宋体"/>
                <w:b/>
                <w:kern w:val="0"/>
                <w:sz w:val="24"/>
                <w:szCs w:val="24"/>
              </w:rPr>
            </w:pPr>
            <w:r w:rsidRPr="00872EF1">
              <w:rPr>
                <w:rFonts w:ascii="仿宋" w:hAnsi="仿宋" w:cs="宋体" w:hint="eastAsia"/>
                <w:b/>
                <w:kern w:val="0"/>
                <w:sz w:val="24"/>
                <w:szCs w:val="24"/>
              </w:rPr>
              <w:t>默认值</w:t>
            </w:r>
          </w:p>
        </w:tc>
      </w:tr>
      <w:tr w:rsidR="007C02D4" w:rsidRPr="00872EF1" w:rsidTr="00325F46">
        <w:trPr>
          <w:trHeight w:val="543"/>
        </w:trPr>
        <w:tc>
          <w:tcPr>
            <w:tcW w:w="8042" w:type="dxa"/>
            <w:gridSpan w:val="6"/>
            <w:shd w:val="clear" w:color="auto" w:fill="9BBB59" w:themeFill="accent3"/>
          </w:tcPr>
          <w:p w:rsidR="007C02D4" w:rsidRPr="00872EF1" w:rsidRDefault="007C02D4" w:rsidP="00325F46">
            <w:pPr>
              <w:widowControl/>
              <w:jc w:val="center"/>
              <w:rPr>
                <w:rFonts w:ascii="仿宋" w:hAnsi="仿宋" w:cs="宋体"/>
                <w:b/>
                <w:kern w:val="0"/>
                <w:sz w:val="24"/>
                <w:szCs w:val="24"/>
              </w:rPr>
            </w:pPr>
            <w:r>
              <w:rPr>
                <w:rFonts w:ascii="仿宋" w:hAnsi="仿宋" w:cs="宋体" w:hint="eastAsia"/>
                <w:b/>
                <w:bCs/>
                <w:kern w:val="0"/>
                <w:sz w:val="21"/>
                <w:szCs w:val="21"/>
                <w:lang w:val="zh-CN"/>
              </w:rPr>
              <w:t>关联</w:t>
            </w:r>
            <w:r>
              <w:rPr>
                <w:rFonts w:ascii="仿宋" w:hAnsi="仿宋" w:cs="宋体"/>
                <w:b/>
                <w:bCs/>
                <w:kern w:val="0"/>
                <w:sz w:val="21"/>
                <w:szCs w:val="21"/>
                <w:lang w:val="zh-CN"/>
              </w:rPr>
              <w:t>清单</w:t>
            </w:r>
          </w:p>
        </w:tc>
      </w:tr>
      <w:tr w:rsidR="007C02D4" w:rsidRPr="00872EF1" w:rsidTr="00325F46">
        <w:trPr>
          <w:trHeight w:val="413"/>
        </w:trPr>
        <w:tc>
          <w:tcPr>
            <w:tcW w:w="1374" w:type="dxa"/>
          </w:tcPr>
          <w:p w:rsidR="007C02D4" w:rsidRPr="00872EF1" w:rsidRDefault="007C02D4" w:rsidP="00325F46">
            <w:pPr>
              <w:widowControl/>
              <w:jc w:val="center"/>
              <w:rPr>
                <w:rFonts w:ascii="仿宋" w:hAnsi="仿宋" w:cs="宋体"/>
                <w:kern w:val="0"/>
                <w:sz w:val="21"/>
                <w:szCs w:val="21"/>
              </w:rPr>
            </w:pPr>
            <w:r>
              <w:rPr>
                <w:rFonts w:ascii="仿宋" w:hAnsi="仿宋" w:cs="宋体"/>
                <w:kern w:val="0"/>
                <w:sz w:val="21"/>
                <w:szCs w:val="21"/>
              </w:rPr>
              <w:t>选择</w:t>
            </w:r>
          </w:p>
        </w:tc>
        <w:tc>
          <w:tcPr>
            <w:tcW w:w="1438" w:type="dxa"/>
          </w:tcPr>
          <w:p w:rsidR="007C02D4" w:rsidRPr="00872EF1" w:rsidRDefault="007C02D4" w:rsidP="00325F46">
            <w:pPr>
              <w:widowControl/>
              <w:jc w:val="center"/>
              <w:rPr>
                <w:rFonts w:ascii="仿宋" w:hAnsi="仿宋" w:cs="宋体"/>
                <w:kern w:val="0"/>
                <w:sz w:val="21"/>
                <w:szCs w:val="21"/>
              </w:rPr>
            </w:pPr>
            <w:r>
              <w:rPr>
                <w:rFonts w:ascii="仿宋" w:hAnsi="仿宋" w:cs="宋体" w:hint="eastAsia"/>
                <w:kern w:val="0"/>
                <w:sz w:val="21"/>
                <w:szCs w:val="21"/>
              </w:rPr>
              <w:t>单选</w:t>
            </w:r>
          </w:p>
        </w:tc>
        <w:tc>
          <w:tcPr>
            <w:tcW w:w="1501" w:type="dxa"/>
          </w:tcPr>
          <w:p w:rsidR="007C02D4" w:rsidRPr="00872EF1" w:rsidRDefault="007C02D4" w:rsidP="00325F46">
            <w:pPr>
              <w:widowControl/>
              <w:jc w:val="center"/>
              <w:rPr>
                <w:rFonts w:ascii="仿宋" w:hAnsi="仿宋" w:cs="宋体"/>
                <w:kern w:val="0"/>
                <w:sz w:val="21"/>
                <w:szCs w:val="21"/>
              </w:rPr>
            </w:pPr>
            <w:r>
              <w:rPr>
                <w:rFonts w:ascii="仿宋" w:hAnsi="仿宋" w:cs="宋体" w:hint="eastAsia"/>
                <w:kern w:val="0"/>
                <w:sz w:val="21"/>
                <w:szCs w:val="21"/>
              </w:rPr>
              <w:t>可选择</w:t>
            </w:r>
          </w:p>
        </w:tc>
        <w:tc>
          <w:tcPr>
            <w:tcW w:w="1121" w:type="dxa"/>
          </w:tcPr>
          <w:p w:rsidR="007C02D4" w:rsidRPr="00872EF1" w:rsidRDefault="007C02D4" w:rsidP="00325F46">
            <w:pPr>
              <w:widowControl/>
              <w:jc w:val="center"/>
              <w:rPr>
                <w:rFonts w:ascii="仿宋" w:hAnsi="仿宋" w:cs="宋体"/>
                <w:kern w:val="0"/>
                <w:sz w:val="21"/>
                <w:szCs w:val="21"/>
              </w:rPr>
            </w:pPr>
          </w:p>
        </w:tc>
        <w:tc>
          <w:tcPr>
            <w:tcW w:w="1564" w:type="dxa"/>
          </w:tcPr>
          <w:p w:rsidR="007C02D4" w:rsidRPr="00872EF1" w:rsidRDefault="007C02D4" w:rsidP="00325F46">
            <w:pPr>
              <w:widowControl/>
              <w:jc w:val="left"/>
              <w:rPr>
                <w:rFonts w:ascii="仿宋" w:hAnsi="仿宋" w:cs="宋体"/>
                <w:bCs/>
                <w:kern w:val="0"/>
                <w:sz w:val="21"/>
                <w:szCs w:val="21"/>
                <w:lang w:val="zh-CN"/>
              </w:rPr>
            </w:pPr>
          </w:p>
        </w:tc>
        <w:tc>
          <w:tcPr>
            <w:tcW w:w="1044" w:type="dxa"/>
          </w:tcPr>
          <w:p w:rsidR="007C02D4" w:rsidRPr="00872EF1" w:rsidRDefault="007C02D4" w:rsidP="00325F46">
            <w:pPr>
              <w:widowControl/>
              <w:rPr>
                <w:rFonts w:ascii="仿宋" w:hAnsi="仿宋" w:cs="宋体"/>
                <w:kern w:val="0"/>
                <w:sz w:val="21"/>
                <w:szCs w:val="21"/>
              </w:rPr>
            </w:pPr>
          </w:p>
        </w:tc>
      </w:tr>
      <w:tr w:rsidR="007C02D4" w:rsidRPr="00872EF1" w:rsidTr="00325F46">
        <w:trPr>
          <w:trHeight w:val="413"/>
        </w:trPr>
        <w:tc>
          <w:tcPr>
            <w:tcW w:w="1374" w:type="dxa"/>
          </w:tcPr>
          <w:p w:rsidR="007C02D4" w:rsidRDefault="007C02D4" w:rsidP="00325F46">
            <w:pPr>
              <w:widowControl/>
              <w:jc w:val="center"/>
              <w:rPr>
                <w:rFonts w:ascii="仿宋" w:hAnsi="仿宋" w:cs="宋体"/>
                <w:kern w:val="0"/>
                <w:sz w:val="21"/>
                <w:szCs w:val="21"/>
              </w:rPr>
            </w:pPr>
            <w:r>
              <w:rPr>
                <w:rFonts w:ascii="仿宋" w:hAnsi="仿宋" w:cs="宋体"/>
                <w:kern w:val="0"/>
                <w:sz w:val="21"/>
                <w:szCs w:val="21"/>
              </w:rPr>
              <w:t>定</w:t>
            </w:r>
            <w:proofErr w:type="gramStart"/>
            <w:r>
              <w:rPr>
                <w:rFonts w:ascii="仿宋" w:hAnsi="仿宋" w:cs="宋体"/>
                <w:kern w:val="0"/>
                <w:sz w:val="21"/>
                <w:szCs w:val="21"/>
              </w:rPr>
              <w:t>损清单号</w:t>
            </w:r>
            <w:proofErr w:type="gramEnd"/>
          </w:p>
        </w:tc>
        <w:tc>
          <w:tcPr>
            <w:tcW w:w="1438" w:type="dxa"/>
          </w:tcPr>
          <w:p w:rsidR="007C02D4" w:rsidRDefault="007C02D4" w:rsidP="00325F46">
            <w:pPr>
              <w:widowControl/>
              <w:jc w:val="center"/>
              <w:rPr>
                <w:rFonts w:ascii="仿宋" w:hAnsi="仿宋" w:cs="宋体"/>
                <w:kern w:val="0"/>
                <w:sz w:val="21"/>
                <w:szCs w:val="21"/>
              </w:rPr>
            </w:pPr>
            <w:r>
              <w:rPr>
                <w:rFonts w:ascii="仿宋" w:hAnsi="仿宋" w:cs="宋体" w:hint="eastAsia"/>
                <w:kern w:val="0"/>
                <w:sz w:val="21"/>
                <w:szCs w:val="21"/>
              </w:rPr>
              <w:t>超链接</w:t>
            </w:r>
          </w:p>
        </w:tc>
        <w:tc>
          <w:tcPr>
            <w:tcW w:w="1501" w:type="dxa"/>
          </w:tcPr>
          <w:p w:rsidR="007C02D4" w:rsidRDefault="007C02D4" w:rsidP="00325F46">
            <w:pPr>
              <w:widowControl/>
              <w:jc w:val="center"/>
              <w:rPr>
                <w:rFonts w:ascii="仿宋" w:hAnsi="仿宋" w:cs="宋体"/>
                <w:kern w:val="0"/>
                <w:sz w:val="21"/>
                <w:szCs w:val="21"/>
              </w:rPr>
            </w:pPr>
            <w:r>
              <w:rPr>
                <w:rFonts w:ascii="仿宋" w:hAnsi="仿宋" w:cs="宋体" w:hint="eastAsia"/>
                <w:kern w:val="0"/>
                <w:sz w:val="21"/>
                <w:szCs w:val="21"/>
              </w:rPr>
              <w:t>单击</w:t>
            </w:r>
          </w:p>
        </w:tc>
        <w:tc>
          <w:tcPr>
            <w:tcW w:w="1121" w:type="dxa"/>
          </w:tcPr>
          <w:p w:rsidR="007C02D4" w:rsidRPr="00872EF1" w:rsidRDefault="007C02D4" w:rsidP="00325F46">
            <w:pPr>
              <w:widowControl/>
              <w:jc w:val="center"/>
              <w:rPr>
                <w:rFonts w:ascii="仿宋" w:hAnsi="仿宋" w:cs="宋体"/>
                <w:kern w:val="0"/>
                <w:sz w:val="21"/>
                <w:szCs w:val="21"/>
              </w:rPr>
            </w:pPr>
          </w:p>
        </w:tc>
        <w:tc>
          <w:tcPr>
            <w:tcW w:w="1564" w:type="dxa"/>
          </w:tcPr>
          <w:p w:rsidR="007C02D4" w:rsidRPr="00872EF1" w:rsidRDefault="005F11B2" w:rsidP="005F11B2">
            <w:pPr>
              <w:widowControl/>
              <w:jc w:val="left"/>
              <w:rPr>
                <w:rFonts w:ascii="仿宋" w:hAnsi="仿宋" w:cs="宋体"/>
                <w:bCs/>
                <w:kern w:val="0"/>
                <w:sz w:val="21"/>
                <w:szCs w:val="21"/>
                <w:lang w:val="zh-CN"/>
              </w:rPr>
            </w:pPr>
            <w:ins w:id="285" w:author="ThinkPad" w:date="2017-12-28T10:43:00Z">
              <w:r>
                <w:rPr>
                  <w:rFonts w:ascii="仿宋" w:hAnsi="仿宋" w:cs="宋体"/>
                  <w:bCs/>
                  <w:kern w:val="0"/>
                  <w:sz w:val="21"/>
                  <w:szCs w:val="21"/>
                </w:rPr>
                <w:t>只查询显示</w:t>
              </w:r>
            </w:ins>
            <w:ins w:id="286" w:author="ThinkPad" w:date="2017-12-28T09:05:00Z">
              <w:r w:rsidR="00212113">
                <w:rPr>
                  <w:rFonts w:ascii="仿宋" w:hAnsi="仿宋" w:cs="宋体"/>
                  <w:bCs/>
                  <w:kern w:val="0"/>
                  <w:sz w:val="21"/>
                  <w:szCs w:val="21"/>
                  <w:lang w:val="zh-CN"/>
                </w:rPr>
                <w:t>本案件</w:t>
              </w:r>
            </w:ins>
            <w:ins w:id="287" w:author="ThinkPad" w:date="2017-12-28T10:43:00Z">
              <w:r>
                <w:rPr>
                  <w:rFonts w:ascii="仿宋" w:hAnsi="仿宋" w:cs="宋体"/>
                  <w:bCs/>
                  <w:kern w:val="0"/>
                  <w:sz w:val="21"/>
                  <w:szCs w:val="21"/>
                  <w:lang w:val="zh-CN"/>
                </w:rPr>
                <w:t>已</w:t>
              </w:r>
            </w:ins>
            <w:ins w:id="288" w:author="ThinkPad" w:date="2017-12-28T09:05:00Z">
              <w:r>
                <w:rPr>
                  <w:rFonts w:ascii="仿宋" w:hAnsi="仿宋" w:cs="宋体"/>
                  <w:bCs/>
                  <w:kern w:val="0"/>
                  <w:sz w:val="21"/>
                  <w:szCs w:val="21"/>
                  <w:lang w:val="zh-CN"/>
                </w:rPr>
                <w:t>关联的</w:t>
              </w:r>
            </w:ins>
            <w:ins w:id="289" w:author="ThinkPad" w:date="2017-12-28T10:43:00Z">
              <w:r>
                <w:rPr>
                  <w:rFonts w:ascii="仿宋" w:hAnsi="仿宋" w:cs="宋体"/>
                  <w:bCs/>
                  <w:kern w:val="0"/>
                  <w:sz w:val="21"/>
                  <w:szCs w:val="21"/>
                  <w:lang w:val="zh-CN"/>
                </w:rPr>
                <w:t>定损清单</w:t>
              </w:r>
            </w:ins>
            <w:ins w:id="290" w:author="ThinkPad" w:date="2017-12-28T09:05:00Z">
              <w:r w:rsidR="00212113">
                <w:rPr>
                  <w:rFonts w:ascii="仿宋" w:hAnsi="仿宋" w:cs="宋体"/>
                  <w:bCs/>
                  <w:kern w:val="0"/>
                  <w:sz w:val="21"/>
                  <w:szCs w:val="21"/>
                  <w:lang w:val="zh-CN"/>
                </w:rPr>
                <w:t>和</w:t>
              </w:r>
            </w:ins>
            <w:ins w:id="291" w:author="ThinkPad" w:date="2017-12-28T10:43:00Z">
              <w:r>
                <w:rPr>
                  <w:rFonts w:ascii="仿宋" w:hAnsi="仿宋" w:cs="宋体"/>
                  <w:bCs/>
                  <w:kern w:val="0"/>
                  <w:sz w:val="21"/>
                  <w:szCs w:val="21"/>
                  <w:lang w:val="zh-CN"/>
                </w:rPr>
                <w:t>根据保单</w:t>
              </w:r>
            </w:ins>
            <w:ins w:id="292" w:author="ThinkPad" w:date="2017-12-28T10:44:00Z">
              <w:r>
                <w:rPr>
                  <w:rFonts w:ascii="仿宋" w:hAnsi="仿宋" w:cs="宋体"/>
                  <w:bCs/>
                  <w:kern w:val="0"/>
                  <w:sz w:val="21"/>
                  <w:szCs w:val="21"/>
                  <w:lang w:val="zh-CN"/>
                </w:rPr>
                <w:t>号及</w:t>
              </w:r>
            </w:ins>
            <w:ins w:id="293" w:author="ThinkPad" w:date="2017-12-28T09:05:00Z">
              <w:r>
                <w:rPr>
                  <w:rFonts w:ascii="仿宋" w:hAnsi="仿宋" w:cs="宋体"/>
                  <w:bCs/>
                  <w:kern w:val="0"/>
                  <w:sz w:val="21"/>
                  <w:szCs w:val="21"/>
                  <w:lang w:val="zh-CN"/>
                </w:rPr>
                <w:t>报案</w:t>
              </w:r>
              <w:proofErr w:type="gramStart"/>
              <w:r>
                <w:rPr>
                  <w:rFonts w:ascii="仿宋" w:hAnsi="仿宋" w:cs="宋体"/>
                  <w:bCs/>
                  <w:kern w:val="0"/>
                  <w:sz w:val="21"/>
                  <w:szCs w:val="21"/>
                  <w:lang w:val="zh-CN"/>
                </w:rPr>
                <w:t>号</w:t>
              </w:r>
              <w:r w:rsidR="00212113">
                <w:rPr>
                  <w:rFonts w:ascii="仿宋" w:hAnsi="仿宋" w:cs="宋体"/>
                  <w:bCs/>
                  <w:kern w:val="0"/>
                  <w:sz w:val="21"/>
                  <w:szCs w:val="21"/>
                  <w:lang w:val="zh-CN"/>
                </w:rPr>
                <w:t>相关</w:t>
              </w:r>
              <w:proofErr w:type="gramEnd"/>
              <w:r w:rsidR="00212113">
                <w:rPr>
                  <w:rFonts w:ascii="仿宋" w:hAnsi="仿宋" w:cs="宋体"/>
                  <w:bCs/>
                  <w:kern w:val="0"/>
                  <w:sz w:val="21"/>
                  <w:szCs w:val="21"/>
                  <w:lang w:val="zh-CN"/>
                </w:rPr>
                <w:t>的</w:t>
              </w:r>
            </w:ins>
            <w:ins w:id="294" w:author="ThinkPad" w:date="2017-12-28T10:44:00Z">
              <w:r>
                <w:rPr>
                  <w:rFonts w:ascii="仿宋" w:hAnsi="仿宋" w:cs="宋体"/>
                  <w:bCs/>
                  <w:kern w:val="0"/>
                  <w:sz w:val="21"/>
                  <w:szCs w:val="21"/>
                  <w:lang w:val="zh-CN"/>
                </w:rPr>
                <w:t>未被其他案件关联的</w:t>
              </w:r>
            </w:ins>
            <w:ins w:id="295" w:author="ThinkPad" w:date="2017-12-28T09:05:00Z">
              <w:r w:rsidR="00212113">
                <w:rPr>
                  <w:rFonts w:ascii="仿宋" w:hAnsi="仿宋" w:cs="宋体"/>
                  <w:bCs/>
                  <w:kern w:val="0"/>
                  <w:sz w:val="21"/>
                  <w:szCs w:val="21"/>
                  <w:lang w:val="zh-CN"/>
                </w:rPr>
                <w:t>定损清单</w:t>
              </w:r>
            </w:ins>
            <w:ins w:id="296" w:author="ThinkPad" w:date="2017-12-28T10:44:00Z">
              <w:r>
                <w:rPr>
                  <w:rFonts w:ascii="仿宋" w:hAnsi="仿宋" w:cs="宋体" w:hint="eastAsia"/>
                  <w:bCs/>
                  <w:kern w:val="0"/>
                  <w:sz w:val="21"/>
                  <w:szCs w:val="21"/>
                  <w:lang w:val="zh-CN"/>
                </w:rPr>
                <w:t>。</w:t>
              </w:r>
            </w:ins>
            <w:r w:rsidR="007C02D4">
              <w:rPr>
                <w:rFonts w:ascii="仿宋" w:hAnsi="仿宋" w:cs="宋体"/>
                <w:bCs/>
                <w:kern w:val="0"/>
                <w:sz w:val="21"/>
                <w:szCs w:val="21"/>
                <w:lang w:val="zh-CN"/>
              </w:rPr>
              <w:t>单击超链接可查看详细定损清单内容</w:t>
            </w:r>
            <w:ins w:id="297" w:author="ThinkPad" w:date="2017-12-28T09:06:00Z">
              <w:r w:rsidR="00212113">
                <w:rPr>
                  <w:rFonts w:ascii="仿宋" w:hAnsi="仿宋" w:cs="宋体" w:hint="eastAsia"/>
                  <w:bCs/>
                  <w:kern w:val="0"/>
                  <w:sz w:val="21"/>
                  <w:szCs w:val="21"/>
                  <w:lang w:val="zh-CN"/>
                </w:rPr>
                <w:t>，</w:t>
              </w:r>
              <w:r w:rsidR="00212113">
                <w:rPr>
                  <w:rFonts w:ascii="仿宋" w:hAnsi="仿宋" w:cs="宋体"/>
                  <w:bCs/>
                  <w:kern w:val="0"/>
                  <w:sz w:val="21"/>
                  <w:szCs w:val="21"/>
                  <w:lang w:val="zh-CN"/>
                </w:rPr>
                <w:t>如图</w:t>
              </w:r>
              <w:r w:rsidR="00212113">
                <w:rPr>
                  <w:rFonts w:ascii="仿宋" w:hAnsi="仿宋" w:cs="宋体" w:hint="eastAsia"/>
                  <w:bCs/>
                  <w:kern w:val="0"/>
                  <w:sz w:val="21"/>
                  <w:szCs w:val="21"/>
                  <w:lang w:val="zh-CN"/>
                </w:rPr>
                <w:t>2</w:t>
              </w:r>
            </w:ins>
            <w:ins w:id="298" w:author="ThinkPad" w:date="2017-12-28T09:54:00Z">
              <w:r w:rsidR="001207FD">
                <w:rPr>
                  <w:rFonts w:ascii="仿宋" w:hAnsi="仿宋" w:cs="宋体" w:hint="eastAsia"/>
                  <w:bCs/>
                  <w:kern w:val="0"/>
                  <w:sz w:val="21"/>
                  <w:szCs w:val="21"/>
                  <w:lang w:val="zh-CN"/>
                </w:rPr>
                <w:t>5</w:t>
              </w:r>
            </w:ins>
          </w:p>
        </w:tc>
        <w:tc>
          <w:tcPr>
            <w:tcW w:w="1044" w:type="dxa"/>
          </w:tcPr>
          <w:p w:rsidR="007C02D4" w:rsidRPr="00872EF1" w:rsidRDefault="007C02D4" w:rsidP="00325F46">
            <w:pPr>
              <w:widowControl/>
              <w:rPr>
                <w:rFonts w:ascii="仿宋" w:hAnsi="仿宋" w:cs="宋体"/>
                <w:kern w:val="0"/>
                <w:sz w:val="21"/>
                <w:szCs w:val="21"/>
              </w:rPr>
            </w:pPr>
          </w:p>
        </w:tc>
      </w:tr>
      <w:tr w:rsidR="007C02D4" w:rsidRPr="00872EF1" w:rsidTr="00325F46">
        <w:trPr>
          <w:trHeight w:val="413"/>
        </w:trPr>
        <w:tc>
          <w:tcPr>
            <w:tcW w:w="1374" w:type="dxa"/>
          </w:tcPr>
          <w:p w:rsidR="007C02D4" w:rsidRDefault="007C02D4" w:rsidP="00325F46">
            <w:pPr>
              <w:widowControl/>
              <w:jc w:val="center"/>
              <w:rPr>
                <w:rFonts w:ascii="仿宋" w:hAnsi="仿宋" w:cs="宋体"/>
                <w:kern w:val="0"/>
                <w:sz w:val="21"/>
                <w:szCs w:val="21"/>
              </w:rPr>
            </w:pPr>
            <w:r>
              <w:rPr>
                <w:rFonts w:ascii="仿宋" w:hAnsi="仿宋" w:cs="宋体"/>
                <w:kern w:val="0"/>
                <w:sz w:val="21"/>
                <w:szCs w:val="21"/>
              </w:rPr>
              <w:t>定损清单名称</w:t>
            </w:r>
          </w:p>
        </w:tc>
        <w:tc>
          <w:tcPr>
            <w:tcW w:w="1438" w:type="dxa"/>
          </w:tcPr>
          <w:p w:rsidR="007C02D4" w:rsidRDefault="007C02D4" w:rsidP="00325F46">
            <w:pPr>
              <w:widowControl/>
              <w:jc w:val="center"/>
              <w:rPr>
                <w:rFonts w:ascii="仿宋" w:hAnsi="仿宋" w:cs="宋体"/>
                <w:kern w:val="0"/>
                <w:sz w:val="21"/>
                <w:szCs w:val="21"/>
              </w:rPr>
            </w:pPr>
            <w:r>
              <w:rPr>
                <w:rFonts w:ascii="仿宋" w:hAnsi="仿宋" w:cs="宋体" w:hint="eastAsia"/>
                <w:kern w:val="0"/>
                <w:sz w:val="21"/>
                <w:szCs w:val="21"/>
              </w:rPr>
              <w:t>文本</w:t>
            </w:r>
          </w:p>
        </w:tc>
        <w:tc>
          <w:tcPr>
            <w:tcW w:w="1501" w:type="dxa"/>
          </w:tcPr>
          <w:p w:rsidR="007C02D4" w:rsidRDefault="007C02D4" w:rsidP="00325F46">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1121" w:type="dxa"/>
          </w:tcPr>
          <w:p w:rsidR="007C02D4" w:rsidRPr="00872EF1" w:rsidRDefault="007C02D4" w:rsidP="00325F46">
            <w:pPr>
              <w:widowControl/>
              <w:jc w:val="center"/>
              <w:rPr>
                <w:rFonts w:ascii="仿宋" w:hAnsi="仿宋" w:cs="宋体"/>
                <w:kern w:val="0"/>
                <w:sz w:val="21"/>
                <w:szCs w:val="21"/>
              </w:rPr>
            </w:pPr>
          </w:p>
        </w:tc>
        <w:tc>
          <w:tcPr>
            <w:tcW w:w="1564" w:type="dxa"/>
          </w:tcPr>
          <w:p w:rsidR="007C02D4" w:rsidRDefault="007C02D4" w:rsidP="00325F46">
            <w:pPr>
              <w:widowControl/>
              <w:jc w:val="left"/>
              <w:rPr>
                <w:rFonts w:ascii="仿宋" w:hAnsi="仿宋" w:cs="宋体"/>
                <w:bCs/>
                <w:kern w:val="0"/>
                <w:sz w:val="21"/>
                <w:szCs w:val="21"/>
                <w:lang w:val="zh-CN"/>
              </w:rPr>
            </w:pPr>
          </w:p>
        </w:tc>
        <w:tc>
          <w:tcPr>
            <w:tcW w:w="1044" w:type="dxa"/>
          </w:tcPr>
          <w:p w:rsidR="007C02D4" w:rsidRPr="00872EF1" w:rsidRDefault="007C02D4" w:rsidP="00325F46">
            <w:pPr>
              <w:widowControl/>
              <w:rPr>
                <w:rFonts w:ascii="仿宋" w:hAnsi="仿宋" w:cs="宋体"/>
                <w:kern w:val="0"/>
                <w:sz w:val="21"/>
                <w:szCs w:val="21"/>
              </w:rPr>
            </w:pPr>
          </w:p>
        </w:tc>
      </w:tr>
      <w:tr w:rsidR="007C02D4" w:rsidRPr="00872EF1" w:rsidTr="00325F46">
        <w:trPr>
          <w:trHeight w:val="413"/>
        </w:trPr>
        <w:tc>
          <w:tcPr>
            <w:tcW w:w="1374" w:type="dxa"/>
          </w:tcPr>
          <w:p w:rsidR="007C02D4" w:rsidRDefault="007C02D4" w:rsidP="00325F46">
            <w:pPr>
              <w:widowControl/>
              <w:jc w:val="center"/>
              <w:rPr>
                <w:rFonts w:ascii="仿宋" w:hAnsi="仿宋" w:cs="宋体"/>
                <w:kern w:val="0"/>
                <w:sz w:val="21"/>
                <w:szCs w:val="21"/>
              </w:rPr>
            </w:pPr>
            <w:r>
              <w:rPr>
                <w:rFonts w:ascii="仿宋" w:hAnsi="仿宋" w:cs="宋体"/>
                <w:kern w:val="0"/>
                <w:sz w:val="21"/>
                <w:szCs w:val="21"/>
              </w:rPr>
              <w:t>归属区域</w:t>
            </w:r>
          </w:p>
        </w:tc>
        <w:tc>
          <w:tcPr>
            <w:tcW w:w="1438" w:type="dxa"/>
          </w:tcPr>
          <w:p w:rsidR="007C02D4" w:rsidRDefault="007C02D4" w:rsidP="00325F46">
            <w:pPr>
              <w:widowControl/>
              <w:jc w:val="center"/>
              <w:rPr>
                <w:rFonts w:ascii="仿宋" w:hAnsi="仿宋" w:cs="宋体"/>
                <w:kern w:val="0"/>
                <w:sz w:val="21"/>
                <w:szCs w:val="21"/>
              </w:rPr>
            </w:pPr>
            <w:r>
              <w:rPr>
                <w:rFonts w:ascii="仿宋" w:hAnsi="仿宋" w:cs="宋体" w:hint="eastAsia"/>
                <w:kern w:val="0"/>
                <w:sz w:val="21"/>
                <w:szCs w:val="21"/>
              </w:rPr>
              <w:t>文本</w:t>
            </w:r>
          </w:p>
        </w:tc>
        <w:tc>
          <w:tcPr>
            <w:tcW w:w="1501" w:type="dxa"/>
          </w:tcPr>
          <w:p w:rsidR="007C02D4" w:rsidRDefault="007C02D4" w:rsidP="00325F46">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1121" w:type="dxa"/>
          </w:tcPr>
          <w:p w:rsidR="007C02D4" w:rsidRPr="00872EF1" w:rsidRDefault="007C02D4" w:rsidP="00325F46">
            <w:pPr>
              <w:widowControl/>
              <w:jc w:val="center"/>
              <w:rPr>
                <w:rFonts w:ascii="仿宋" w:hAnsi="仿宋" w:cs="宋体"/>
                <w:kern w:val="0"/>
                <w:sz w:val="21"/>
                <w:szCs w:val="21"/>
              </w:rPr>
            </w:pPr>
          </w:p>
        </w:tc>
        <w:tc>
          <w:tcPr>
            <w:tcW w:w="1564" w:type="dxa"/>
          </w:tcPr>
          <w:p w:rsidR="007C02D4" w:rsidRDefault="007C02D4" w:rsidP="00325F46">
            <w:pPr>
              <w:widowControl/>
              <w:jc w:val="left"/>
              <w:rPr>
                <w:rFonts w:ascii="仿宋" w:hAnsi="仿宋" w:cs="宋体"/>
                <w:bCs/>
                <w:kern w:val="0"/>
                <w:sz w:val="21"/>
                <w:szCs w:val="21"/>
                <w:lang w:val="zh-CN"/>
              </w:rPr>
            </w:pPr>
          </w:p>
        </w:tc>
        <w:tc>
          <w:tcPr>
            <w:tcW w:w="1044" w:type="dxa"/>
          </w:tcPr>
          <w:p w:rsidR="007C02D4" w:rsidRPr="00872EF1" w:rsidRDefault="007C02D4" w:rsidP="00325F46">
            <w:pPr>
              <w:widowControl/>
              <w:rPr>
                <w:rFonts w:ascii="仿宋" w:hAnsi="仿宋" w:cs="宋体"/>
                <w:kern w:val="0"/>
                <w:sz w:val="21"/>
                <w:szCs w:val="21"/>
              </w:rPr>
            </w:pPr>
          </w:p>
        </w:tc>
      </w:tr>
      <w:tr w:rsidR="007C02D4" w:rsidRPr="00872EF1" w:rsidTr="00325F46">
        <w:trPr>
          <w:trHeight w:val="413"/>
        </w:trPr>
        <w:tc>
          <w:tcPr>
            <w:tcW w:w="1374" w:type="dxa"/>
          </w:tcPr>
          <w:p w:rsidR="007C02D4" w:rsidRDefault="007C02D4" w:rsidP="00325F46">
            <w:pPr>
              <w:widowControl/>
              <w:jc w:val="center"/>
              <w:rPr>
                <w:rFonts w:ascii="仿宋" w:hAnsi="仿宋" w:cs="宋体"/>
                <w:kern w:val="0"/>
                <w:sz w:val="21"/>
                <w:szCs w:val="21"/>
              </w:rPr>
            </w:pPr>
            <w:r>
              <w:rPr>
                <w:rFonts w:ascii="仿宋" w:hAnsi="仿宋" w:cs="宋体"/>
                <w:kern w:val="0"/>
                <w:sz w:val="21"/>
                <w:szCs w:val="21"/>
              </w:rPr>
              <w:t>缮制日期</w:t>
            </w:r>
          </w:p>
        </w:tc>
        <w:tc>
          <w:tcPr>
            <w:tcW w:w="1438" w:type="dxa"/>
          </w:tcPr>
          <w:p w:rsidR="007C02D4" w:rsidRDefault="007C02D4" w:rsidP="00325F46">
            <w:pPr>
              <w:widowControl/>
              <w:jc w:val="center"/>
              <w:rPr>
                <w:rFonts w:ascii="仿宋" w:hAnsi="仿宋" w:cs="宋体"/>
                <w:kern w:val="0"/>
                <w:sz w:val="21"/>
                <w:szCs w:val="21"/>
              </w:rPr>
            </w:pPr>
            <w:r>
              <w:rPr>
                <w:rFonts w:ascii="仿宋" w:hAnsi="仿宋" w:cs="宋体" w:hint="eastAsia"/>
                <w:kern w:val="0"/>
                <w:sz w:val="21"/>
                <w:szCs w:val="21"/>
              </w:rPr>
              <w:t>文本</w:t>
            </w:r>
          </w:p>
        </w:tc>
        <w:tc>
          <w:tcPr>
            <w:tcW w:w="1501" w:type="dxa"/>
          </w:tcPr>
          <w:p w:rsidR="007C02D4" w:rsidRDefault="007C02D4" w:rsidP="00325F46">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1121" w:type="dxa"/>
          </w:tcPr>
          <w:p w:rsidR="007C02D4" w:rsidRPr="00872EF1" w:rsidRDefault="007C02D4" w:rsidP="00325F46">
            <w:pPr>
              <w:widowControl/>
              <w:jc w:val="center"/>
              <w:rPr>
                <w:rFonts w:ascii="仿宋" w:hAnsi="仿宋" w:cs="宋体"/>
                <w:kern w:val="0"/>
                <w:sz w:val="21"/>
                <w:szCs w:val="21"/>
              </w:rPr>
            </w:pPr>
          </w:p>
        </w:tc>
        <w:tc>
          <w:tcPr>
            <w:tcW w:w="1564" w:type="dxa"/>
          </w:tcPr>
          <w:p w:rsidR="007C02D4" w:rsidRDefault="007C02D4" w:rsidP="00325F46">
            <w:pPr>
              <w:widowControl/>
              <w:jc w:val="left"/>
              <w:rPr>
                <w:rFonts w:ascii="仿宋" w:hAnsi="仿宋" w:cs="宋体"/>
                <w:bCs/>
                <w:kern w:val="0"/>
                <w:sz w:val="21"/>
                <w:szCs w:val="21"/>
                <w:lang w:val="zh-CN"/>
              </w:rPr>
            </w:pPr>
          </w:p>
        </w:tc>
        <w:tc>
          <w:tcPr>
            <w:tcW w:w="1044" w:type="dxa"/>
          </w:tcPr>
          <w:p w:rsidR="007C02D4" w:rsidRPr="00872EF1" w:rsidRDefault="007C02D4" w:rsidP="00325F46">
            <w:pPr>
              <w:widowControl/>
              <w:rPr>
                <w:rFonts w:ascii="仿宋" w:hAnsi="仿宋" w:cs="宋体"/>
                <w:kern w:val="0"/>
                <w:sz w:val="21"/>
                <w:szCs w:val="21"/>
              </w:rPr>
            </w:pPr>
          </w:p>
        </w:tc>
      </w:tr>
      <w:tr w:rsidR="007C02D4" w:rsidRPr="00872EF1" w:rsidTr="00325F46">
        <w:trPr>
          <w:trHeight w:val="413"/>
        </w:trPr>
        <w:tc>
          <w:tcPr>
            <w:tcW w:w="1374" w:type="dxa"/>
          </w:tcPr>
          <w:p w:rsidR="007C02D4" w:rsidRDefault="007C02D4" w:rsidP="00325F46">
            <w:pPr>
              <w:widowControl/>
              <w:jc w:val="center"/>
              <w:rPr>
                <w:rFonts w:ascii="仿宋" w:hAnsi="仿宋" w:cs="宋体"/>
                <w:kern w:val="0"/>
                <w:sz w:val="21"/>
                <w:szCs w:val="21"/>
              </w:rPr>
            </w:pPr>
            <w:r>
              <w:rPr>
                <w:rFonts w:ascii="仿宋" w:hAnsi="仿宋" w:cs="宋体"/>
                <w:kern w:val="0"/>
                <w:sz w:val="21"/>
                <w:szCs w:val="21"/>
              </w:rPr>
              <w:t>缮制人</w:t>
            </w:r>
          </w:p>
        </w:tc>
        <w:tc>
          <w:tcPr>
            <w:tcW w:w="1438" w:type="dxa"/>
          </w:tcPr>
          <w:p w:rsidR="007C02D4" w:rsidRDefault="007C02D4" w:rsidP="00325F46">
            <w:pPr>
              <w:widowControl/>
              <w:jc w:val="center"/>
              <w:rPr>
                <w:rFonts w:ascii="仿宋" w:hAnsi="仿宋" w:cs="宋体"/>
                <w:kern w:val="0"/>
                <w:sz w:val="21"/>
                <w:szCs w:val="21"/>
              </w:rPr>
            </w:pPr>
            <w:r>
              <w:rPr>
                <w:rFonts w:ascii="仿宋" w:hAnsi="仿宋" w:cs="宋体" w:hint="eastAsia"/>
                <w:kern w:val="0"/>
                <w:sz w:val="21"/>
                <w:szCs w:val="21"/>
              </w:rPr>
              <w:t>文本</w:t>
            </w:r>
          </w:p>
        </w:tc>
        <w:tc>
          <w:tcPr>
            <w:tcW w:w="1501" w:type="dxa"/>
          </w:tcPr>
          <w:p w:rsidR="007C02D4" w:rsidRDefault="007C02D4" w:rsidP="00325F46">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1121" w:type="dxa"/>
          </w:tcPr>
          <w:p w:rsidR="007C02D4" w:rsidRPr="00872EF1" w:rsidRDefault="007C02D4" w:rsidP="00325F46">
            <w:pPr>
              <w:widowControl/>
              <w:jc w:val="center"/>
              <w:rPr>
                <w:rFonts w:ascii="仿宋" w:hAnsi="仿宋" w:cs="宋体"/>
                <w:kern w:val="0"/>
                <w:sz w:val="21"/>
                <w:szCs w:val="21"/>
              </w:rPr>
            </w:pPr>
          </w:p>
        </w:tc>
        <w:tc>
          <w:tcPr>
            <w:tcW w:w="1564" w:type="dxa"/>
          </w:tcPr>
          <w:p w:rsidR="007C02D4" w:rsidRDefault="007C02D4" w:rsidP="00325F46">
            <w:pPr>
              <w:widowControl/>
              <w:jc w:val="left"/>
              <w:rPr>
                <w:rFonts w:ascii="仿宋" w:hAnsi="仿宋" w:cs="宋体"/>
                <w:bCs/>
                <w:kern w:val="0"/>
                <w:sz w:val="21"/>
                <w:szCs w:val="21"/>
                <w:lang w:val="zh-CN"/>
              </w:rPr>
            </w:pPr>
          </w:p>
        </w:tc>
        <w:tc>
          <w:tcPr>
            <w:tcW w:w="1044" w:type="dxa"/>
          </w:tcPr>
          <w:p w:rsidR="007C02D4" w:rsidRPr="00872EF1" w:rsidRDefault="007C02D4" w:rsidP="00325F46">
            <w:pPr>
              <w:widowControl/>
              <w:rPr>
                <w:rFonts w:ascii="仿宋" w:hAnsi="仿宋" w:cs="宋体"/>
                <w:kern w:val="0"/>
                <w:sz w:val="21"/>
                <w:szCs w:val="21"/>
              </w:rPr>
            </w:pPr>
          </w:p>
        </w:tc>
      </w:tr>
    </w:tbl>
    <w:p w:rsidR="007C02D4" w:rsidDel="00212113" w:rsidRDefault="007C02D4" w:rsidP="00212113">
      <w:pPr>
        <w:jc w:val="left"/>
        <w:rPr>
          <w:del w:id="299" w:author="ThinkPad" w:date="2017-12-28T09:06:00Z"/>
          <w:noProof/>
        </w:rPr>
        <w:pPrChange w:id="300" w:author="ThinkPad" w:date="2017-12-28T09:04:00Z">
          <w:pPr>
            <w:pStyle w:val="a5"/>
            <w:numPr>
              <w:numId w:val="7"/>
            </w:numPr>
            <w:ind w:left="420" w:firstLineChars="0" w:hanging="420"/>
            <w:jc w:val="left"/>
          </w:pPr>
        </w:pPrChange>
      </w:pPr>
      <w:r>
        <w:rPr>
          <w:rFonts w:hint="eastAsia"/>
          <w:noProof/>
        </w:rPr>
        <w:t>选项说明：</w:t>
      </w:r>
    </w:p>
    <w:p w:rsidR="007C02D4" w:rsidRDefault="007C02D4" w:rsidP="00212113">
      <w:pPr>
        <w:jc w:val="left"/>
        <w:rPr>
          <w:noProof/>
        </w:rPr>
        <w:pPrChange w:id="301" w:author="ThinkPad" w:date="2017-12-28T09:06:00Z">
          <w:pPr>
            <w:pStyle w:val="a5"/>
            <w:numPr>
              <w:numId w:val="7"/>
            </w:numPr>
            <w:ind w:left="420" w:firstLineChars="0" w:hanging="420"/>
            <w:jc w:val="left"/>
          </w:pPr>
        </w:pPrChange>
      </w:pPr>
      <w:r>
        <w:rPr>
          <w:rFonts w:hint="eastAsia"/>
          <w:noProof/>
        </w:rPr>
        <w:t>1.</w:t>
      </w:r>
      <w:r>
        <w:rPr>
          <w:rFonts w:hint="eastAsia"/>
          <w:noProof/>
        </w:rPr>
        <w:t>【确定】按钮</w:t>
      </w:r>
    </w:p>
    <w:p w:rsidR="007C02D4" w:rsidDel="00212113" w:rsidRDefault="007C02D4" w:rsidP="007C02D4">
      <w:pPr>
        <w:pStyle w:val="a5"/>
        <w:numPr>
          <w:ilvl w:val="0"/>
          <w:numId w:val="7"/>
        </w:numPr>
        <w:ind w:firstLineChars="0"/>
        <w:jc w:val="left"/>
        <w:rPr>
          <w:del w:id="302" w:author="ThinkPad" w:date="2017-12-28T09:07:00Z"/>
          <w:noProof/>
        </w:rPr>
      </w:pPr>
      <w:r>
        <w:rPr>
          <w:rFonts w:hint="eastAsia"/>
          <w:noProof/>
        </w:rPr>
        <w:t>选择清单后，单击【确定】按钮，</w:t>
      </w:r>
      <w:del w:id="303" w:author="ThinkPad" w:date="2017-12-28T09:06:00Z">
        <w:r w:rsidDel="00212113">
          <w:rPr>
            <w:rFonts w:hint="eastAsia"/>
            <w:noProof/>
          </w:rPr>
          <w:delText>系统校验此清单是否已关联过报案信息，若已关联则系统进行提示“此清单已关联报案，报案号为</w:delText>
        </w:r>
        <w:r w:rsidDel="00212113">
          <w:rPr>
            <w:rFonts w:hint="eastAsia"/>
            <w:noProof/>
          </w:rPr>
          <w:delText>1234567810</w:delText>
        </w:r>
        <w:r w:rsidDel="00212113">
          <w:rPr>
            <w:rFonts w:hint="eastAsia"/>
            <w:noProof/>
          </w:rPr>
          <w:delText>，是否进行关联？”若用户继续关联，则</w:delText>
        </w:r>
      </w:del>
      <w:r>
        <w:rPr>
          <w:rFonts w:hint="eastAsia"/>
          <w:noProof/>
        </w:rPr>
        <w:t>系统显示关联成功，关闭当前页面</w:t>
      </w:r>
      <w:del w:id="304" w:author="ThinkPad" w:date="2017-12-28T09:07:00Z">
        <w:r w:rsidDel="00212113">
          <w:rPr>
            <w:rFonts w:hint="eastAsia"/>
            <w:noProof/>
          </w:rPr>
          <w:delText>，</w:delText>
        </w:r>
      </w:del>
      <w:ins w:id="305" w:author="ThinkPad" w:date="2017-12-28T09:07:00Z">
        <w:r w:rsidR="00212113" w:rsidDel="00212113">
          <w:rPr>
            <w:rFonts w:hint="eastAsia"/>
            <w:noProof/>
          </w:rPr>
          <w:t xml:space="preserve"> </w:t>
        </w:r>
      </w:ins>
      <w:del w:id="306" w:author="ThinkPad" w:date="2017-12-28T09:07:00Z">
        <w:r w:rsidDel="00212113">
          <w:rPr>
            <w:rFonts w:hint="eastAsia"/>
            <w:noProof/>
          </w:rPr>
          <w:delText>将相关信息带入报案登记页面中。</w:delText>
        </w:r>
      </w:del>
    </w:p>
    <w:p w:rsidR="007C02D4" w:rsidRDefault="007C02D4" w:rsidP="00212113">
      <w:pPr>
        <w:jc w:val="left"/>
        <w:rPr>
          <w:noProof/>
        </w:rPr>
        <w:pPrChange w:id="307" w:author="ThinkPad" w:date="2017-12-28T09:07:00Z">
          <w:pPr>
            <w:pStyle w:val="a5"/>
            <w:numPr>
              <w:numId w:val="7"/>
            </w:numPr>
            <w:ind w:left="420" w:firstLineChars="0" w:hanging="420"/>
            <w:jc w:val="left"/>
          </w:pPr>
        </w:pPrChange>
      </w:pPr>
      <w:r>
        <w:rPr>
          <w:rFonts w:hint="eastAsia"/>
          <w:noProof/>
        </w:rPr>
        <w:t>2.</w:t>
      </w:r>
      <w:r>
        <w:rPr>
          <w:rFonts w:hint="eastAsia"/>
          <w:noProof/>
        </w:rPr>
        <w:t>【取消】按钮</w:t>
      </w:r>
    </w:p>
    <w:p w:rsidR="00212113" w:rsidRDefault="007C02D4" w:rsidP="00212113">
      <w:pPr>
        <w:jc w:val="left"/>
        <w:rPr>
          <w:ins w:id="308" w:author="ThinkPad" w:date="2017-12-28T09:07:00Z"/>
          <w:rFonts w:hint="eastAsia"/>
          <w:noProof/>
        </w:rPr>
        <w:pPrChange w:id="309" w:author="ThinkPad" w:date="2017-12-28T09:07:00Z">
          <w:pPr>
            <w:pStyle w:val="a5"/>
            <w:numPr>
              <w:numId w:val="7"/>
            </w:numPr>
            <w:ind w:left="420" w:firstLineChars="0" w:hanging="420"/>
            <w:jc w:val="left"/>
          </w:pPr>
        </w:pPrChange>
      </w:pPr>
      <w:r>
        <w:rPr>
          <w:rFonts w:hint="eastAsia"/>
          <w:noProof/>
        </w:rPr>
        <w:t>用户单击【取消】按钮，系统关闭当前页面。</w:t>
      </w:r>
    </w:p>
    <w:p w:rsidR="00212113" w:rsidRPr="00212113" w:rsidRDefault="00212113" w:rsidP="00212113">
      <w:pPr>
        <w:jc w:val="left"/>
        <w:rPr>
          <w:noProof/>
        </w:rPr>
        <w:pPrChange w:id="310" w:author="ThinkPad" w:date="2017-12-28T09:07:00Z">
          <w:pPr>
            <w:pStyle w:val="a5"/>
            <w:numPr>
              <w:numId w:val="7"/>
            </w:numPr>
            <w:ind w:left="420" w:firstLineChars="0" w:hanging="420"/>
            <w:jc w:val="left"/>
          </w:pPr>
        </w:pPrChange>
      </w:pPr>
      <w:ins w:id="311" w:author="ThinkPad" w:date="2017-12-28T09:07:00Z">
        <w:r>
          <w:rPr>
            <w:rFonts w:hint="eastAsia"/>
            <w:noProof/>
          </w:rPr>
          <w:t>定损清单页面如下：</w:t>
        </w:r>
      </w:ins>
    </w:p>
    <w:p w:rsidR="007C02D4" w:rsidRDefault="007C02D4" w:rsidP="007C02D4">
      <w:pPr>
        <w:keepNext/>
      </w:pPr>
      <w:r>
        <w:rPr>
          <w:noProof/>
        </w:rPr>
        <w:lastRenderedPageBreak/>
        <w:drawing>
          <wp:inline distT="0" distB="0" distL="0" distR="0" wp14:anchorId="38F11073" wp14:editId="1310D86F">
            <wp:extent cx="5274310" cy="16134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613426"/>
                    </a:xfrm>
                    <a:prstGeom prst="rect">
                      <a:avLst/>
                    </a:prstGeom>
                  </pic:spPr>
                </pic:pic>
              </a:graphicData>
            </a:graphic>
          </wp:inline>
        </w:drawing>
      </w:r>
    </w:p>
    <w:p w:rsidR="00922C42" w:rsidRDefault="007C02D4" w:rsidP="00922C42">
      <w:pPr>
        <w:pStyle w:val="a8"/>
        <w:ind w:left="420"/>
        <w:jc w:val="center"/>
        <w:rPr>
          <w:ins w:id="312" w:author="ThinkPad" w:date="2017-12-28T09:15:00Z"/>
          <w:rFonts w:hint="eastAsia"/>
        </w:rPr>
        <w:pPrChange w:id="313" w:author="ThinkPad" w:date="2017-12-28T09:15:00Z">
          <w:pPr>
            <w:pStyle w:val="a8"/>
            <w:numPr>
              <w:numId w:val="7"/>
            </w:numPr>
            <w:ind w:left="420" w:hanging="420"/>
            <w:jc w:val="center"/>
          </w:pPr>
        </w:pPrChang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ins w:id="314" w:author="ThinkPad" w:date="2017-12-28T09:27:00Z">
        <w:r w:rsidR="00465891">
          <w:rPr>
            <w:noProof/>
          </w:rPr>
          <w:t>25</w:t>
        </w:r>
      </w:ins>
      <w:del w:id="315" w:author="ThinkPad" w:date="2017-12-28T08:49:00Z">
        <w:r w:rsidR="00885796" w:rsidDel="00072BBD">
          <w:rPr>
            <w:noProof/>
          </w:rPr>
          <w:delText>22</w:delText>
        </w:r>
      </w:del>
      <w:r>
        <w:fldChar w:fldCharType="end"/>
      </w:r>
      <w:r>
        <w:t>定损清单</w:t>
      </w:r>
    </w:p>
    <w:p w:rsidR="00922C42" w:rsidRPr="00286FE0" w:rsidRDefault="00922C42" w:rsidP="00922C42">
      <w:pPr>
        <w:rPr>
          <w:ins w:id="316" w:author="ThinkPad" w:date="2017-12-28T09:16:00Z"/>
        </w:rPr>
        <w:pPrChange w:id="317" w:author="ThinkPad" w:date="2017-12-28T09:16:00Z">
          <w:pPr>
            <w:pStyle w:val="a5"/>
            <w:ind w:left="420" w:firstLineChars="0" w:firstLine="0"/>
          </w:pPr>
        </w:pPrChange>
      </w:pPr>
      <w:ins w:id="318" w:author="ThinkPad" w:date="2017-12-28T09:16:00Z">
        <w:r>
          <w:rPr>
            <w:rFonts w:hint="eastAsia"/>
          </w:rPr>
          <w:t>选项和元素说明：</w:t>
        </w:r>
      </w:ins>
    </w:p>
    <w:tbl>
      <w:tblPr>
        <w:tblStyle w:val="a6"/>
        <w:tblW w:w="8042" w:type="dxa"/>
        <w:tblInd w:w="480" w:type="dxa"/>
        <w:tblLook w:val="04A0" w:firstRow="1" w:lastRow="0" w:firstColumn="1" w:lastColumn="0" w:noHBand="0" w:noVBand="1"/>
      </w:tblPr>
      <w:tblGrid>
        <w:gridCol w:w="1374"/>
        <w:gridCol w:w="1438"/>
        <w:gridCol w:w="1501"/>
        <w:gridCol w:w="1121"/>
        <w:gridCol w:w="1564"/>
        <w:gridCol w:w="1044"/>
      </w:tblGrid>
      <w:tr w:rsidR="00922C42" w:rsidRPr="00872EF1" w:rsidTr="00B9732E">
        <w:trPr>
          <w:trHeight w:val="376"/>
          <w:ins w:id="319" w:author="ThinkPad" w:date="2017-12-28T09:16:00Z"/>
        </w:trPr>
        <w:tc>
          <w:tcPr>
            <w:tcW w:w="8042" w:type="dxa"/>
            <w:gridSpan w:val="6"/>
            <w:shd w:val="clear" w:color="auto" w:fill="F79646" w:themeFill="accent6"/>
          </w:tcPr>
          <w:p w:rsidR="00922C42" w:rsidRPr="00872EF1" w:rsidRDefault="00922C42" w:rsidP="00B9732E">
            <w:pPr>
              <w:widowControl/>
              <w:jc w:val="center"/>
              <w:rPr>
                <w:ins w:id="320" w:author="ThinkPad" w:date="2017-12-28T09:16:00Z"/>
                <w:rFonts w:ascii="仿宋" w:hAnsi="仿宋" w:cs="宋体"/>
                <w:b/>
                <w:kern w:val="0"/>
                <w:sz w:val="24"/>
                <w:szCs w:val="24"/>
              </w:rPr>
            </w:pPr>
            <w:ins w:id="321" w:author="ThinkPad" w:date="2017-12-28T09:16:00Z">
              <w:r>
                <w:rPr>
                  <w:rFonts w:ascii="仿宋" w:hAnsi="仿宋" w:cs="宋体" w:hint="eastAsia"/>
                  <w:b/>
                  <w:kern w:val="0"/>
                  <w:sz w:val="24"/>
                  <w:szCs w:val="24"/>
                </w:rPr>
                <w:t>关联清单</w:t>
              </w:r>
            </w:ins>
          </w:p>
        </w:tc>
      </w:tr>
      <w:tr w:rsidR="00922C42" w:rsidRPr="00872EF1" w:rsidTr="00B9732E">
        <w:trPr>
          <w:trHeight w:val="543"/>
          <w:ins w:id="322" w:author="ThinkPad" w:date="2017-12-28T09:16:00Z"/>
        </w:trPr>
        <w:tc>
          <w:tcPr>
            <w:tcW w:w="1374" w:type="dxa"/>
            <w:shd w:val="clear" w:color="auto" w:fill="9BBB59" w:themeFill="accent3"/>
          </w:tcPr>
          <w:p w:rsidR="00922C42" w:rsidRPr="00872EF1" w:rsidRDefault="00922C42" w:rsidP="00B9732E">
            <w:pPr>
              <w:widowControl/>
              <w:jc w:val="center"/>
              <w:rPr>
                <w:ins w:id="323" w:author="ThinkPad" w:date="2017-12-28T09:16:00Z"/>
                <w:rFonts w:ascii="仿宋" w:hAnsi="仿宋" w:cs="宋体"/>
                <w:b/>
                <w:kern w:val="0"/>
                <w:sz w:val="24"/>
                <w:szCs w:val="24"/>
              </w:rPr>
            </w:pPr>
            <w:ins w:id="324" w:author="ThinkPad" w:date="2017-12-28T09:16:00Z">
              <w:r w:rsidRPr="00872EF1">
                <w:rPr>
                  <w:rFonts w:ascii="仿宋" w:hAnsi="仿宋" w:cs="宋体" w:hint="eastAsia"/>
                  <w:b/>
                  <w:kern w:val="0"/>
                  <w:sz w:val="24"/>
                  <w:szCs w:val="24"/>
                </w:rPr>
                <w:t>页面元素</w:t>
              </w:r>
            </w:ins>
          </w:p>
        </w:tc>
        <w:tc>
          <w:tcPr>
            <w:tcW w:w="1438" w:type="dxa"/>
            <w:shd w:val="clear" w:color="auto" w:fill="9BBB59" w:themeFill="accent3"/>
          </w:tcPr>
          <w:p w:rsidR="00922C42" w:rsidRPr="00872EF1" w:rsidRDefault="00922C42" w:rsidP="00B9732E">
            <w:pPr>
              <w:widowControl/>
              <w:jc w:val="center"/>
              <w:rPr>
                <w:ins w:id="325" w:author="ThinkPad" w:date="2017-12-28T09:16:00Z"/>
                <w:rFonts w:ascii="仿宋" w:hAnsi="仿宋" w:cs="宋体"/>
                <w:b/>
                <w:kern w:val="0"/>
                <w:sz w:val="24"/>
                <w:szCs w:val="24"/>
              </w:rPr>
            </w:pPr>
            <w:ins w:id="326" w:author="ThinkPad" w:date="2017-12-28T09:16:00Z">
              <w:r w:rsidRPr="00872EF1">
                <w:rPr>
                  <w:rFonts w:ascii="仿宋" w:hAnsi="仿宋" w:cs="宋体" w:hint="eastAsia"/>
                  <w:b/>
                  <w:kern w:val="0"/>
                  <w:sz w:val="24"/>
                  <w:szCs w:val="24"/>
                </w:rPr>
                <w:t>交互类型</w:t>
              </w:r>
            </w:ins>
          </w:p>
        </w:tc>
        <w:tc>
          <w:tcPr>
            <w:tcW w:w="1501" w:type="dxa"/>
            <w:shd w:val="clear" w:color="auto" w:fill="9BBB59" w:themeFill="accent3"/>
          </w:tcPr>
          <w:p w:rsidR="00922C42" w:rsidRPr="00872EF1" w:rsidRDefault="00922C42" w:rsidP="00B9732E">
            <w:pPr>
              <w:widowControl/>
              <w:jc w:val="center"/>
              <w:rPr>
                <w:ins w:id="327" w:author="ThinkPad" w:date="2017-12-28T09:16:00Z"/>
                <w:rFonts w:ascii="仿宋" w:hAnsi="仿宋" w:cs="宋体"/>
                <w:b/>
                <w:kern w:val="0"/>
                <w:sz w:val="24"/>
                <w:szCs w:val="24"/>
              </w:rPr>
            </w:pPr>
            <w:ins w:id="328" w:author="ThinkPad" w:date="2017-12-28T09:16:00Z">
              <w:r w:rsidRPr="00872EF1">
                <w:rPr>
                  <w:rFonts w:ascii="仿宋" w:hAnsi="仿宋" w:cs="宋体" w:hint="eastAsia"/>
                  <w:b/>
                  <w:kern w:val="0"/>
                  <w:sz w:val="24"/>
                  <w:szCs w:val="24"/>
                </w:rPr>
                <w:t>交互模式</w:t>
              </w:r>
            </w:ins>
          </w:p>
        </w:tc>
        <w:tc>
          <w:tcPr>
            <w:tcW w:w="1121" w:type="dxa"/>
            <w:shd w:val="clear" w:color="auto" w:fill="9BBB59" w:themeFill="accent3"/>
          </w:tcPr>
          <w:p w:rsidR="00922C42" w:rsidRPr="00872EF1" w:rsidRDefault="00922C42" w:rsidP="00B9732E">
            <w:pPr>
              <w:widowControl/>
              <w:jc w:val="center"/>
              <w:rPr>
                <w:ins w:id="329" w:author="ThinkPad" w:date="2017-12-28T09:16:00Z"/>
                <w:rFonts w:ascii="仿宋" w:hAnsi="仿宋" w:cs="宋体"/>
                <w:b/>
                <w:kern w:val="0"/>
                <w:sz w:val="24"/>
                <w:szCs w:val="24"/>
              </w:rPr>
            </w:pPr>
            <w:ins w:id="330" w:author="ThinkPad" w:date="2017-12-28T09:16:00Z">
              <w:r w:rsidRPr="00872EF1">
                <w:rPr>
                  <w:rFonts w:ascii="仿宋" w:hAnsi="仿宋" w:cs="宋体" w:hint="eastAsia"/>
                  <w:b/>
                  <w:kern w:val="0"/>
                  <w:sz w:val="24"/>
                  <w:szCs w:val="24"/>
                </w:rPr>
                <w:t>是否必填</w:t>
              </w:r>
            </w:ins>
          </w:p>
        </w:tc>
        <w:tc>
          <w:tcPr>
            <w:tcW w:w="1564" w:type="dxa"/>
            <w:shd w:val="clear" w:color="auto" w:fill="9BBB59" w:themeFill="accent3"/>
          </w:tcPr>
          <w:p w:rsidR="00922C42" w:rsidRPr="00872EF1" w:rsidRDefault="00922C42" w:rsidP="00B9732E">
            <w:pPr>
              <w:widowControl/>
              <w:jc w:val="center"/>
              <w:rPr>
                <w:ins w:id="331" w:author="ThinkPad" w:date="2017-12-28T09:16:00Z"/>
                <w:rFonts w:ascii="仿宋" w:hAnsi="仿宋" w:cs="宋体"/>
                <w:b/>
                <w:kern w:val="0"/>
                <w:sz w:val="24"/>
                <w:szCs w:val="24"/>
              </w:rPr>
            </w:pPr>
            <w:ins w:id="332" w:author="ThinkPad" w:date="2017-12-28T09:16:00Z">
              <w:r w:rsidRPr="00872EF1">
                <w:rPr>
                  <w:rFonts w:ascii="仿宋" w:hAnsi="仿宋" w:cs="宋体" w:hint="eastAsia"/>
                  <w:b/>
                  <w:kern w:val="0"/>
                  <w:sz w:val="24"/>
                  <w:szCs w:val="24"/>
                </w:rPr>
                <w:t>内容说明</w:t>
              </w:r>
            </w:ins>
          </w:p>
        </w:tc>
        <w:tc>
          <w:tcPr>
            <w:tcW w:w="1044" w:type="dxa"/>
            <w:shd w:val="clear" w:color="auto" w:fill="9BBB59" w:themeFill="accent3"/>
          </w:tcPr>
          <w:p w:rsidR="00922C42" w:rsidRPr="00872EF1" w:rsidRDefault="00922C42" w:rsidP="00B9732E">
            <w:pPr>
              <w:widowControl/>
              <w:jc w:val="center"/>
              <w:rPr>
                <w:ins w:id="333" w:author="ThinkPad" w:date="2017-12-28T09:16:00Z"/>
                <w:rFonts w:ascii="仿宋" w:hAnsi="仿宋" w:cs="宋体"/>
                <w:b/>
                <w:kern w:val="0"/>
                <w:sz w:val="24"/>
                <w:szCs w:val="24"/>
              </w:rPr>
            </w:pPr>
            <w:ins w:id="334" w:author="ThinkPad" w:date="2017-12-28T09:16:00Z">
              <w:r w:rsidRPr="00872EF1">
                <w:rPr>
                  <w:rFonts w:ascii="仿宋" w:hAnsi="仿宋" w:cs="宋体" w:hint="eastAsia"/>
                  <w:b/>
                  <w:kern w:val="0"/>
                  <w:sz w:val="24"/>
                  <w:szCs w:val="24"/>
                </w:rPr>
                <w:t>默认值</w:t>
              </w:r>
            </w:ins>
          </w:p>
        </w:tc>
      </w:tr>
      <w:tr w:rsidR="00922C42" w:rsidRPr="00872EF1" w:rsidTr="00B9732E">
        <w:trPr>
          <w:trHeight w:val="543"/>
          <w:ins w:id="335" w:author="ThinkPad" w:date="2017-12-28T09:16:00Z"/>
        </w:trPr>
        <w:tc>
          <w:tcPr>
            <w:tcW w:w="8042" w:type="dxa"/>
            <w:gridSpan w:val="6"/>
            <w:shd w:val="clear" w:color="auto" w:fill="9BBB59" w:themeFill="accent3"/>
          </w:tcPr>
          <w:p w:rsidR="00922C42" w:rsidRPr="00872EF1" w:rsidRDefault="00922C42" w:rsidP="00B9732E">
            <w:pPr>
              <w:widowControl/>
              <w:jc w:val="center"/>
              <w:rPr>
                <w:ins w:id="336" w:author="ThinkPad" w:date="2017-12-28T09:16:00Z"/>
                <w:rFonts w:ascii="仿宋" w:hAnsi="仿宋" w:cs="宋体"/>
                <w:b/>
                <w:kern w:val="0"/>
                <w:sz w:val="24"/>
                <w:szCs w:val="24"/>
              </w:rPr>
            </w:pPr>
            <w:ins w:id="337" w:author="ThinkPad" w:date="2017-12-28T09:16:00Z">
              <w:r>
                <w:rPr>
                  <w:rFonts w:ascii="仿宋" w:hAnsi="仿宋" w:cs="宋体" w:hint="eastAsia"/>
                  <w:b/>
                  <w:bCs/>
                  <w:kern w:val="0"/>
                  <w:sz w:val="21"/>
                  <w:szCs w:val="21"/>
                  <w:lang w:val="zh-CN"/>
                </w:rPr>
                <w:t>定损清单</w:t>
              </w:r>
            </w:ins>
          </w:p>
        </w:tc>
      </w:tr>
      <w:tr w:rsidR="00922C42" w:rsidRPr="00872EF1" w:rsidTr="00B9732E">
        <w:trPr>
          <w:trHeight w:val="413"/>
          <w:ins w:id="338" w:author="ThinkPad" w:date="2017-12-28T09:16:00Z"/>
        </w:trPr>
        <w:tc>
          <w:tcPr>
            <w:tcW w:w="1374" w:type="dxa"/>
          </w:tcPr>
          <w:p w:rsidR="00922C42" w:rsidRPr="00872EF1" w:rsidRDefault="00922C42" w:rsidP="00B9732E">
            <w:pPr>
              <w:widowControl/>
              <w:jc w:val="center"/>
              <w:rPr>
                <w:ins w:id="339" w:author="ThinkPad" w:date="2017-12-28T09:16:00Z"/>
                <w:rFonts w:ascii="仿宋" w:hAnsi="仿宋" w:cs="宋体"/>
                <w:kern w:val="0"/>
                <w:sz w:val="21"/>
                <w:szCs w:val="21"/>
              </w:rPr>
            </w:pPr>
            <w:ins w:id="340" w:author="ThinkPad" w:date="2017-12-28T09:16:00Z">
              <w:r>
                <w:rPr>
                  <w:rFonts w:ascii="仿宋" w:hAnsi="仿宋" w:cs="宋体"/>
                  <w:kern w:val="0"/>
                  <w:sz w:val="21"/>
                  <w:szCs w:val="21"/>
                </w:rPr>
                <w:t>序号</w:t>
              </w:r>
            </w:ins>
          </w:p>
        </w:tc>
        <w:tc>
          <w:tcPr>
            <w:tcW w:w="1438" w:type="dxa"/>
          </w:tcPr>
          <w:p w:rsidR="00922C42" w:rsidRPr="00872EF1" w:rsidRDefault="00922C42" w:rsidP="00B9732E">
            <w:pPr>
              <w:widowControl/>
              <w:jc w:val="center"/>
              <w:rPr>
                <w:ins w:id="341" w:author="ThinkPad" w:date="2017-12-28T09:16:00Z"/>
                <w:rFonts w:ascii="仿宋" w:hAnsi="仿宋" w:cs="宋体"/>
                <w:kern w:val="0"/>
                <w:sz w:val="21"/>
                <w:szCs w:val="21"/>
              </w:rPr>
            </w:pPr>
            <w:ins w:id="342" w:author="ThinkPad" w:date="2017-12-28T09:16:00Z">
              <w:r>
                <w:rPr>
                  <w:rFonts w:ascii="仿宋" w:hAnsi="仿宋" w:cs="宋体" w:hint="eastAsia"/>
                  <w:kern w:val="0"/>
                  <w:sz w:val="21"/>
                  <w:szCs w:val="21"/>
                </w:rPr>
                <w:t>文本</w:t>
              </w:r>
            </w:ins>
          </w:p>
        </w:tc>
        <w:tc>
          <w:tcPr>
            <w:tcW w:w="1501" w:type="dxa"/>
          </w:tcPr>
          <w:p w:rsidR="00922C42" w:rsidRPr="00872EF1" w:rsidRDefault="00922C42" w:rsidP="00B9732E">
            <w:pPr>
              <w:widowControl/>
              <w:jc w:val="center"/>
              <w:rPr>
                <w:ins w:id="343" w:author="ThinkPad" w:date="2017-12-28T09:16:00Z"/>
                <w:rFonts w:ascii="仿宋" w:hAnsi="仿宋" w:cs="宋体"/>
                <w:kern w:val="0"/>
                <w:sz w:val="21"/>
                <w:szCs w:val="21"/>
              </w:rPr>
            </w:pPr>
            <w:ins w:id="344" w:author="ThinkPad" w:date="2017-12-28T09:16:00Z">
              <w:r>
                <w:rPr>
                  <w:rFonts w:ascii="仿宋" w:hAnsi="仿宋" w:cs="宋体" w:hint="eastAsia"/>
                  <w:kern w:val="0"/>
                  <w:sz w:val="21"/>
                  <w:szCs w:val="21"/>
                </w:rPr>
                <w:t>不可编辑</w:t>
              </w:r>
            </w:ins>
          </w:p>
        </w:tc>
        <w:tc>
          <w:tcPr>
            <w:tcW w:w="1121" w:type="dxa"/>
          </w:tcPr>
          <w:p w:rsidR="00922C42" w:rsidRPr="00872EF1" w:rsidRDefault="00922C42" w:rsidP="00B9732E">
            <w:pPr>
              <w:widowControl/>
              <w:jc w:val="center"/>
              <w:rPr>
                <w:ins w:id="345" w:author="ThinkPad" w:date="2017-12-28T09:16:00Z"/>
                <w:rFonts w:ascii="仿宋" w:hAnsi="仿宋" w:cs="宋体"/>
                <w:kern w:val="0"/>
                <w:sz w:val="21"/>
                <w:szCs w:val="21"/>
              </w:rPr>
            </w:pPr>
          </w:p>
        </w:tc>
        <w:tc>
          <w:tcPr>
            <w:tcW w:w="1564" w:type="dxa"/>
          </w:tcPr>
          <w:p w:rsidR="00922C42" w:rsidRPr="00872EF1" w:rsidRDefault="00922C42" w:rsidP="00B9732E">
            <w:pPr>
              <w:widowControl/>
              <w:jc w:val="left"/>
              <w:rPr>
                <w:ins w:id="346" w:author="ThinkPad" w:date="2017-12-28T09:16:00Z"/>
                <w:rFonts w:ascii="仿宋" w:hAnsi="仿宋" w:cs="宋体"/>
                <w:bCs/>
                <w:kern w:val="0"/>
                <w:sz w:val="21"/>
                <w:szCs w:val="21"/>
                <w:lang w:val="zh-CN"/>
              </w:rPr>
            </w:pPr>
          </w:p>
        </w:tc>
        <w:tc>
          <w:tcPr>
            <w:tcW w:w="1044" w:type="dxa"/>
          </w:tcPr>
          <w:p w:rsidR="00922C42" w:rsidRPr="00872EF1" w:rsidRDefault="00922C42" w:rsidP="00B9732E">
            <w:pPr>
              <w:widowControl/>
              <w:rPr>
                <w:ins w:id="347" w:author="ThinkPad" w:date="2017-12-28T09:16:00Z"/>
                <w:rFonts w:ascii="仿宋" w:hAnsi="仿宋" w:cs="宋体"/>
                <w:kern w:val="0"/>
                <w:sz w:val="21"/>
                <w:szCs w:val="21"/>
              </w:rPr>
            </w:pPr>
          </w:p>
        </w:tc>
      </w:tr>
      <w:tr w:rsidR="00922C42" w:rsidRPr="00872EF1" w:rsidTr="00B9732E">
        <w:trPr>
          <w:trHeight w:val="413"/>
          <w:ins w:id="348" w:author="ThinkPad" w:date="2017-12-28T09:16:00Z"/>
        </w:trPr>
        <w:tc>
          <w:tcPr>
            <w:tcW w:w="1374" w:type="dxa"/>
          </w:tcPr>
          <w:p w:rsidR="00922C42" w:rsidRDefault="00922C42" w:rsidP="00B9732E">
            <w:pPr>
              <w:widowControl/>
              <w:jc w:val="center"/>
              <w:rPr>
                <w:ins w:id="349" w:author="ThinkPad" w:date="2017-12-28T09:16:00Z"/>
                <w:rFonts w:ascii="仿宋" w:hAnsi="仿宋" w:cs="宋体"/>
                <w:kern w:val="0"/>
                <w:sz w:val="21"/>
                <w:szCs w:val="21"/>
              </w:rPr>
            </w:pPr>
            <w:ins w:id="350" w:author="ThinkPad" w:date="2017-12-28T09:16:00Z">
              <w:r>
                <w:rPr>
                  <w:rFonts w:ascii="仿宋" w:hAnsi="仿宋" w:cs="宋体" w:hint="eastAsia"/>
                  <w:kern w:val="0"/>
                  <w:sz w:val="21"/>
                  <w:szCs w:val="21"/>
                </w:rPr>
                <w:t>保单</w:t>
              </w:r>
              <w:r>
                <w:rPr>
                  <w:rFonts w:ascii="仿宋" w:hAnsi="仿宋" w:cs="宋体"/>
                  <w:kern w:val="0"/>
                  <w:sz w:val="21"/>
                  <w:szCs w:val="21"/>
                </w:rPr>
                <w:t>号</w:t>
              </w:r>
            </w:ins>
          </w:p>
        </w:tc>
        <w:tc>
          <w:tcPr>
            <w:tcW w:w="1438" w:type="dxa"/>
          </w:tcPr>
          <w:p w:rsidR="00922C42" w:rsidRDefault="00922C42" w:rsidP="00B9732E">
            <w:pPr>
              <w:widowControl/>
              <w:jc w:val="center"/>
              <w:rPr>
                <w:ins w:id="351" w:author="ThinkPad" w:date="2017-12-28T09:16:00Z"/>
                <w:rFonts w:ascii="仿宋" w:hAnsi="仿宋" w:cs="宋体"/>
                <w:kern w:val="0"/>
                <w:sz w:val="21"/>
                <w:szCs w:val="21"/>
              </w:rPr>
            </w:pPr>
            <w:ins w:id="352" w:author="ThinkPad" w:date="2017-12-28T09:17:00Z">
              <w:r>
                <w:rPr>
                  <w:rFonts w:ascii="仿宋" w:hAnsi="仿宋" w:cs="宋体" w:hint="eastAsia"/>
                  <w:kern w:val="0"/>
                  <w:sz w:val="21"/>
                  <w:szCs w:val="21"/>
                </w:rPr>
                <w:t>文本</w:t>
              </w:r>
            </w:ins>
          </w:p>
        </w:tc>
        <w:tc>
          <w:tcPr>
            <w:tcW w:w="1501" w:type="dxa"/>
          </w:tcPr>
          <w:p w:rsidR="00922C42" w:rsidRDefault="00922C42" w:rsidP="00B9732E">
            <w:pPr>
              <w:widowControl/>
              <w:jc w:val="center"/>
              <w:rPr>
                <w:ins w:id="353" w:author="ThinkPad" w:date="2017-12-28T09:16:00Z"/>
                <w:rFonts w:ascii="仿宋" w:hAnsi="仿宋" w:cs="宋体"/>
                <w:kern w:val="0"/>
                <w:sz w:val="21"/>
                <w:szCs w:val="21"/>
              </w:rPr>
            </w:pPr>
            <w:ins w:id="354" w:author="ThinkPad" w:date="2017-12-28T09:17:00Z">
              <w:r>
                <w:rPr>
                  <w:rFonts w:ascii="仿宋" w:hAnsi="仿宋" w:cs="宋体" w:hint="eastAsia"/>
                  <w:kern w:val="0"/>
                  <w:sz w:val="21"/>
                  <w:szCs w:val="21"/>
                </w:rPr>
                <w:t>不可编辑</w:t>
              </w:r>
            </w:ins>
          </w:p>
        </w:tc>
        <w:tc>
          <w:tcPr>
            <w:tcW w:w="1121" w:type="dxa"/>
          </w:tcPr>
          <w:p w:rsidR="00922C42" w:rsidRPr="00872EF1" w:rsidRDefault="00922C42" w:rsidP="00B9732E">
            <w:pPr>
              <w:widowControl/>
              <w:jc w:val="center"/>
              <w:rPr>
                <w:ins w:id="355" w:author="ThinkPad" w:date="2017-12-28T09:16:00Z"/>
                <w:rFonts w:ascii="仿宋" w:hAnsi="仿宋" w:cs="宋体"/>
                <w:kern w:val="0"/>
                <w:sz w:val="21"/>
                <w:szCs w:val="21"/>
              </w:rPr>
            </w:pPr>
          </w:p>
        </w:tc>
        <w:tc>
          <w:tcPr>
            <w:tcW w:w="1564" w:type="dxa"/>
          </w:tcPr>
          <w:p w:rsidR="00922C42" w:rsidRPr="00872EF1" w:rsidRDefault="00922C42" w:rsidP="00B9732E">
            <w:pPr>
              <w:widowControl/>
              <w:jc w:val="left"/>
              <w:rPr>
                <w:ins w:id="356" w:author="ThinkPad" w:date="2017-12-28T09:16:00Z"/>
                <w:rFonts w:ascii="仿宋" w:hAnsi="仿宋" w:cs="宋体"/>
                <w:bCs/>
                <w:kern w:val="0"/>
                <w:sz w:val="21"/>
                <w:szCs w:val="21"/>
                <w:lang w:val="zh-CN"/>
              </w:rPr>
            </w:pPr>
          </w:p>
        </w:tc>
        <w:tc>
          <w:tcPr>
            <w:tcW w:w="1044" w:type="dxa"/>
          </w:tcPr>
          <w:p w:rsidR="00922C42" w:rsidRPr="00872EF1" w:rsidRDefault="00922C42" w:rsidP="00B9732E">
            <w:pPr>
              <w:widowControl/>
              <w:rPr>
                <w:ins w:id="357" w:author="ThinkPad" w:date="2017-12-28T09:16:00Z"/>
                <w:rFonts w:ascii="仿宋" w:hAnsi="仿宋" w:cs="宋体"/>
                <w:kern w:val="0"/>
                <w:sz w:val="21"/>
                <w:szCs w:val="21"/>
              </w:rPr>
            </w:pPr>
          </w:p>
        </w:tc>
      </w:tr>
      <w:tr w:rsidR="00922C42" w:rsidRPr="00872EF1" w:rsidTr="00B9732E">
        <w:trPr>
          <w:trHeight w:val="413"/>
          <w:ins w:id="358" w:author="ThinkPad" w:date="2017-12-28T09:17:00Z"/>
        </w:trPr>
        <w:tc>
          <w:tcPr>
            <w:tcW w:w="1374" w:type="dxa"/>
          </w:tcPr>
          <w:p w:rsidR="00922C42" w:rsidRDefault="00922C42" w:rsidP="00B9732E">
            <w:pPr>
              <w:widowControl/>
              <w:jc w:val="center"/>
              <w:rPr>
                <w:ins w:id="359" w:author="ThinkPad" w:date="2017-12-28T09:17:00Z"/>
                <w:rFonts w:ascii="仿宋" w:hAnsi="仿宋" w:cs="宋体" w:hint="eastAsia"/>
                <w:kern w:val="0"/>
                <w:sz w:val="21"/>
                <w:szCs w:val="21"/>
              </w:rPr>
            </w:pPr>
            <w:ins w:id="360" w:author="ThinkPad" w:date="2017-12-28T09:17:00Z">
              <w:r>
                <w:rPr>
                  <w:rFonts w:ascii="仿宋" w:hAnsi="仿宋" w:cs="宋体" w:hint="eastAsia"/>
                  <w:kern w:val="0"/>
                  <w:sz w:val="21"/>
                  <w:szCs w:val="21"/>
                </w:rPr>
                <w:t>报案号</w:t>
              </w:r>
            </w:ins>
          </w:p>
        </w:tc>
        <w:tc>
          <w:tcPr>
            <w:tcW w:w="1438" w:type="dxa"/>
          </w:tcPr>
          <w:p w:rsidR="00922C42" w:rsidRDefault="00922C42" w:rsidP="00B9732E">
            <w:pPr>
              <w:widowControl/>
              <w:jc w:val="center"/>
              <w:rPr>
                <w:ins w:id="361" w:author="ThinkPad" w:date="2017-12-28T09:17:00Z"/>
                <w:rFonts w:ascii="仿宋" w:hAnsi="仿宋" w:cs="宋体" w:hint="eastAsia"/>
                <w:kern w:val="0"/>
                <w:sz w:val="21"/>
                <w:szCs w:val="21"/>
              </w:rPr>
            </w:pPr>
            <w:ins w:id="362" w:author="ThinkPad" w:date="2017-12-28T09:18:00Z">
              <w:r>
                <w:rPr>
                  <w:rFonts w:ascii="仿宋" w:hAnsi="仿宋" w:cs="宋体" w:hint="eastAsia"/>
                  <w:kern w:val="0"/>
                  <w:sz w:val="21"/>
                  <w:szCs w:val="21"/>
                </w:rPr>
                <w:t>文本</w:t>
              </w:r>
            </w:ins>
          </w:p>
        </w:tc>
        <w:tc>
          <w:tcPr>
            <w:tcW w:w="1501" w:type="dxa"/>
          </w:tcPr>
          <w:p w:rsidR="00922C42" w:rsidRDefault="00922C42" w:rsidP="00B9732E">
            <w:pPr>
              <w:widowControl/>
              <w:jc w:val="center"/>
              <w:rPr>
                <w:ins w:id="363" w:author="ThinkPad" w:date="2017-12-28T09:17:00Z"/>
                <w:rFonts w:ascii="仿宋" w:hAnsi="仿宋" w:cs="宋体" w:hint="eastAsia"/>
                <w:kern w:val="0"/>
                <w:sz w:val="21"/>
                <w:szCs w:val="21"/>
              </w:rPr>
            </w:pPr>
            <w:ins w:id="364" w:author="ThinkPad" w:date="2017-12-28T09:18:00Z">
              <w:r>
                <w:rPr>
                  <w:rFonts w:ascii="仿宋" w:hAnsi="仿宋" w:cs="宋体" w:hint="eastAsia"/>
                  <w:kern w:val="0"/>
                  <w:sz w:val="21"/>
                  <w:szCs w:val="21"/>
                </w:rPr>
                <w:t>不可编辑</w:t>
              </w:r>
            </w:ins>
          </w:p>
        </w:tc>
        <w:tc>
          <w:tcPr>
            <w:tcW w:w="1121" w:type="dxa"/>
          </w:tcPr>
          <w:p w:rsidR="00922C42" w:rsidRPr="00872EF1" w:rsidRDefault="00922C42" w:rsidP="00B9732E">
            <w:pPr>
              <w:widowControl/>
              <w:jc w:val="center"/>
              <w:rPr>
                <w:ins w:id="365" w:author="ThinkPad" w:date="2017-12-28T09:17:00Z"/>
                <w:rFonts w:ascii="仿宋" w:hAnsi="仿宋" w:cs="宋体"/>
                <w:kern w:val="0"/>
                <w:sz w:val="21"/>
                <w:szCs w:val="21"/>
              </w:rPr>
            </w:pPr>
          </w:p>
        </w:tc>
        <w:tc>
          <w:tcPr>
            <w:tcW w:w="1564" w:type="dxa"/>
          </w:tcPr>
          <w:p w:rsidR="00922C42" w:rsidRPr="00872EF1" w:rsidRDefault="00922C42" w:rsidP="00B9732E">
            <w:pPr>
              <w:widowControl/>
              <w:jc w:val="left"/>
              <w:rPr>
                <w:ins w:id="366" w:author="ThinkPad" w:date="2017-12-28T09:17:00Z"/>
                <w:rFonts w:ascii="仿宋" w:hAnsi="仿宋" w:cs="宋体"/>
                <w:bCs/>
                <w:kern w:val="0"/>
                <w:sz w:val="21"/>
                <w:szCs w:val="21"/>
                <w:lang w:val="zh-CN"/>
              </w:rPr>
            </w:pPr>
          </w:p>
        </w:tc>
        <w:tc>
          <w:tcPr>
            <w:tcW w:w="1044" w:type="dxa"/>
          </w:tcPr>
          <w:p w:rsidR="00922C42" w:rsidRPr="00872EF1" w:rsidRDefault="00922C42" w:rsidP="00B9732E">
            <w:pPr>
              <w:widowControl/>
              <w:rPr>
                <w:ins w:id="367" w:author="ThinkPad" w:date="2017-12-28T09:17:00Z"/>
                <w:rFonts w:ascii="仿宋" w:hAnsi="仿宋" w:cs="宋体"/>
                <w:kern w:val="0"/>
                <w:sz w:val="21"/>
                <w:szCs w:val="21"/>
              </w:rPr>
            </w:pPr>
          </w:p>
        </w:tc>
      </w:tr>
      <w:tr w:rsidR="00922C42" w:rsidRPr="00872EF1" w:rsidTr="00B9732E">
        <w:trPr>
          <w:trHeight w:val="413"/>
          <w:ins w:id="368" w:author="ThinkPad" w:date="2017-12-28T09:17:00Z"/>
        </w:trPr>
        <w:tc>
          <w:tcPr>
            <w:tcW w:w="1374" w:type="dxa"/>
          </w:tcPr>
          <w:p w:rsidR="00922C42" w:rsidRDefault="00922C42" w:rsidP="00B9732E">
            <w:pPr>
              <w:widowControl/>
              <w:jc w:val="center"/>
              <w:rPr>
                <w:ins w:id="369" w:author="ThinkPad" w:date="2017-12-28T09:17:00Z"/>
                <w:rFonts w:ascii="仿宋" w:hAnsi="仿宋" w:cs="宋体" w:hint="eastAsia"/>
                <w:kern w:val="0"/>
                <w:sz w:val="21"/>
                <w:szCs w:val="21"/>
              </w:rPr>
            </w:pPr>
            <w:ins w:id="370" w:author="ThinkPad" w:date="2017-12-28T09:17:00Z">
              <w:r>
                <w:rPr>
                  <w:rFonts w:ascii="仿宋" w:hAnsi="仿宋" w:cs="宋体" w:hint="eastAsia"/>
                  <w:kern w:val="0"/>
                  <w:sz w:val="21"/>
                  <w:szCs w:val="21"/>
                </w:rPr>
                <w:t>农户代码</w:t>
              </w:r>
            </w:ins>
          </w:p>
        </w:tc>
        <w:tc>
          <w:tcPr>
            <w:tcW w:w="1438" w:type="dxa"/>
          </w:tcPr>
          <w:p w:rsidR="00922C42" w:rsidRDefault="00922C42" w:rsidP="00B9732E">
            <w:pPr>
              <w:widowControl/>
              <w:jc w:val="center"/>
              <w:rPr>
                <w:ins w:id="371" w:author="ThinkPad" w:date="2017-12-28T09:17:00Z"/>
                <w:rFonts w:ascii="仿宋" w:hAnsi="仿宋" w:cs="宋体" w:hint="eastAsia"/>
                <w:kern w:val="0"/>
                <w:sz w:val="21"/>
                <w:szCs w:val="21"/>
              </w:rPr>
            </w:pPr>
            <w:ins w:id="372" w:author="ThinkPad" w:date="2017-12-28T09:18:00Z">
              <w:r>
                <w:rPr>
                  <w:rFonts w:ascii="仿宋" w:hAnsi="仿宋" w:cs="宋体" w:hint="eastAsia"/>
                  <w:kern w:val="0"/>
                  <w:sz w:val="21"/>
                  <w:szCs w:val="21"/>
                </w:rPr>
                <w:t>文本</w:t>
              </w:r>
            </w:ins>
          </w:p>
        </w:tc>
        <w:tc>
          <w:tcPr>
            <w:tcW w:w="1501" w:type="dxa"/>
          </w:tcPr>
          <w:p w:rsidR="00922C42" w:rsidRDefault="00922C42" w:rsidP="00B9732E">
            <w:pPr>
              <w:widowControl/>
              <w:jc w:val="center"/>
              <w:rPr>
                <w:ins w:id="373" w:author="ThinkPad" w:date="2017-12-28T09:17:00Z"/>
                <w:rFonts w:ascii="仿宋" w:hAnsi="仿宋" w:cs="宋体" w:hint="eastAsia"/>
                <w:kern w:val="0"/>
                <w:sz w:val="21"/>
                <w:szCs w:val="21"/>
              </w:rPr>
            </w:pPr>
            <w:ins w:id="374" w:author="ThinkPad" w:date="2017-12-28T09:18:00Z">
              <w:r>
                <w:rPr>
                  <w:rFonts w:ascii="仿宋" w:hAnsi="仿宋" w:cs="宋体" w:hint="eastAsia"/>
                  <w:kern w:val="0"/>
                  <w:sz w:val="21"/>
                  <w:szCs w:val="21"/>
                </w:rPr>
                <w:t>不可编辑</w:t>
              </w:r>
            </w:ins>
          </w:p>
        </w:tc>
        <w:tc>
          <w:tcPr>
            <w:tcW w:w="1121" w:type="dxa"/>
          </w:tcPr>
          <w:p w:rsidR="00922C42" w:rsidRPr="00872EF1" w:rsidRDefault="00922C42" w:rsidP="00B9732E">
            <w:pPr>
              <w:widowControl/>
              <w:jc w:val="center"/>
              <w:rPr>
                <w:ins w:id="375" w:author="ThinkPad" w:date="2017-12-28T09:17:00Z"/>
                <w:rFonts w:ascii="仿宋" w:hAnsi="仿宋" w:cs="宋体"/>
                <w:kern w:val="0"/>
                <w:sz w:val="21"/>
                <w:szCs w:val="21"/>
              </w:rPr>
            </w:pPr>
          </w:p>
        </w:tc>
        <w:tc>
          <w:tcPr>
            <w:tcW w:w="1564" w:type="dxa"/>
          </w:tcPr>
          <w:p w:rsidR="00922C42" w:rsidRPr="00872EF1" w:rsidRDefault="00922C42" w:rsidP="00B9732E">
            <w:pPr>
              <w:widowControl/>
              <w:jc w:val="left"/>
              <w:rPr>
                <w:ins w:id="376" w:author="ThinkPad" w:date="2017-12-28T09:17:00Z"/>
                <w:rFonts w:ascii="仿宋" w:hAnsi="仿宋" w:cs="宋体"/>
                <w:bCs/>
                <w:kern w:val="0"/>
                <w:sz w:val="21"/>
                <w:szCs w:val="21"/>
                <w:lang w:val="zh-CN"/>
              </w:rPr>
            </w:pPr>
          </w:p>
        </w:tc>
        <w:tc>
          <w:tcPr>
            <w:tcW w:w="1044" w:type="dxa"/>
          </w:tcPr>
          <w:p w:rsidR="00922C42" w:rsidRPr="00872EF1" w:rsidRDefault="00922C42" w:rsidP="00B9732E">
            <w:pPr>
              <w:widowControl/>
              <w:rPr>
                <w:ins w:id="377" w:author="ThinkPad" w:date="2017-12-28T09:17:00Z"/>
                <w:rFonts w:ascii="仿宋" w:hAnsi="仿宋" w:cs="宋体"/>
                <w:kern w:val="0"/>
                <w:sz w:val="21"/>
                <w:szCs w:val="21"/>
              </w:rPr>
            </w:pPr>
          </w:p>
        </w:tc>
      </w:tr>
      <w:tr w:rsidR="00922C42" w:rsidRPr="00872EF1" w:rsidTr="00B9732E">
        <w:trPr>
          <w:trHeight w:val="413"/>
          <w:ins w:id="378" w:author="ThinkPad" w:date="2017-12-28T09:17:00Z"/>
        </w:trPr>
        <w:tc>
          <w:tcPr>
            <w:tcW w:w="1374" w:type="dxa"/>
          </w:tcPr>
          <w:p w:rsidR="00922C42" w:rsidRDefault="00922C42" w:rsidP="00B9732E">
            <w:pPr>
              <w:widowControl/>
              <w:jc w:val="center"/>
              <w:rPr>
                <w:ins w:id="379" w:author="ThinkPad" w:date="2017-12-28T09:17:00Z"/>
                <w:rFonts w:ascii="仿宋" w:hAnsi="仿宋" w:cs="宋体" w:hint="eastAsia"/>
                <w:kern w:val="0"/>
                <w:sz w:val="21"/>
                <w:szCs w:val="21"/>
              </w:rPr>
            </w:pPr>
            <w:ins w:id="380" w:author="ThinkPad" w:date="2017-12-28T09:17:00Z">
              <w:r>
                <w:rPr>
                  <w:rFonts w:ascii="仿宋" w:hAnsi="仿宋" w:cs="宋体" w:hint="eastAsia"/>
                  <w:kern w:val="0"/>
                  <w:sz w:val="21"/>
                  <w:szCs w:val="21"/>
                </w:rPr>
                <w:t>农户姓名</w:t>
              </w:r>
            </w:ins>
          </w:p>
        </w:tc>
        <w:tc>
          <w:tcPr>
            <w:tcW w:w="1438" w:type="dxa"/>
          </w:tcPr>
          <w:p w:rsidR="00922C42" w:rsidRDefault="00922C42" w:rsidP="00B9732E">
            <w:pPr>
              <w:widowControl/>
              <w:jc w:val="center"/>
              <w:rPr>
                <w:ins w:id="381" w:author="ThinkPad" w:date="2017-12-28T09:17:00Z"/>
                <w:rFonts w:ascii="仿宋" w:hAnsi="仿宋" w:cs="宋体" w:hint="eastAsia"/>
                <w:kern w:val="0"/>
                <w:sz w:val="21"/>
                <w:szCs w:val="21"/>
              </w:rPr>
            </w:pPr>
            <w:ins w:id="382" w:author="ThinkPad" w:date="2017-12-28T09:18:00Z">
              <w:r>
                <w:rPr>
                  <w:rFonts w:ascii="仿宋" w:hAnsi="仿宋" w:cs="宋体" w:hint="eastAsia"/>
                  <w:kern w:val="0"/>
                  <w:sz w:val="21"/>
                  <w:szCs w:val="21"/>
                </w:rPr>
                <w:t>文本</w:t>
              </w:r>
            </w:ins>
          </w:p>
        </w:tc>
        <w:tc>
          <w:tcPr>
            <w:tcW w:w="1501" w:type="dxa"/>
          </w:tcPr>
          <w:p w:rsidR="00922C42" w:rsidRDefault="00922C42" w:rsidP="00B9732E">
            <w:pPr>
              <w:widowControl/>
              <w:jc w:val="center"/>
              <w:rPr>
                <w:ins w:id="383" w:author="ThinkPad" w:date="2017-12-28T09:17:00Z"/>
                <w:rFonts w:ascii="仿宋" w:hAnsi="仿宋" w:cs="宋体" w:hint="eastAsia"/>
                <w:kern w:val="0"/>
                <w:sz w:val="21"/>
                <w:szCs w:val="21"/>
              </w:rPr>
            </w:pPr>
            <w:ins w:id="384" w:author="ThinkPad" w:date="2017-12-28T09:18:00Z">
              <w:r>
                <w:rPr>
                  <w:rFonts w:ascii="仿宋" w:hAnsi="仿宋" w:cs="宋体" w:hint="eastAsia"/>
                  <w:kern w:val="0"/>
                  <w:sz w:val="21"/>
                  <w:szCs w:val="21"/>
                </w:rPr>
                <w:t>不可编辑</w:t>
              </w:r>
            </w:ins>
          </w:p>
        </w:tc>
        <w:tc>
          <w:tcPr>
            <w:tcW w:w="1121" w:type="dxa"/>
          </w:tcPr>
          <w:p w:rsidR="00922C42" w:rsidRPr="00872EF1" w:rsidRDefault="00922C42" w:rsidP="00B9732E">
            <w:pPr>
              <w:widowControl/>
              <w:jc w:val="center"/>
              <w:rPr>
                <w:ins w:id="385" w:author="ThinkPad" w:date="2017-12-28T09:17:00Z"/>
                <w:rFonts w:ascii="仿宋" w:hAnsi="仿宋" w:cs="宋体"/>
                <w:kern w:val="0"/>
                <w:sz w:val="21"/>
                <w:szCs w:val="21"/>
              </w:rPr>
            </w:pPr>
          </w:p>
        </w:tc>
        <w:tc>
          <w:tcPr>
            <w:tcW w:w="1564" w:type="dxa"/>
          </w:tcPr>
          <w:p w:rsidR="00922C42" w:rsidRPr="00872EF1" w:rsidRDefault="00922C42" w:rsidP="00B9732E">
            <w:pPr>
              <w:widowControl/>
              <w:jc w:val="left"/>
              <w:rPr>
                <w:ins w:id="386" w:author="ThinkPad" w:date="2017-12-28T09:17:00Z"/>
                <w:rFonts w:ascii="仿宋" w:hAnsi="仿宋" w:cs="宋体"/>
                <w:bCs/>
                <w:kern w:val="0"/>
                <w:sz w:val="21"/>
                <w:szCs w:val="21"/>
                <w:lang w:val="zh-CN"/>
              </w:rPr>
            </w:pPr>
          </w:p>
        </w:tc>
        <w:tc>
          <w:tcPr>
            <w:tcW w:w="1044" w:type="dxa"/>
          </w:tcPr>
          <w:p w:rsidR="00922C42" w:rsidRPr="00872EF1" w:rsidRDefault="00922C42" w:rsidP="00B9732E">
            <w:pPr>
              <w:widowControl/>
              <w:rPr>
                <w:ins w:id="387" w:author="ThinkPad" w:date="2017-12-28T09:17:00Z"/>
                <w:rFonts w:ascii="仿宋" w:hAnsi="仿宋" w:cs="宋体"/>
                <w:kern w:val="0"/>
                <w:sz w:val="21"/>
                <w:szCs w:val="21"/>
              </w:rPr>
            </w:pPr>
          </w:p>
        </w:tc>
      </w:tr>
      <w:tr w:rsidR="00922C42" w:rsidRPr="00872EF1" w:rsidTr="00B9732E">
        <w:trPr>
          <w:trHeight w:val="413"/>
          <w:ins w:id="388" w:author="ThinkPad" w:date="2017-12-28T09:17:00Z"/>
        </w:trPr>
        <w:tc>
          <w:tcPr>
            <w:tcW w:w="1374" w:type="dxa"/>
          </w:tcPr>
          <w:p w:rsidR="00922C42" w:rsidRDefault="00922C42" w:rsidP="00B9732E">
            <w:pPr>
              <w:widowControl/>
              <w:jc w:val="center"/>
              <w:rPr>
                <w:ins w:id="389" w:author="ThinkPad" w:date="2017-12-28T09:17:00Z"/>
                <w:rFonts w:ascii="仿宋" w:hAnsi="仿宋" w:cs="宋体" w:hint="eastAsia"/>
                <w:kern w:val="0"/>
                <w:sz w:val="21"/>
                <w:szCs w:val="21"/>
              </w:rPr>
            </w:pPr>
            <w:ins w:id="390" w:author="ThinkPad" w:date="2017-12-28T09:17:00Z">
              <w:r>
                <w:rPr>
                  <w:rFonts w:ascii="仿宋" w:hAnsi="仿宋" w:cs="宋体" w:hint="eastAsia"/>
                  <w:kern w:val="0"/>
                  <w:sz w:val="21"/>
                  <w:szCs w:val="21"/>
                </w:rPr>
                <w:t>农户田块代码</w:t>
              </w:r>
            </w:ins>
          </w:p>
        </w:tc>
        <w:tc>
          <w:tcPr>
            <w:tcW w:w="1438" w:type="dxa"/>
          </w:tcPr>
          <w:p w:rsidR="00922C42" w:rsidRDefault="00922C42" w:rsidP="00B9732E">
            <w:pPr>
              <w:widowControl/>
              <w:jc w:val="center"/>
              <w:rPr>
                <w:ins w:id="391" w:author="ThinkPad" w:date="2017-12-28T09:17:00Z"/>
                <w:rFonts w:ascii="仿宋" w:hAnsi="仿宋" w:cs="宋体" w:hint="eastAsia"/>
                <w:kern w:val="0"/>
                <w:sz w:val="21"/>
                <w:szCs w:val="21"/>
              </w:rPr>
            </w:pPr>
            <w:ins w:id="392" w:author="ThinkPad" w:date="2017-12-28T09:18:00Z">
              <w:r>
                <w:rPr>
                  <w:rFonts w:ascii="仿宋" w:hAnsi="仿宋" w:cs="宋体" w:hint="eastAsia"/>
                  <w:kern w:val="0"/>
                  <w:sz w:val="21"/>
                  <w:szCs w:val="21"/>
                </w:rPr>
                <w:t>文本</w:t>
              </w:r>
            </w:ins>
          </w:p>
        </w:tc>
        <w:tc>
          <w:tcPr>
            <w:tcW w:w="1501" w:type="dxa"/>
          </w:tcPr>
          <w:p w:rsidR="00922C42" w:rsidRDefault="00922C42" w:rsidP="00B9732E">
            <w:pPr>
              <w:widowControl/>
              <w:jc w:val="center"/>
              <w:rPr>
                <w:ins w:id="393" w:author="ThinkPad" w:date="2017-12-28T09:17:00Z"/>
                <w:rFonts w:ascii="仿宋" w:hAnsi="仿宋" w:cs="宋体" w:hint="eastAsia"/>
                <w:kern w:val="0"/>
                <w:sz w:val="21"/>
                <w:szCs w:val="21"/>
              </w:rPr>
            </w:pPr>
            <w:ins w:id="394" w:author="ThinkPad" w:date="2017-12-28T09:18:00Z">
              <w:r>
                <w:rPr>
                  <w:rFonts w:ascii="仿宋" w:hAnsi="仿宋" w:cs="宋体" w:hint="eastAsia"/>
                  <w:kern w:val="0"/>
                  <w:sz w:val="21"/>
                  <w:szCs w:val="21"/>
                </w:rPr>
                <w:t>不可编辑</w:t>
              </w:r>
            </w:ins>
          </w:p>
        </w:tc>
        <w:tc>
          <w:tcPr>
            <w:tcW w:w="1121" w:type="dxa"/>
          </w:tcPr>
          <w:p w:rsidR="00922C42" w:rsidRPr="00872EF1" w:rsidRDefault="00922C42" w:rsidP="00B9732E">
            <w:pPr>
              <w:widowControl/>
              <w:jc w:val="center"/>
              <w:rPr>
                <w:ins w:id="395" w:author="ThinkPad" w:date="2017-12-28T09:17:00Z"/>
                <w:rFonts w:ascii="仿宋" w:hAnsi="仿宋" w:cs="宋体"/>
                <w:kern w:val="0"/>
                <w:sz w:val="21"/>
                <w:szCs w:val="21"/>
              </w:rPr>
            </w:pPr>
          </w:p>
        </w:tc>
        <w:tc>
          <w:tcPr>
            <w:tcW w:w="1564" w:type="dxa"/>
          </w:tcPr>
          <w:p w:rsidR="00922C42" w:rsidRPr="00872EF1" w:rsidRDefault="00922C42" w:rsidP="00B9732E">
            <w:pPr>
              <w:widowControl/>
              <w:jc w:val="left"/>
              <w:rPr>
                <w:ins w:id="396" w:author="ThinkPad" w:date="2017-12-28T09:17:00Z"/>
                <w:rFonts w:ascii="仿宋" w:hAnsi="仿宋" w:cs="宋体"/>
                <w:bCs/>
                <w:kern w:val="0"/>
                <w:sz w:val="21"/>
                <w:szCs w:val="21"/>
                <w:lang w:val="zh-CN"/>
              </w:rPr>
            </w:pPr>
          </w:p>
        </w:tc>
        <w:tc>
          <w:tcPr>
            <w:tcW w:w="1044" w:type="dxa"/>
          </w:tcPr>
          <w:p w:rsidR="00922C42" w:rsidRPr="00872EF1" w:rsidRDefault="00922C42" w:rsidP="00B9732E">
            <w:pPr>
              <w:widowControl/>
              <w:rPr>
                <w:ins w:id="397" w:author="ThinkPad" w:date="2017-12-28T09:17:00Z"/>
                <w:rFonts w:ascii="仿宋" w:hAnsi="仿宋" w:cs="宋体"/>
                <w:kern w:val="0"/>
                <w:sz w:val="21"/>
                <w:szCs w:val="21"/>
              </w:rPr>
            </w:pPr>
          </w:p>
        </w:tc>
      </w:tr>
      <w:tr w:rsidR="00922C42" w:rsidRPr="00872EF1" w:rsidTr="00B9732E">
        <w:trPr>
          <w:trHeight w:val="413"/>
          <w:ins w:id="398" w:author="ThinkPad" w:date="2017-12-28T09:17:00Z"/>
        </w:trPr>
        <w:tc>
          <w:tcPr>
            <w:tcW w:w="1374" w:type="dxa"/>
          </w:tcPr>
          <w:p w:rsidR="00922C42" w:rsidRDefault="00922C42" w:rsidP="00B9732E">
            <w:pPr>
              <w:widowControl/>
              <w:jc w:val="center"/>
              <w:rPr>
                <w:ins w:id="399" w:author="ThinkPad" w:date="2017-12-28T09:17:00Z"/>
                <w:rFonts w:ascii="仿宋" w:hAnsi="仿宋" w:cs="宋体" w:hint="eastAsia"/>
                <w:kern w:val="0"/>
                <w:sz w:val="21"/>
                <w:szCs w:val="21"/>
              </w:rPr>
            </w:pPr>
            <w:ins w:id="400" w:author="ThinkPad" w:date="2017-12-28T09:17:00Z">
              <w:r>
                <w:rPr>
                  <w:rFonts w:ascii="仿宋" w:hAnsi="仿宋" w:cs="宋体" w:hint="eastAsia"/>
                  <w:kern w:val="0"/>
                  <w:sz w:val="21"/>
                  <w:szCs w:val="21"/>
                </w:rPr>
                <w:t>承保面积（亩）</w:t>
              </w:r>
            </w:ins>
          </w:p>
        </w:tc>
        <w:tc>
          <w:tcPr>
            <w:tcW w:w="1438" w:type="dxa"/>
          </w:tcPr>
          <w:p w:rsidR="00922C42" w:rsidRDefault="00922C42" w:rsidP="00B9732E">
            <w:pPr>
              <w:widowControl/>
              <w:jc w:val="center"/>
              <w:rPr>
                <w:ins w:id="401" w:author="ThinkPad" w:date="2017-12-28T09:17:00Z"/>
                <w:rFonts w:ascii="仿宋" w:hAnsi="仿宋" w:cs="宋体" w:hint="eastAsia"/>
                <w:kern w:val="0"/>
                <w:sz w:val="21"/>
                <w:szCs w:val="21"/>
              </w:rPr>
            </w:pPr>
            <w:ins w:id="402" w:author="ThinkPad" w:date="2017-12-28T09:18:00Z">
              <w:r>
                <w:rPr>
                  <w:rFonts w:ascii="仿宋" w:hAnsi="仿宋" w:cs="宋体" w:hint="eastAsia"/>
                  <w:kern w:val="0"/>
                  <w:sz w:val="21"/>
                  <w:szCs w:val="21"/>
                </w:rPr>
                <w:t>文本</w:t>
              </w:r>
            </w:ins>
          </w:p>
        </w:tc>
        <w:tc>
          <w:tcPr>
            <w:tcW w:w="1501" w:type="dxa"/>
          </w:tcPr>
          <w:p w:rsidR="00922C42" w:rsidRDefault="00922C42" w:rsidP="00B9732E">
            <w:pPr>
              <w:widowControl/>
              <w:jc w:val="center"/>
              <w:rPr>
                <w:ins w:id="403" w:author="ThinkPad" w:date="2017-12-28T09:17:00Z"/>
                <w:rFonts w:ascii="仿宋" w:hAnsi="仿宋" w:cs="宋体" w:hint="eastAsia"/>
                <w:kern w:val="0"/>
                <w:sz w:val="21"/>
                <w:szCs w:val="21"/>
              </w:rPr>
            </w:pPr>
            <w:ins w:id="404" w:author="ThinkPad" w:date="2017-12-28T09:18:00Z">
              <w:r>
                <w:rPr>
                  <w:rFonts w:ascii="仿宋" w:hAnsi="仿宋" w:cs="宋体" w:hint="eastAsia"/>
                  <w:kern w:val="0"/>
                  <w:sz w:val="21"/>
                  <w:szCs w:val="21"/>
                </w:rPr>
                <w:t>不可编辑</w:t>
              </w:r>
            </w:ins>
          </w:p>
        </w:tc>
        <w:tc>
          <w:tcPr>
            <w:tcW w:w="1121" w:type="dxa"/>
          </w:tcPr>
          <w:p w:rsidR="00922C42" w:rsidRPr="00872EF1" w:rsidRDefault="00922C42" w:rsidP="00B9732E">
            <w:pPr>
              <w:widowControl/>
              <w:jc w:val="center"/>
              <w:rPr>
                <w:ins w:id="405" w:author="ThinkPad" w:date="2017-12-28T09:17:00Z"/>
                <w:rFonts w:ascii="仿宋" w:hAnsi="仿宋" w:cs="宋体"/>
                <w:kern w:val="0"/>
                <w:sz w:val="21"/>
                <w:szCs w:val="21"/>
              </w:rPr>
            </w:pPr>
          </w:p>
        </w:tc>
        <w:tc>
          <w:tcPr>
            <w:tcW w:w="1564" w:type="dxa"/>
          </w:tcPr>
          <w:p w:rsidR="00922C42" w:rsidRPr="00872EF1" w:rsidRDefault="00922C42" w:rsidP="00B9732E">
            <w:pPr>
              <w:widowControl/>
              <w:jc w:val="left"/>
              <w:rPr>
                <w:ins w:id="406" w:author="ThinkPad" w:date="2017-12-28T09:17:00Z"/>
                <w:rFonts w:ascii="仿宋" w:hAnsi="仿宋" w:cs="宋体"/>
                <w:bCs/>
                <w:kern w:val="0"/>
                <w:sz w:val="21"/>
                <w:szCs w:val="21"/>
                <w:lang w:val="zh-CN"/>
              </w:rPr>
            </w:pPr>
          </w:p>
        </w:tc>
        <w:tc>
          <w:tcPr>
            <w:tcW w:w="1044" w:type="dxa"/>
          </w:tcPr>
          <w:p w:rsidR="00922C42" w:rsidRPr="00872EF1" w:rsidRDefault="00922C42" w:rsidP="00B9732E">
            <w:pPr>
              <w:widowControl/>
              <w:rPr>
                <w:ins w:id="407" w:author="ThinkPad" w:date="2017-12-28T09:17:00Z"/>
                <w:rFonts w:ascii="仿宋" w:hAnsi="仿宋" w:cs="宋体"/>
                <w:kern w:val="0"/>
                <w:sz w:val="21"/>
                <w:szCs w:val="21"/>
              </w:rPr>
            </w:pPr>
          </w:p>
        </w:tc>
      </w:tr>
      <w:tr w:rsidR="00922C42" w:rsidRPr="00872EF1" w:rsidTr="00B9732E">
        <w:trPr>
          <w:trHeight w:val="413"/>
          <w:ins w:id="408" w:author="ThinkPad" w:date="2017-12-28T09:17:00Z"/>
        </w:trPr>
        <w:tc>
          <w:tcPr>
            <w:tcW w:w="1374" w:type="dxa"/>
          </w:tcPr>
          <w:p w:rsidR="00922C42" w:rsidRDefault="00922C42" w:rsidP="00B9732E">
            <w:pPr>
              <w:widowControl/>
              <w:jc w:val="center"/>
              <w:rPr>
                <w:ins w:id="409" w:author="ThinkPad" w:date="2017-12-28T09:17:00Z"/>
                <w:rFonts w:ascii="仿宋" w:hAnsi="仿宋" w:cs="宋体" w:hint="eastAsia"/>
                <w:kern w:val="0"/>
                <w:sz w:val="21"/>
                <w:szCs w:val="21"/>
              </w:rPr>
            </w:pPr>
            <w:ins w:id="410" w:author="ThinkPad" w:date="2017-12-28T09:17:00Z">
              <w:r>
                <w:rPr>
                  <w:rFonts w:ascii="仿宋" w:hAnsi="仿宋" w:cs="宋体" w:hint="eastAsia"/>
                  <w:kern w:val="0"/>
                  <w:sz w:val="21"/>
                  <w:szCs w:val="21"/>
                </w:rPr>
                <w:t>损失面积（亩）</w:t>
              </w:r>
            </w:ins>
          </w:p>
        </w:tc>
        <w:tc>
          <w:tcPr>
            <w:tcW w:w="1438" w:type="dxa"/>
          </w:tcPr>
          <w:p w:rsidR="00922C42" w:rsidRDefault="00922C42" w:rsidP="00B9732E">
            <w:pPr>
              <w:widowControl/>
              <w:jc w:val="center"/>
              <w:rPr>
                <w:ins w:id="411" w:author="ThinkPad" w:date="2017-12-28T09:17:00Z"/>
                <w:rFonts w:ascii="仿宋" w:hAnsi="仿宋" w:cs="宋体" w:hint="eastAsia"/>
                <w:kern w:val="0"/>
                <w:sz w:val="21"/>
                <w:szCs w:val="21"/>
              </w:rPr>
            </w:pPr>
            <w:ins w:id="412" w:author="ThinkPad" w:date="2017-12-28T09:18:00Z">
              <w:r>
                <w:rPr>
                  <w:rFonts w:ascii="仿宋" w:hAnsi="仿宋" w:cs="宋体" w:hint="eastAsia"/>
                  <w:kern w:val="0"/>
                  <w:sz w:val="21"/>
                  <w:szCs w:val="21"/>
                </w:rPr>
                <w:t>文本</w:t>
              </w:r>
            </w:ins>
          </w:p>
        </w:tc>
        <w:tc>
          <w:tcPr>
            <w:tcW w:w="1501" w:type="dxa"/>
          </w:tcPr>
          <w:p w:rsidR="00922C42" w:rsidRDefault="00922C42" w:rsidP="00B9732E">
            <w:pPr>
              <w:widowControl/>
              <w:jc w:val="center"/>
              <w:rPr>
                <w:ins w:id="413" w:author="ThinkPad" w:date="2017-12-28T09:17:00Z"/>
                <w:rFonts w:ascii="仿宋" w:hAnsi="仿宋" w:cs="宋体" w:hint="eastAsia"/>
                <w:kern w:val="0"/>
                <w:sz w:val="21"/>
                <w:szCs w:val="21"/>
              </w:rPr>
            </w:pPr>
            <w:ins w:id="414" w:author="ThinkPad" w:date="2017-12-28T09:18:00Z">
              <w:r>
                <w:rPr>
                  <w:rFonts w:ascii="仿宋" w:hAnsi="仿宋" w:cs="宋体" w:hint="eastAsia"/>
                  <w:kern w:val="0"/>
                  <w:sz w:val="21"/>
                  <w:szCs w:val="21"/>
                </w:rPr>
                <w:t>不可编辑</w:t>
              </w:r>
            </w:ins>
          </w:p>
        </w:tc>
        <w:tc>
          <w:tcPr>
            <w:tcW w:w="1121" w:type="dxa"/>
          </w:tcPr>
          <w:p w:rsidR="00922C42" w:rsidRPr="00872EF1" w:rsidRDefault="00922C42" w:rsidP="00B9732E">
            <w:pPr>
              <w:widowControl/>
              <w:jc w:val="center"/>
              <w:rPr>
                <w:ins w:id="415" w:author="ThinkPad" w:date="2017-12-28T09:17:00Z"/>
                <w:rFonts w:ascii="仿宋" w:hAnsi="仿宋" w:cs="宋体"/>
                <w:kern w:val="0"/>
                <w:sz w:val="21"/>
                <w:szCs w:val="21"/>
              </w:rPr>
            </w:pPr>
          </w:p>
        </w:tc>
        <w:tc>
          <w:tcPr>
            <w:tcW w:w="1564" w:type="dxa"/>
          </w:tcPr>
          <w:p w:rsidR="00922C42" w:rsidRPr="00872EF1" w:rsidRDefault="00922C42" w:rsidP="00B9732E">
            <w:pPr>
              <w:widowControl/>
              <w:jc w:val="left"/>
              <w:rPr>
                <w:ins w:id="416" w:author="ThinkPad" w:date="2017-12-28T09:17:00Z"/>
                <w:rFonts w:ascii="仿宋" w:hAnsi="仿宋" w:cs="宋体"/>
                <w:bCs/>
                <w:kern w:val="0"/>
                <w:sz w:val="21"/>
                <w:szCs w:val="21"/>
                <w:lang w:val="zh-CN"/>
              </w:rPr>
            </w:pPr>
          </w:p>
        </w:tc>
        <w:tc>
          <w:tcPr>
            <w:tcW w:w="1044" w:type="dxa"/>
          </w:tcPr>
          <w:p w:rsidR="00922C42" w:rsidRPr="00872EF1" w:rsidRDefault="00922C42" w:rsidP="00B9732E">
            <w:pPr>
              <w:widowControl/>
              <w:rPr>
                <w:ins w:id="417" w:author="ThinkPad" w:date="2017-12-28T09:17:00Z"/>
                <w:rFonts w:ascii="仿宋" w:hAnsi="仿宋" w:cs="宋体"/>
                <w:kern w:val="0"/>
                <w:sz w:val="21"/>
                <w:szCs w:val="21"/>
              </w:rPr>
            </w:pPr>
          </w:p>
        </w:tc>
      </w:tr>
      <w:tr w:rsidR="00922C42" w:rsidRPr="00872EF1" w:rsidTr="00B9732E">
        <w:trPr>
          <w:trHeight w:val="413"/>
          <w:ins w:id="418" w:author="ThinkPad" w:date="2017-12-28T09:17:00Z"/>
        </w:trPr>
        <w:tc>
          <w:tcPr>
            <w:tcW w:w="1374" w:type="dxa"/>
          </w:tcPr>
          <w:p w:rsidR="00922C42" w:rsidRDefault="00922C42" w:rsidP="00B9732E">
            <w:pPr>
              <w:widowControl/>
              <w:jc w:val="center"/>
              <w:rPr>
                <w:ins w:id="419" w:author="ThinkPad" w:date="2017-12-28T09:17:00Z"/>
                <w:rFonts w:ascii="仿宋" w:hAnsi="仿宋" w:cs="宋体" w:hint="eastAsia"/>
                <w:kern w:val="0"/>
                <w:sz w:val="21"/>
                <w:szCs w:val="21"/>
              </w:rPr>
            </w:pPr>
            <w:ins w:id="420" w:author="ThinkPad" w:date="2017-12-28T09:17:00Z">
              <w:r>
                <w:rPr>
                  <w:rFonts w:ascii="仿宋" w:hAnsi="仿宋" w:cs="宋体" w:hint="eastAsia"/>
                  <w:kern w:val="0"/>
                  <w:sz w:val="21"/>
                  <w:szCs w:val="21"/>
                </w:rPr>
                <w:t>损失率（%）</w:t>
              </w:r>
            </w:ins>
          </w:p>
        </w:tc>
        <w:tc>
          <w:tcPr>
            <w:tcW w:w="1438" w:type="dxa"/>
          </w:tcPr>
          <w:p w:rsidR="00922C42" w:rsidRDefault="00922C42" w:rsidP="00B9732E">
            <w:pPr>
              <w:widowControl/>
              <w:jc w:val="center"/>
              <w:rPr>
                <w:ins w:id="421" w:author="ThinkPad" w:date="2017-12-28T09:17:00Z"/>
                <w:rFonts w:ascii="仿宋" w:hAnsi="仿宋" w:cs="宋体" w:hint="eastAsia"/>
                <w:kern w:val="0"/>
                <w:sz w:val="21"/>
                <w:szCs w:val="21"/>
              </w:rPr>
            </w:pPr>
            <w:ins w:id="422" w:author="ThinkPad" w:date="2017-12-28T09:18:00Z">
              <w:r>
                <w:rPr>
                  <w:rFonts w:ascii="仿宋" w:hAnsi="仿宋" w:cs="宋体" w:hint="eastAsia"/>
                  <w:kern w:val="0"/>
                  <w:sz w:val="21"/>
                  <w:szCs w:val="21"/>
                </w:rPr>
                <w:t>文本</w:t>
              </w:r>
            </w:ins>
          </w:p>
        </w:tc>
        <w:tc>
          <w:tcPr>
            <w:tcW w:w="1501" w:type="dxa"/>
          </w:tcPr>
          <w:p w:rsidR="00922C42" w:rsidRDefault="00922C42" w:rsidP="00B9732E">
            <w:pPr>
              <w:widowControl/>
              <w:jc w:val="center"/>
              <w:rPr>
                <w:ins w:id="423" w:author="ThinkPad" w:date="2017-12-28T09:17:00Z"/>
                <w:rFonts w:ascii="仿宋" w:hAnsi="仿宋" w:cs="宋体" w:hint="eastAsia"/>
                <w:kern w:val="0"/>
                <w:sz w:val="21"/>
                <w:szCs w:val="21"/>
              </w:rPr>
            </w:pPr>
            <w:ins w:id="424" w:author="ThinkPad" w:date="2017-12-28T09:18:00Z">
              <w:r>
                <w:rPr>
                  <w:rFonts w:ascii="仿宋" w:hAnsi="仿宋" w:cs="宋体" w:hint="eastAsia"/>
                  <w:kern w:val="0"/>
                  <w:sz w:val="21"/>
                  <w:szCs w:val="21"/>
                </w:rPr>
                <w:t>不可编辑</w:t>
              </w:r>
            </w:ins>
          </w:p>
        </w:tc>
        <w:tc>
          <w:tcPr>
            <w:tcW w:w="1121" w:type="dxa"/>
          </w:tcPr>
          <w:p w:rsidR="00922C42" w:rsidRPr="00872EF1" w:rsidRDefault="00922C42" w:rsidP="00B9732E">
            <w:pPr>
              <w:widowControl/>
              <w:jc w:val="center"/>
              <w:rPr>
                <w:ins w:id="425" w:author="ThinkPad" w:date="2017-12-28T09:17:00Z"/>
                <w:rFonts w:ascii="仿宋" w:hAnsi="仿宋" w:cs="宋体"/>
                <w:kern w:val="0"/>
                <w:sz w:val="21"/>
                <w:szCs w:val="21"/>
              </w:rPr>
            </w:pPr>
          </w:p>
        </w:tc>
        <w:tc>
          <w:tcPr>
            <w:tcW w:w="1564" w:type="dxa"/>
          </w:tcPr>
          <w:p w:rsidR="00922C42" w:rsidRPr="00872EF1" w:rsidRDefault="00922C42" w:rsidP="00B9732E">
            <w:pPr>
              <w:widowControl/>
              <w:jc w:val="left"/>
              <w:rPr>
                <w:ins w:id="426" w:author="ThinkPad" w:date="2017-12-28T09:17:00Z"/>
                <w:rFonts w:ascii="仿宋" w:hAnsi="仿宋" w:cs="宋体"/>
                <w:bCs/>
                <w:kern w:val="0"/>
                <w:sz w:val="21"/>
                <w:szCs w:val="21"/>
                <w:lang w:val="zh-CN"/>
              </w:rPr>
            </w:pPr>
          </w:p>
        </w:tc>
        <w:tc>
          <w:tcPr>
            <w:tcW w:w="1044" w:type="dxa"/>
          </w:tcPr>
          <w:p w:rsidR="00922C42" w:rsidRPr="00872EF1" w:rsidRDefault="00922C42" w:rsidP="00B9732E">
            <w:pPr>
              <w:widowControl/>
              <w:rPr>
                <w:ins w:id="427" w:author="ThinkPad" w:date="2017-12-28T09:17:00Z"/>
                <w:rFonts w:ascii="仿宋" w:hAnsi="仿宋" w:cs="宋体"/>
                <w:kern w:val="0"/>
                <w:sz w:val="21"/>
                <w:szCs w:val="21"/>
              </w:rPr>
            </w:pPr>
          </w:p>
        </w:tc>
      </w:tr>
      <w:tr w:rsidR="00922C42" w:rsidRPr="00872EF1" w:rsidTr="00B9732E">
        <w:trPr>
          <w:trHeight w:val="413"/>
          <w:ins w:id="428" w:author="ThinkPad" w:date="2017-12-28T09:17:00Z"/>
        </w:trPr>
        <w:tc>
          <w:tcPr>
            <w:tcW w:w="1374" w:type="dxa"/>
          </w:tcPr>
          <w:p w:rsidR="00922C42" w:rsidRDefault="00922C42" w:rsidP="00B9732E">
            <w:pPr>
              <w:widowControl/>
              <w:jc w:val="center"/>
              <w:rPr>
                <w:ins w:id="429" w:author="ThinkPad" w:date="2017-12-28T09:17:00Z"/>
                <w:rFonts w:ascii="仿宋" w:hAnsi="仿宋" w:cs="宋体" w:hint="eastAsia"/>
                <w:kern w:val="0"/>
                <w:sz w:val="21"/>
                <w:szCs w:val="21"/>
              </w:rPr>
            </w:pPr>
            <w:ins w:id="430" w:author="ThinkPad" w:date="2017-12-28T09:18:00Z">
              <w:r>
                <w:rPr>
                  <w:rFonts w:ascii="仿宋" w:hAnsi="仿宋" w:cs="宋体" w:hint="eastAsia"/>
                  <w:kern w:val="0"/>
                  <w:sz w:val="21"/>
                  <w:szCs w:val="21"/>
                </w:rPr>
                <w:t>备注</w:t>
              </w:r>
            </w:ins>
          </w:p>
        </w:tc>
        <w:tc>
          <w:tcPr>
            <w:tcW w:w="1438" w:type="dxa"/>
          </w:tcPr>
          <w:p w:rsidR="00922C42" w:rsidRDefault="00922C42" w:rsidP="00B9732E">
            <w:pPr>
              <w:widowControl/>
              <w:jc w:val="center"/>
              <w:rPr>
                <w:ins w:id="431" w:author="ThinkPad" w:date="2017-12-28T09:17:00Z"/>
                <w:rFonts w:ascii="仿宋" w:hAnsi="仿宋" w:cs="宋体" w:hint="eastAsia"/>
                <w:kern w:val="0"/>
                <w:sz w:val="21"/>
                <w:szCs w:val="21"/>
              </w:rPr>
            </w:pPr>
            <w:ins w:id="432" w:author="ThinkPad" w:date="2017-12-28T09:18:00Z">
              <w:r>
                <w:rPr>
                  <w:rFonts w:ascii="仿宋" w:hAnsi="仿宋" w:cs="宋体" w:hint="eastAsia"/>
                  <w:kern w:val="0"/>
                  <w:sz w:val="21"/>
                  <w:szCs w:val="21"/>
                </w:rPr>
                <w:t>文本</w:t>
              </w:r>
            </w:ins>
          </w:p>
        </w:tc>
        <w:tc>
          <w:tcPr>
            <w:tcW w:w="1501" w:type="dxa"/>
          </w:tcPr>
          <w:p w:rsidR="00922C42" w:rsidRDefault="00922C42" w:rsidP="00B9732E">
            <w:pPr>
              <w:widowControl/>
              <w:jc w:val="center"/>
              <w:rPr>
                <w:ins w:id="433" w:author="ThinkPad" w:date="2017-12-28T09:17:00Z"/>
                <w:rFonts w:ascii="仿宋" w:hAnsi="仿宋" w:cs="宋体" w:hint="eastAsia"/>
                <w:kern w:val="0"/>
                <w:sz w:val="21"/>
                <w:szCs w:val="21"/>
              </w:rPr>
            </w:pPr>
            <w:ins w:id="434" w:author="ThinkPad" w:date="2017-12-28T09:18:00Z">
              <w:r>
                <w:rPr>
                  <w:rFonts w:ascii="仿宋" w:hAnsi="仿宋" w:cs="宋体" w:hint="eastAsia"/>
                  <w:kern w:val="0"/>
                  <w:sz w:val="21"/>
                  <w:szCs w:val="21"/>
                </w:rPr>
                <w:t>不可编辑</w:t>
              </w:r>
            </w:ins>
          </w:p>
        </w:tc>
        <w:tc>
          <w:tcPr>
            <w:tcW w:w="1121" w:type="dxa"/>
          </w:tcPr>
          <w:p w:rsidR="00922C42" w:rsidRPr="00872EF1" w:rsidRDefault="00922C42" w:rsidP="00B9732E">
            <w:pPr>
              <w:widowControl/>
              <w:jc w:val="center"/>
              <w:rPr>
                <w:ins w:id="435" w:author="ThinkPad" w:date="2017-12-28T09:17:00Z"/>
                <w:rFonts w:ascii="仿宋" w:hAnsi="仿宋" w:cs="宋体"/>
                <w:kern w:val="0"/>
                <w:sz w:val="21"/>
                <w:szCs w:val="21"/>
              </w:rPr>
            </w:pPr>
          </w:p>
        </w:tc>
        <w:tc>
          <w:tcPr>
            <w:tcW w:w="1564" w:type="dxa"/>
          </w:tcPr>
          <w:p w:rsidR="00922C42" w:rsidRPr="00872EF1" w:rsidRDefault="00922C42" w:rsidP="00B9732E">
            <w:pPr>
              <w:widowControl/>
              <w:jc w:val="left"/>
              <w:rPr>
                <w:ins w:id="436" w:author="ThinkPad" w:date="2017-12-28T09:17:00Z"/>
                <w:rFonts w:ascii="仿宋" w:hAnsi="仿宋" w:cs="宋体"/>
                <w:bCs/>
                <w:kern w:val="0"/>
                <w:sz w:val="21"/>
                <w:szCs w:val="21"/>
                <w:lang w:val="zh-CN"/>
              </w:rPr>
            </w:pPr>
          </w:p>
        </w:tc>
        <w:tc>
          <w:tcPr>
            <w:tcW w:w="1044" w:type="dxa"/>
          </w:tcPr>
          <w:p w:rsidR="00922C42" w:rsidRPr="00872EF1" w:rsidRDefault="00922C42" w:rsidP="00B9732E">
            <w:pPr>
              <w:widowControl/>
              <w:rPr>
                <w:ins w:id="437" w:author="ThinkPad" w:date="2017-12-28T09:17:00Z"/>
                <w:rFonts w:ascii="仿宋" w:hAnsi="仿宋" w:cs="宋体"/>
                <w:kern w:val="0"/>
                <w:sz w:val="21"/>
                <w:szCs w:val="21"/>
              </w:rPr>
            </w:pPr>
          </w:p>
        </w:tc>
      </w:tr>
    </w:tbl>
    <w:p w:rsidR="00922C42" w:rsidRDefault="00922C42" w:rsidP="00922C42">
      <w:pPr>
        <w:rPr>
          <w:ins w:id="438" w:author="ThinkPad" w:date="2017-12-28T09:18:00Z"/>
          <w:rFonts w:hint="eastAsia"/>
        </w:rPr>
        <w:pPrChange w:id="439" w:author="ThinkPad" w:date="2017-12-28T09:15:00Z">
          <w:pPr>
            <w:pStyle w:val="a8"/>
            <w:numPr>
              <w:numId w:val="7"/>
            </w:numPr>
            <w:ind w:left="420" w:hanging="420"/>
            <w:jc w:val="center"/>
          </w:pPr>
        </w:pPrChange>
      </w:pPr>
      <w:ins w:id="440" w:author="ThinkPad" w:date="2017-12-28T09:18:00Z">
        <w:r>
          <w:t>选项说明</w:t>
        </w:r>
        <w:r>
          <w:rPr>
            <w:rFonts w:hint="eastAsia"/>
          </w:rPr>
          <w:t>：</w:t>
        </w:r>
      </w:ins>
    </w:p>
    <w:p w:rsidR="00922C42" w:rsidRDefault="00922C42" w:rsidP="00922C42">
      <w:pPr>
        <w:rPr>
          <w:ins w:id="441" w:author="ThinkPad" w:date="2017-12-28T09:18:00Z"/>
          <w:rFonts w:hint="eastAsia"/>
        </w:rPr>
        <w:pPrChange w:id="442" w:author="ThinkPad" w:date="2017-12-28T09:15:00Z">
          <w:pPr>
            <w:pStyle w:val="a8"/>
            <w:numPr>
              <w:numId w:val="7"/>
            </w:numPr>
            <w:ind w:left="420" w:hanging="420"/>
            <w:jc w:val="center"/>
          </w:pPr>
        </w:pPrChange>
      </w:pPr>
      <w:ins w:id="443" w:author="ThinkPad" w:date="2017-12-28T09:18:00Z">
        <w:r>
          <w:rPr>
            <w:rFonts w:hint="eastAsia"/>
          </w:rPr>
          <w:t>1.</w:t>
        </w:r>
        <w:r>
          <w:rPr>
            <w:rFonts w:hint="eastAsia"/>
          </w:rPr>
          <w:t>【返回】按钮</w:t>
        </w:r>
      </w:ins>
    </w:p>
    <w:p w:rsidR="00EF6EBA" w:rsidRDefault="00922C42" w:rsidP="00922C42">
      <w:pPr>
        <w:rPr>
          <w:ins w:id="444" w:author="ThinkPad" w:date="2017-12-28T09:19:00Z"/>
          <w:rFonts w:hint="eastAsia"/>
        </w:rPr>
        <w:pPrChange w:id="445" w:author="ThinkPad" w:date="2017-12-28T09:15:00Z">
          <w:pPr>
            <w:pStyle w:val="a8"/>
            <w:numPr>
              <w:numId w:val="7"/>
            </w:numPr>
            <w:ind w:left="420" w:hanging="420"/>
            <w:jc w:val="center"/>
          </w:pPr>
        </w:pPrChange>
      </w:pPr>
      <w:ins w:id="446" w:author="ThinkPad" w:date="2017-12-28T09:18:00Z">
        <w:r>
          <w:rPr>
            <w:rFonts w:hint="eastAsia"/>
          </w:rPr>
          <w:t>用户单击【返回】按钮，</w:t>
        </w:r>
        <w:r w:rsidR="00EF6EBA">
          <w:rPr>
            <w:rFonts w:hint="eastAsia"/>
          </w:rPr>
          <w:t>系统关闭当前</w:t>
        </w:r>
      </w:ins>
      <w:ins w:id="447" w:author="ThinkPad" w:date="2017-12-28T09:19:00Z">
        <w:r w:rsidR="00EF6EBA">
          <w:rPr>
            <w:rFonts w:hint="eastAsia"/>
          </w:rPr>
          <w:t>弹窗，返回至图</w:t>
        </w:r>
        <w:r w:rsidR="001207FD">
          <w:rPr>
            <w:rFonts w:hint="eastAsia"/>
          </w:rPr>
          <w:t>2</w:t>
        </w:r>
      </w:ins>
      <w:ins w:id="448" w:author="ThinkPad" w:date="2017-12-28T09:55:00Z">
        <w:r w:rsidR="001207FD">
          <w:rPr>
            <w:rFonts w:hint="eastAsia"/>
          </w:rPr>
          <w:t>4</w:t>
        </w:r>
      </w:ins>
      <w:ins w:id="449" w:author="ThinkPad" w:date="2017-12-28T09:19:00Z">
        <w:r w:rsidR="00EF6EBA">
          <w:rPr>
            <w:rFonts w:hint="eastAsia"/>
          </w:rPr>
          <w:t>.</w:t>
        </w:r>
      </w:ins>
    </w:p>
    <w:p w:rsidR="00EF6EBA" w:rsidRPr="00EF6EBA" w:rsidRDefault="00EF6EBA" w:rsidP="00922C42">
      <w:pPr>
        <w:pPrChange w:id="450" w:author="ThinkPad" w:date="2017-12-28T09:15:00Z">
          <w:pPr>
            <w:pStyle w:val="a8"/>
            <w:numPr>
              <w:numId w:val="7"/>
            </w:numPr>
            <w:ind w:left="420" w:hanging="420"/>
            <w:jc w:val="center"/>
          </w:pPr>
        </w:pPrChange>
      </w:pPr>
      <w:ins w:id="451" w:author="ThinkPad" w:date="2017-12-28T09:19:00Z">
        <w:r>
          <w:rPr>
            <w:rFonts w:hint="eastAsia"/>
          </w:rPr>
          <w:t>导入清单页面如下图：</w:t>
        </w:r>
      </w:ins>
    </w:p>
    <w:p w:rsidR="00EF6EBA" w:rsidRDefault="00922C42" w:rsidP="00EF6EBA">
      <w:pPr>
        <w:keepNext/>
        <w:rPr>
          <w:ins w:id="452" w:author="ThinkPad" w:date="2017-12-28T09:19:00Z"/>
        </w:rPr>
        <w:pPrChange w:id="453" w:author="ThinkPad" w:date="2017-12-28T09:19:00Z">
          <w:pPr/>
        </w:pPrChange>
      </w:pPr>
      <w:ins w:id="454" w:author="ThinkPad" w:date="2017-12-28T09:15:00Z">
        <w:r>
          <w:rPr>
            <w:noProof/>
          </w:rPr>
          <w:lastRenderedPageBreak/>
          <w:drawing>
            <wp:inline distT="0" distB="0" distL="0" distR="0" wp14:anchorId="084BC6D6" wp14:editId="5E17AF2C">
              <wp:extent cx="5274310" cy="140343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403430"/>
                      </a:xfrm>
                      <a:prstGeom prst="rect">
                        <a:avLst/>
                      </a:prstGeom>
                    </pic:spPr>
                  </pic:pic>
                </a:graphicData>
              </a:graphic>
            </wp:inline>
          </w:drawing>
        </w:r>
      </w:ins>
    </w:p>
    <w:p w:rsidR="007C02D4" w:rsidRDefault="00EF6EBA" w:rsidP="00EF6EBA">
      <w:pPr>
        <w:pStyle w:val="a8"/>
        <w:jc w:val="center"/>
        <w:rPr>
          <w:ins w:id="455" w:author="ThinkPad" w:date="2017-12-28T09:19:00Z"/>
          <w:rFonts w:hint="eastAsia"/>
        </w:rPr>
        <w:pPrChange w:id="456" w:author="ThinkPad" w:date="2017-12-28T09:19:00Z">
          <w:pPr/>
        </w:pPrChange>
      </w:pPr>
      <w:ins w:id="457" w:author="ThinkPad" w:date="2017-12-28T09:19:00Z">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ins>
      <w:r>
        <w:fldChar w:fldCharType="separate"/>
      </w:r>
      <w:ins w:id="458" w:author="ThinkPad" w:date="2017-12-28T09:27:00Z">
        <w:r w:rsidR="00465891">
          <w:rPr>
            <w:noProof/>
          </w:rPr>
          <w:t>26</w:t>
        </w:r>
      </w:ins>
      <w:ins w:id="459" w:author="ThinkPad" w:date="2017-12-28T09:19:00Z">
        <w:r>
          <w:fldChar w:fldCharType="end"/>
        </w:r>
        <w:r>
          <w:t>导入清单</w:t>
        </w:r>
      </w:ins>
    </w:p>
    <w:p w:rsidR="00EF6EBA" w:rsidRDefault="00EF6EBA" w:rsidP="00EF6EBA">
      <w:pPr>
        <w:pStyle w:val="a8"/>
        <w:jc w:val="center"/>
        <w:rPr>
          <w:ins w:id="460" w:author="ThinkPad" w:date="2017-12-28T09:20:00Z"/>
          <w:lang w:val="zh-CN"/>
        </w:rPr>
      </w:pPr>
    </w:p>
    <w:tbl>
      <w:tblPr>
        <w:tblStyle w:val="a6"/>
        <w:tblW w:w="8042" w:type="dxa"/>
        <w:tblInd w:w="480" w:type="dxa"/>
        <w:tblLook w:val="04A0" w:firstRow="1" w:lastRow="0" w:firstColumn="1" w:lastColumn="0" w:noHBand="0" w:noVBand="1"/>
      </w:tblPr>
      <w:tblGrid>
        <w:gridCol w:w="1374"/>
        <w:gridCol w:w="1438"/>
        <w:gridCol w:w="1501"/>
        <w:gridCol w:w="1121"/>
        <w:gridCol w:w="1564"/>
        <w:gridCol w:w="1044"/>
      </w:tblGrid>
      <w:tr w:rsidR="00EF6EBA" w:rsidRPr="00872EF1" w:rsidTr="00B9732E">
        <w:trPr>
          <w:trHeight w:val="376"/>
          <w:ins w:id="461" w:author="ThinkPad" w:date="2017-12-28T09:20:00Z"/>
        </w:trPr>
        <w:tc>
          <w:tcPr>
            <w:tcW w:w="8042" w:type="dxa"/>
            <w:gridSpan w:val="6"/>
            <w:shd w:val="clear" w:color="auto" w:fill="F79646" w:themeFill="accent6"/>
          </w:tcPr>
          <w:p w:rsidR="00EF6EBA" w:rsidRPr="00872EF1" w:rsidRDefault="00EF6EBA" w:rsidP="00B9732E">
            <w:pPr>
              <w:widowControl/>
              <w:jc w:val="center"/>
              <w:rPr>
                <w:ins w:id="462" w:author="ThinkPad" w:date="2017-12-28T09:20:00Z"/>
                <w:rFonts w:ascii="仿宋" w:hAnsi="仿宋" w:cs="宋体"/>
                <w:b/>
                <w:kern w:val="0"/>
                <w:sz w:val="24"/>
                <w:szCs w:val="24"/>
              </w:rPr>
            </w:pPr>
            <w:ins w:id="463" w:author="ThinkPad" w:date="2017-12-28T09:20:00Z">
              <w:r>
                <w:rPr>
                  <w:rFonts w:ascii="仿宋" w:hAnsi="仿宋" w:cs="宋体" w:hint="eastAsia"/>
                  <w:b/>
                  <w:kern w:val="0"/>
                  <w:sz w:val="24"/>
                  <w:szCs w:val="24"/>
                </w:rPr>
                <w:t>导入清单</w:t>
              </w:r>
            </w:ins>
          </w:p>
        </w:tc>
      </w:tr>
      <w:tr w:rsidR="00EF6EBA" w:rsidRPr="00872EF1" w:rsidTr="00B9732E">
        <w:trPr>
          <w:trHeight w:val="543"/>
          <w:ins w:id="464" w:author="ThinkPad" w:date="2017-12-28T09:20:00Z"/>
        </w:trPr>
        <w:tc>
          <w:tcPr>
            <w:tcW w:w="1374" w:type="dxa"/>
            <w:shd w:val="clear" w:color="auto" w:fill="9BBB59" w:themeFill="accent3"/>
          </w:tcPr>
          <w:p w:rsidR="00EF6EBA" w:rsidRPr="00872EF1" w:rsidRDefault="00EF6EBA" w:rsidP="00B9732E">
            <w:pPr>
              <w:widowControl/>
              <w:jc w:val="center"/>
              <w:rPr>
                <w:ins w:id="465" w:author="ThinkPad" w:date="2017-12-28T09:20:00Z"/>
                <w:rFonts w:ascii="仿宋" w:hAnsi="仿宋" w:cs="宋体"/>
                <w:b/>
                <w:kern w:val="0"/>
                <w:sz w:val="24"/>
                <w:szCs w:val="24"/>
              </w:rPr>
            </w:pPr>
            <w:ins w:id="466" w:author="ThinkPad" w:date="2017-12-28T09:20:00Z">
              <w:r w:rsidRPr="00872EF1">
                <w:rPr>
                  <w:rFonts w:ascii="仿宋" w:hAnsi="仿宋" w:cs="宋体" w:hint="eastAsia"/>
                  <w:b/>
                  <w:kern w:val="0"/>
                  <w:sz w:val="24"/>
                  <w:szCs w:val="24"/>
                </w:rPr>
                <w:t>页面元素</w:t>
              </w:r>
            </w:ins>
          </w:p>
        </w:tc>
        <w:tc>
          <w:tcPr>
            <w:tcW w:w="1438" w:type="dxa"/>
            <w:shd w:val="clear" w:color="auto" w:fill="9BBB59" w:themeFill="accent3"/>
          </w:tcPr>
          <w:p w:rsidR="00EF6EBA" w:rsidRPr="00872EF1" w:rsidRDefault="00EF6EBA" w:rsidP="00B9732E">
            <w:pPr>
              <w:widowControl/>
              <w:jc w:val="center"/>
              <w:rPr>
                <w:ins w:id="467" w:author="ThinkPad" w:date="2017-12-28T09:20:00Z"/>
                <w:rFonts w:ascii="仿宋" w:hAnsi="仿宋" w:cs="宋体"/>
                <w:b/>
                <w:kern w:val="0"/>
                <w:sz w:val="24"/>
                <w:szCs w:val="24"/>
              </w:rPr>
            </w:pPr>
            <w:ins w:id="468" w:author="ThinkPad" w:date="2017-12-28T09:20:00Z">
              <w:r w:rsidRPr="00872EF1">
                <w:rPr>
                  <w:rFonts w:ascii="仿宋" w:hAnsi="仿宋" w:cs="宋体" w:hint="eastAsia"/>
                  <w:b/>
                  <w:kern w:val="0"/>
                  <w:sz w:val="24"/>
                  <w:szCs w:val="24"/>
                </w:rPr>
                <w:t>交互类型</w:t>
              </w:r>
            </w:ins>
          </w:p>
        </w:tc>
        <w:tc>
          <w:tcPr>
            <w:tcW w:w="1501" w:type="dxa"/>
            <w:shd w:val="clear" w:color="auto" w:fill="9BBB59" w:themeFill="accent3"/>
          </w:tcPr>
          <w:p w:rsidR="00EF6EBA" w:rsidRPr="00872EF1" w:rsidRDefault="00EF6EBA" w:rsidP="00B9732E">
            <w:pPr>
              <w:widowControl/>
              <w:jc w:val="center"/>
              <w:rPr>
                <w:ins w:id="469" w:author="ThinkPad" w:date="2017-12-28T09:20:00Z"/>
                <w:rFonts w:ascii="仿宋" w:hAnsi="仿宋" w:cs="宋体"/>
                <w:b/>
                <w:kern w:val="0"/>
                <w:sz w:val="24"/>
                <w:szCs w:val="24"/>
              </w:rPr>
            </w:pPr>
            <w:ins w:id="470" w:author="ThinkPad" w:date="2017-12-28T09:20:00Z">
              <w:r w:rsidRPr="00872EF1">
                <w:rPr>
                  <w:rFonts w:ascii="仿宋" w:hAnsi="仿宋" w:cs="宋体" w:hint="eastAsia"/>
                  <w:b/>
                  <w:kern w:val="0"/>
                  <w:sz w:val="24"/>
                  <w:szCs w:val="24"/>
                </w:rPr>
                <w:t>交互模式</w:t>
              </w:r>
            </w:ins>
          </w:p>
        </w:tc>
        <w:tc>
          <w:tcPr>
            <w:tcW w:w="1121" w:type="dxa"/>
            <w:shd w:val="clear" w:color="auto" w:fill="9BBB59" w:themeFill="accent3"/>
          </w:tcPr>
          <w:p w:rsidR="00EF6EBA" w:rsidRPr="00872EF1" w:rsidRDefault="00EF6EBA" w:rsidP="00B9732E">
            <w:pPr>
              <w:widowControl/>
              <w:jc w:val="center"/>
              <w:rPr>
                <w:ins w:id="471" w:author="ThinkPad" w:date="2017-12-28T09:20:00Z"/>
                <w:rFonts w:ascii="仿宋" w:hAnsi="仿宋" w:cs="宋体"/>
                <w:b/>
                <w:kern w:val="0"/>
                <w:sz w:val="24"/>
                <w:szCs w:val="24"/>
              </w:rPr>
            </w:pPr>
            <w:ins w:id="472" w:author="ThinkPad" w:date="2017-12-28T09:20:00Z">
              <w:r w:rsidRPr="00872EF1">
                <w:rPr>
                  <w:rFonts w:ascii="仿宋" w:hAnsi="仿宋" w:cs="宋体" w:hint="eastAsia"/>
                  <w:b/>
                  <w:kern w:val="0"/>
                  <w:sz w:val="24"/>
                  <w:szCs w:val="24"/>
                </w:rPr>
                <w:t>是否必填</w:t>
              </w:r>
            </w:ins>
          </w:p>
        </w:tc>
        <w:tc>
          <w:tcPr>
            <w:tcW w:w="1564" w:type="dxa"/>
            <w:shd w:val="clear" w:color="auto" w:fill="9BBB59" w:themeFill="accent3"/>
          </w:tcPr>
          <w:p w:rsidR="00EF6EBA" w:rsidRPr="00872EF1" w:rsidRDefault="00EF6EBA" w:rsidP="00B9732E">
            <w:pPr>
              <w:widowControl/>
              <w:jc w:val="center"/>
              <w:rPr>
                <w:ins w:id="473" w:author="ThinkPad" w:date="2017-12-28T09:20:00Z"/>
                <w:rFonts w:ascii="仿宋" w:hAnsi="仿宋" w:cs="宋体"/>
                <w:b/>
                <w:kern w:val="0"/>
                <w:sz w:val="24"/>
                <w:szCs w:val="24"/>
              </w:rPr>
            </w:pPr>
            <w:ins w:id="474" w:author="ThinkPad" w:date="2017-12-28T09:20:00Z">
              <w:r w:rsidRPr="00872EF1">
                <w:rPr>
                  <w:rFonts w:ascii="仿宋" w:hAnsi="仿宋" w:cs="宋体" w:hint="eastAsia"/>
                  <w:b/>
                  <w:kern w:val="0"/>
                  <w:sz w:val="24"/>
                  <w:szCs w:val="24"/>
                </w:rPr>
                <w:t>内容说明</w:t>
              </w:r>
            </w:ins>
          </w:p>
        </w:tc>
        <w:tc>
          <w:tcPr>
            <w:tcW w:w="1044" w:type="dxa"/>
            <w:shd w:val="clear" w:color="auto" w:fill="9BBB59" w:themeFill="accent3"/>
          </w:tcPr>
          <w:p w:rsidR="00EF6EBA" w:rsidRPr="00872EF1" w:rsidRDefault="00EF6EBA" w:rsidP="00B9732E">
            <w:pPr>
              <w:widowControl/>
              <w:jc w:val="center"/>
              <w:rPr>
                <w:ins w:id="475" w:author="ThinkPad" w:date="2017-12-28T09:20:00Z"/>
                <w:rFonts w:ascii="仿宋" w:hAnsi="仿宋" w:cs="宋体"/>
                <w:b/>
                <w:kern w:val="0"/>
                <w:sz w:val="24"/>
                <w:szCs w:val="24"/>
              </w:rPr>
            </w:pPr>
            <w:ins w:id="476" w:author="ThinkPad" w:date="2017-12-28T09:20:00Z">
              <w:r w:rsidRPr="00872EF1">
                <w:rPr>
                  <w:rFonts w:ascii="仿宋" w:hAnsi="仿宋" w:cs="宋体" w:hint="eastAsia"/>
                  <w:b/>
                  <w:kern w:val="0"/>
                  <w:sz w:val="24"/>
                  <w:szCs w:val="24"/>
                </w:rPr>
                <w:t>默认值</w:t>
              </w:r>
            </w:ins>
          </w:p>
        </w:tc>
      </w:tr>
      <w:tr w:rsidR="00EF6EBA" w:rsidRPr="00872EF1" w:rsidTr="00B9732E">
        <w:trPr>
          <w:trHeight w:val="543"/>
          <w:ins w:id="477" w:author="ThinkPad" w:date="2017-12-28T09:20:00Z"/>
        </w:trPr>
        <w:tc>
          <w:tcPr>
            <w:tcW w:w="8042" w:type="dxa"/>
            <w:gridSpan w:val="6"/>
            <w:shd w:val="clear" w:color="auto" w:fill="9BBB59" w:themeFill="accent3"/>
          </w:tcPr>
          <w:p w:rsidR="00EF6EBA" w:rsidRPr="00872EF1" w:rsidRDefault="00EF6EBA" w:rsidP="00B9732E">
            <w:pPr>
              <w:widowControl/>
              <w:jc w:val="center"/>
              <w:rPr>
                <w:ins w:id="478" w:author="ThinkPad" w:date="2017-12-28T09:20:00Z"/>
                <w:rFonts w:ascii="仿宋" w:hAnsi="仿宋" w:cs="宋体"/>
                <w:b/>
                <w:kern w:val="0"/>
                <w:sz w:val="24"/>
                <w:szCs w:val="24"/>
              </w:rPr>
            </w:pPr>
            <w:ins w:id="479" w:author="ThinkPad" w:date="2017-12-28T09:20:00Z">
              <w:r>
                <w:rPr>
                  <w:rFonts w:ascii="仿宋" w:hAnsi="仿宋" w:cs="宋体" w:hint="eastAsia"/>
                  <w:b/>
                  <w:bCs/>
                  <w:kern w:val="0"/>
                  <w:sz w:val="21"/>
                  <w:szCs w:val="21"/>
                  <w:lang w:val="zh-CN"/>
                </w:rPr>
                <w:t>导入清单</w:t>
              </w:r>
            </w:ins>
          </w:p>
        </w:tc>
      </w:tr>
      <w:tr w:rsidR="00EF6EBA" w:rsidRPr="00872EF1" w:rsidTr="00B9732E">
        <w:trPr>
          <w:trHeight w:val="413"/>
          <w:ins w:id="480" w:author="ThinkPad" w:date="2017-12-28T09:20:00Z"/>
        </w:trPr>
        <w:tc>
          <w:tcPr>
            <w:tcW w:w="1374" w:type="dxa"/>
          </w:tcPr>
          <w:p w:rsidR="00EF6EBA" w:rsidRDefault="00EF6EBA" w:rsidP="00B9732E">
            <w:pPr>
              <w:widowControl/>
              <w:jc w:val="center"/>
              <w:rPr>
                <w:ins w:id="481" w:author="ThinkPad" w:date="2017-12-28T09:20:00Z"/>
                <w:rFonts w:ascii="仿宋" w:hAnsi="仿宋" w:cs="宋体"/>
                <w:kern w:val="0"/>
                <w:sz w:val="21"/>
                <w:szCs w:val="21"/>
              </w:rPr>
            </w:pPr>
            <w:ins w:id="482" w:author="ThinkPad" w:date="2017-12-28T09:20:00Z">
              <w:r>
                <w:rPr>
                  <w:rFonts w:ascii="仿宋" w:hAnsi="仿宋" w:cs="宋体"/>
                  <w:kern w:val="0"/>
                  <w:sz w:val="21"/>
                  <w:szCs w:val="21"/>
                </w:rPr>
                <w:t>下载模板</w:t>
              </w:r>
            </w:ins>
          </w:p>
        </w:tc>
        <w:tc>
          <w:tcPr>
            <w:tcW w:w="1438" w:type="dxa"/>
          </w:tcPr>
          <w:p w:rsidR="00EF6EBA" w:rsidRDefault="00EF6EBA" w:rsidP="00B9732E">
            <w:pPr>
              <w:widowControl/>
              <w:jc w:val="center"/>
              <w:rPr>
                <w:ins w:id="483" w:author="ThinkPad" w:date="2017-12-28T09:20:00Z"/>
                <w:rFonts w:ascii="仿宋" w:hAnsi="仿宋" w:cs="宋体"/>
                <w:kern w:val="0"/>
                <w:sz w:val="21"/>
                <w:szCs w:val="21"/>
              </w:rPr>
            </w:pPr>
            <w:ins w:id="484" w:author="ThinkPad" w:date="2017-12-28T09:20:00Z">
              <w:r>
                <w:rPr>
                  <w:rFonts w:ascii="仿宋" w:hAnsi="仿宋" w:cs="宋体" w:hint="eastAsia"/>
                  <w:kern w:val="0"/>
                  <w:sz w:val="21"/>
                  <w:szCs w:val="21"/>
                </w:rPr>
                <w:t>按钮</w:t>
              </w:r>
            </w:ins>
          </w:p>
        </w:tc>
        <w:tc>
          <w:tcPr>
            <w:tcW w:w="1501" w:type="dxa"/>
          </w:tcPr>
          <w:p w:rsidR="00EF6EBA" w:rsidRDefault="00EF6EBA" w:rsidP="00B9732E">
            <w:pPr>
              <w:widowControl/>
              <w:jc w:val="center"/>
              <w:rPr>
                <w:ins w:id="485" w:author="ThinkPad" w:date="2017-12-28T09:20:00Z"/>
                <w:rFonts w:ascii="仿宋" w:hAnsi="仿宋" w:cs="宋体"/>
                <w:kern w:val="0"/>
                <w:sz w:val="21"/>
                <w:szCs w:val="21"/>
              </w:rPr>
            </w:pPr>
            <w:ins w:id="486" w:author="ThinkPad" w:date="2017-12-28T09:20:00Z">
              <w:r>
                <w:rPr>
                  <w:rFonts w:ascii="仿宋" w:hAnsi="仿宋" w:cs="宋体" w:hint="eastAsia"/>
                  <w:kern w:val="0"/>
                  <w:sz w:val="21"/>
                  <w:szCs w:val="21"/>
                </w:rPr>
                <w:t>单击</w:t>
              </w:r>
            </w:ins>
          </w:p>
        </w:tc>
        <w:tc>
          <w:tcPr>
            <w:tcW w:w="1121" w:type="dxa"/>
          </w:tcPr>
          <w:p w:rsidR="00EF6EBA" w:rsidRDefault="00EF6EBA" w:rsidP="00B9732E">
            <w:pPr>
              <w:widowControl/>
              <w:jc w:val="center"/>
              <w:rPr>
                <w:ins w:id="487" w:author="ThinkPad" w:date="2017-12-28T09:20:00Z"/>
                <w:rFonts w:ascii="仿宋" w:hAnsi="仿宋" w:cs="宋体"/>
                <w:kern w:val="0"/>
                <w:sz w:val="21"/>
                <w:szCs w:val="21"/>
              </w:rPr>
            </w:pPr>
          </w:p>
        </w:tc>
        <w:tc>
          <w:tcPr>
            <w:tcW w:w="1564" w:type="dxa"/>
          </w:tcPr>
          <w:p w:rsidR="00EF6EBA" w:rsidRDefault="00EF6EBA" w:rsidP="00B9732E">
            <w:pPr>
              <w:widowControl/>
              <w:jc w:val="left"/>
              <w:rPr>
                <w:ins w:id="488" w:author="ThinkPad" w:date="2017-12-28T09:20:00Z"/>
                <w:rFonts w:ascii="仿宋" w:hAnsi="仿宋" w:cs="宋体"/>
                <w:bCs/>
                <w:kern w:val="0"/>
                <w:sz w:val="21"/>
                <w:szCs w:val="21"/>
                <w:lang w:val="zh-CN"/>
              </w:rPr>
            </w:pPr>
            <w:ins w:id="489" w:author="ThinkPad" w:date="2017-12-28T09:20:00Z">
              <w:r>
                <w:rPr>
                  <w:rFonts w:ascii="仿宋" w:hAnsi="仿宋" w:cs="宋体"/>
                  <w:bCs/>
                  <w:kern w:val="0"/>
                  <w:sz w:val="21"/>
                  <w:szCs w:val="21"/>
                  <w:lang w:val="zh-CN"/>
                </w:rPr>
                <w:t>见</w:t>
              </w:r>
              <w:r w:rsidRPr="00FE0FE9">
                <w:rPr>
                  <w:rFonts w:ascii="仿宋" w:hAnsi="仿宋" w:cs="宋体" w:hint="eastAsia"/>
                  <w:bCs/>
                  <w:i/>
                  <w:kern w:val="0"/>
                  <w:sz w:val="21"/>
                  <w:szCs w:val="21"/>
                  <w:lang w:val="zh-CN"/>
                </w:rPr>
                <w:t>《</w:t>
              </w:r>
              <w:r w:rsidRPr="00FE0FE9">
                <w:rPr>
                  <w:rFonts w:ascii="仿宋" w:hAnsi="仿宋" w:cs="宋体"/>
                  <w:bCs/>
                  <w:i/>
                  <w:kern w:val="0"/>
                  <w:sz w:val="21"/>
                  <w:szCs w:val="21"/>
                  <w:lang w:val="zh-CN"/>
                </w:rPr>
                <w:t>清单表格合集</w:t>
              </w:r>
              <w:r w:rsidRPr="00FE0FE9">
                <w:rPr>
                  <w:rFonts w:ascii="仿宋" w:hAnsi="仿宋" w:cs="宋体" w:hint="eastAsia"/>
                  <w:bCs/>
                  <w:i/>
                  <w:kern w:val="0"/>
                  <w:sz w:val="21"/>
                  <w:szCs w:val="21"/>
                  <w:lang w:val="zh-CN"/>
                </w:rPr>
                <w:t>》</w:t>
              </w:r>
              <w:r>
                <w:rPr>
                  <w:rFonts w:ascii="仿宋" w:hAnsi="仿宋" w:cs="宋体"/>
                  <w:bCs/>
                  <w:kern w:val="0"/>
                  <w:sz w:val="21"/>
                  <w:szCs w:val="21"/>
                  <w:lang w:val="zh-CN"/>
                </w:rPr>
                <w:t>表格中的理赔清单</w:t>
              </w:r>
              <w:r>
                <w:rPr>
                  <w:rFonts w:ascii="仿宋" w:hAnsi="仿宋" w:cs="宋体" w:hint="eastAsia"/>
                  <w:bCs/>
                  <w:kern w:val="0"/>
                  <w:sz w:val="21"/>
                  <w:szCs w:val="21"/>
                  <w:lang w:val="zh-CN"/>
                </w:rPr>
                <w:t>sheet页</w:t>
              </w:r>
            </w:ins>
          </w:p>
        </w:tc>
        <w:tc>
          <w:tcPr>
            <w:tcW w:w="1044" w:type="dxa"/>
          </w:tcPr>
          <w:p w:rsidR="00EF6EBA" w:rsidRDefault="00EF6EBA" w:rsidP="00B9732E">
            <w:pPr>
              <w:widowControl/>
              <w:jc w:val="center"/>
              <w:rPr>
                <w:ins w:id="490" w:author="ThinkPad" w:date="2017-12-28T09:20:00Z"/>
                <w:rFonts w:ascii="仿宋" w:hAnsi="仿宋" w:cs="宋体"/>
                <w:kern w:val="0"/>
                <w:sz w:val="21"/>
                <w:szCs w:val="21"/>
              </w:rPr>
            </w:pPr>
          </w:p>
        </w:tc>
      </w:tr>
      <w:tr w:rsidR="00EF6EBA" w:rsidRPr="00872EF1" w:rsidTr="00B9732E">
        <w:trPr>
          <w:trHeight w:val="413"/>
          <w:ins w:id="491" w:author="ThinkPad" w:date="2017-12-28T09:20:00Z"/>
        </w:trPr>
        <w:tc>
          <w:tcPr>
            <w:tcW w:w="1374" w:type="dxa"/>
          </w:tcPr>
          <w:p w:rsidR="00EF6EBA" w:rsidRDefault="00EF6EBA" w:rsidP="00B9732E">
            <w:pPr>
              <w:widowControl/>
              <w:jc w:val="center"/>
              <w:rPr>
                <w:ins w:id="492" w:author="ThinkPad" w:date="2017-12-28T09:20:00Z"/>
                <w:rFonts w:ascii="仿宋" w:hAnsi="仿宋" w:cs="宋体"/>
                <w:kern w:val="0"/>
                <w:sz w:val="21"/>
                <w:szCs w:val="21"/>
              </w:rPr>
            </w:pPr>
            <w:proofErr w:type="gramStart"/>
            <w:ins w:id="493" w:author="ThinkPad" w:date="2017-12-28T09:21:00Z">
              <w:r>
                <w:rPr>
                  <w:rFonts w:ascii="仿宋" w:hAnsi="仿宋" w:cs="宋体"/>
                  <w:kern w:val="0"/>
                  <w:sz w:val="21"/>
                  <w:szCs w:val="21"/>
                </w:rPr>
                <w:t>下载定</w:t>
              </w:r>
              <w:proofErr w:type="gramEnd"/>
              <w:r>
                <w:rPr>
                  <w:rFonts w:ascii="仿宋" w:hAnsi="仿宋" w:cs="宋体"/>
                  <w:kern w:val="0"/>
                  <w:sz w:val="21"/>
                  <w:szCs w:val="21"/>
                </w:rPr>
                <w:t>损清单</w:t>
              </w:r>
            </w:ins>
          </w:p>
        </w:tc>
        <w:tc>
          <w:tcPr>
            <w:tcW w:w="1438" w:type="dxa"/>
          </w:tcPr>
          <w:p w:rsidR="00EF6EBA" w:rsidRDefault="00EF6EBA" w:rsidP="00B9732E">
            <w:pPr>
              <w:widowControl/>
              <w:jc w:val="center"/>
              <w:rPr>
                <w:ins w:id="494" w:author="ThinkPad" w:date="2017-12-28T09:20:00Z"/>
                <w:rFonts w:ascii="仿宋" w:hAnsi="仿宋" w:cs="宋体" w:hint="eastAsia"/>
                <w:kern w:val="0"/>
                <w:sz w:val="21"/>
                <w:szCs w:val="21"/>
              </w:rPr>
            </w:pPr>
            <w:ins w:id="495" w:author="ThinkPad" w:date="2017-12-28T09:21:00Z">
              <w:r>
                <w:rPr>
                  <w:rFonts w:ascii="仿宋" w:hAnsi="仿宋" w:cs="宋体" w:hint="eastAsia"/>
                  <w:kern w:val="0"/>
                  <w:sz w:val="21"/>
                  <w:szCs w:val="21"/>
                </w:rPr>
                <w:t>按钮</w:t>
              </w:r>
            </w:ins>
          </w:p>
        </w:tc>
        <w:tc>
          <w:tcPr>
            <w:tcW w:w="1501" w:type="dxa"/>
          </w:tcPr>
          <w:p w:rsidR="00EF6EBA" w:rsidRDefault="00EF6EBA" w:rsidP="00B9732E">
            <w:pPr>
              <w:widowControl/>
              <w:jc w:val="center"/>
              <w:rPr>
                <w:ins w:id="496" w:author="ThinkPad" w:date="2017-12-28T09:20:00Z"/>
                <w:rFonts w:ascii="仿宋" w:hAnsi="仿宋" w:cs="宋体" w:hint="eastAsia"/>
                <w:kern w:val="0"/>
                <w:sz w:val="21"/>
                <w:szCs w:val="21"/>
              </w:rPr>
            </w:pPr>
            <w:ins w:id="497" w:author="ThinkPad" w:date="2017-12-28T09:21:00Z">
              <w:r>
                <w:rPr>
                  <w:rFonts w:ascii="仿宋" w:hAnsi="仿宋" w:cs="宋体" w:hint="eastAsia"/>
                  <w:kern w:val="0"/>
                  <w:sz w:val="21"/>
                  <w:szCs w:val="21"/>
                </w:rPr>
                <w:t>单击</w:t>
              </w:r>
            </w:ins>
          </w:p>
        </w:tc>
        <w:tc>
          <w:tcPr>
            <w:tcW w:w="1121" w:type="dxa"/>
          </w:tcPr>
          <w:p w:rsidR="00EF6EBA" w:rsidRDefault="00EF6EBA" w:rsidP="00B9732E">
            <w:pPr>
              <w:widowControl/>
              <w:jc w:val="center"/>
              <w:rPr>
                <w:ins w:id="498" w:author="ThinkPad" w:date="2017-12-28T09:20:00Z"/>
                <w:rFonts w:ascii="仿宋" w:hAnsi="仿宋" w:cs="宋体"/>
                <w:kern w:val="0"/>
                <w:sz w:val="21"/>
                <w:szCs w:val="21"/>
              </w:rPr>
            </w:pPr>
          </w:p>
        </w:tc>
        <w:tc>
          <w:tcPr>
            <w:tcW w:w="1564" w:type="dxa"/>
          </w:tcPr>
          <w:p w:rsidR="00EF6EBA" w:rsidRDefault="00EF6EBA" w:rsidP="00B9732E">
            <w:pPr>
              <w:widowControl/>
              <w:jc w:val="left"/>
              <w:rPr>
                <w:ins w:id="499" w:author="ThinkPad" w:date="2017-12-28T09:20:00Z"/>
                <w:rFonts w:ascii="仿宋" w:hAnsi="仿宋" w:cs="宋体"/>
                <w:bCs/>
                <w:kern w:val="0"/>
                <w:sz w:val="21"/>
                <w:szCs w:val="21"/>
                <w:lang w:val="zh-CN"/>
              </w:rPr>
            </w:pPr>
            <w:ins w:id="500" w:author="ThinkPad" w:date="2017-12-28T09:21:00Z">
              <w:r>
                <w:rPr>
                  <w:rFonts w:ascii="仿宋" w:hAnsi="仿宋" w:cs="宋体"/>
                  <w:bCs/>
                  <w:kern w:val="0"/>
                  <w:sz w:val="21"/>
                  <w:szCs w:val="21"/>
                  <w:lang w:val="zh-CN"/>
                </w:rPr>
                <w:t>见</w:t>
              </w:r>
              <w:r w:rsidRPr="00FE0FE9">
                <w:rPr>
                  <w:rFonts w:ascii="仿宋" w:hAnsi="仿宋" w:cs="宋体" w:hint="eastAsia"/>
                  <w:bCs/>
                  <w:i/>
                  <w:kern w:val="0"/>
                  <w:sz w:val="21"/>
                  <w:szCs w:val="21"/>
                  <w:lang w:val="zh-CN"/>
                </w:rPr>
                <w:t>《</w:t>
              </w:r>
              <w:r w:rsidRPr="00FE0FE9">
                <w:rPr>
                  <w:rFonts w:ascii="仿宋" w:hAnsi="仿宋" w:cs="宋体"/>
                  <w:bCs/>
                  <w:i/>
                  <w:kern w:val="0"/>
                  <w:sz w:val="21"/>
                  <w:szCs w:val="21"/>
                  <w:lang w:val="zh-CN"/>
                </w:rPr>
                <w:t>清单表格合集</w:t>
              </w:r>
              <w:r w:rsidRPr="00FE0FE9">
                <w:rPr>
                  <w:rFonts w:ascii="仿宋" w:hAnsi="仿宋" w:cs="宋体" w:hint="eastAsia"/>
                  <w:bCs/>
                  <w:i/>
                  <w:kern w:val="0"/>
                  <w:sz w:val="21"/>
                  <w:szCs w:val="21"/>
                  <w:lang w:val="zh-CN"/>
                </w:rPr>
                <w:t>》</w:t>
              </w:r>
              <w:r>
                <w:rPr>
                  <w:rFonts w:ascii="仿宋" w:hAnsi="仿宋" w:cs="宋体"/>
                  <w:bCs/>
                  <w:kern w:val="0"/>
                  <w:sz w:val="21"/>
                  <w:szCs w:val="21"/>
                  <w:lang w:val="zh-CN"/>
                </w:rPr>
                <w:t>表格中的定损清单</w:t>
              </w:r>
              <w:r>
                <w:rPr>
                  <w:rFonts w:ascii="仿宋" w:hAnsi="仿宋" w:cs="宋体" w:hint="eastAsia"/>
                  <w:bCs/>
                  <w:kern w:val="0"/>
                  <w:sz w:val="21"/>
                  <w:szCs w:val="21"/>
                  <w:lang w:val="zh-CN"/>
                </w:rPr>
                <w:t>sheet页</w:t>
              </w:r>
            </w:ins>
          </w:p>
        </w:tc>
        <w:tc>
          <w:tcPr>
            <w:tcW w:w="1044" w:type="dxa"/>
          </w:tcPr>
          <w:p w:rsidR="00EF6EBA" w:rsidRDefault="00EF6EBA" w:rsidP="00B9732E">
            <w:pPr>
              <w:widowControl/>
              <w:jc w:val="center"/>
              <w:rPr>
                <w:ins w:id="501" w:author="ThinkPad" w:date="2017-12-28T09:20:00Z"/>
                <w:rFonts w:ascii="仿宋" w:hAnsi="仿宋" w:cs="宋体"/>
                <w:kern w:val="0"/>
                <w:sz w:val="21"/>
                <w:szCs w:val="21"/>
              </w:rPr>
            </w:pPr>
          </w:p>
        </w:tc>
      </w:tr>
      <w:tr w:rsidR="00EF6EBA" w:rsidRPr="00872EF1" w:rsidTr="00B9732E">
        <w:trPr>
          <w:trHeight w:val="413"/>
          <w:ins w:id="502" w:author="ThinkPad" w:date="2017-12-28T09:20:00Z"/>
        </w:trPr>
        <w:tc>
          <w:tcPr>
            <w:tcW w:w="1374" w:type="dxa"/>
          </w:tcPr>
          <w:p w:rsidR="00EF6EBA" w:rsidRDefault="00EF6EBA" w:rsidP="00B9732E">
            <w:pPr>
              <w:widowControl/>
              <w:jc w:val="center"/>
              <w:rPr>
                <w:ins w:id="503" w:author="ThinkPad" w:date="2017-12-28T09:20:00Z"/>
                <w:rFonts w:ascii="仿宋" w:hAnsi="仿宋" w:cs="宋体"/>
                <w:kern w:val="0"/>
                <w:sz w:val="21"/>
                <w:szCs w:val="21"/>
              </w:rPr>
            </w:pPr>
            <w:ins w:id="504" w:author="ThinkPad" w:date="2017-12-28T09:20:00Z">
              <w:r>
                <w:rPr>
                  <w:rFonts w:ascii="仿宋" w:hAnsi="仿宋" w:cs="宋体" w:hint="eastAsia"/>
                  <w:kern w:val="0"/>
                  <w:sz w:val="21"/>
                  <w:szCs w:val="21"/>
                </w:rPr>
                <w:t>下载</w:t>
              </w:r>
              <w:r>
                <w:rPr>
                  <w:rFonts w:ascii="仿宋" w:hAnsi="仿宋" w:cs="宋体"/>
                  <w:kern w:val="0"/>
                  <w:sz w:val="21"/>
                  <w:szCs w:val="21"/>
                </w:rPr>
                <w:t>保单清单</w:t>
              </w:r>
            </w:ins>
          </w:p>
        </w:tc>
        <w:tc>
          <w:tcPr>
            <w:tcW w:w="1438" w:type="dxa"/>
          </w:tcPr>
          <w:p w:rsidR="00EF6EBA" w:rsidRDefault="00EF6EBA" w:rsidP="00B9732E">
            <w:pPr>
              <w:widowControl/>
              <w:jc w:val="center"/>
              <w:rPr>
                <w:ins w:id="505" w:author="ThinkPad" w:date="2017-12-28T09:20:00Z"/>
                <w:rFonts w:ascii="仿宋" w:hAnsi="仿宋" w:cs="宋体"/>
                <w:kern w:val="0"/>
                <w:sz w:val="21"/>
                <w:szCs w:val="21"/>
              </w:rPr>
            </w:pPr>
            <w:ins w:id="506" w:author="ThinkPad" w:date="2017-12-28T09:20:00Z">
              <w:r>
                <w:rPr>
                  <w:rFonts w:ascii="仿宋" w:hAnsi="仿宋" w:cs="宋体" w:hint="eastAsia"/>
                  <w:kern w:val="0"/>
                  <w:sz w:val="21"/>
                  <w:szCs w:val="21"/>
                </w:rPr>
                <w:t>按钮</w:t>
              </w:r>
            </w:ins>
          </w:p>
        </w:tc>
        <w:tc>
          <w:tcPr>
            <w:tcW w:w="1501" w:type="dxa"/>
          </w:tcPr>
          <w:p w:rsidR="00EF6EBA" w:rsidRDefault="00EF6EBA" w:rsidP="00B9732E">
            <w:pPr>
              <w:widowControl/>
              <w:jc w:val="center"/>
              <w:rPr>
                <w:ins w:id="507" w:author="ThinkPad" w:date="2017-12-28T09:20:00Z"/>
                <w:rFonts w:ascii="仿宋" w:hAnsi="仿宋" w:cs="宋体"/>
                <w:kern w:val="0"/>
                <w:sz w:val="21"/>
                <w:szCs w:val="21"/>
              </w:rPr>
            </w:pPr>
            <w:ins w:id="508" w:author="ThinkPad" w:date="2017-12-28T09:20:00Z">
              <w:r>
                <w:rPr>
                  <w:rFonts w:ascii="仿宋" w:hAnsi="仿宋" w:cs="宋体" w:hint="eastAsia"/>
                  <w:kern w:val="0"/>
                  <w:sz w:val="21"/>
                  <w:szCs w:val="21"/>
                </w:rPr>
                <w:t>单击</w:t>
              </w:r>
            </w:ins>
          </w:p>
        </w:tc>
        <w:tc>
          <w:tcPr>
            <w:tcW w:w="1121" w:type="dxa"/>
          </w:tcPr>
          <w:p w:rsidR="00EF6EBA" w:rsidRDefault="00EF6EBA" w:rsidP="00B9732E">
            <w:pPr>
              <w:widowControl/>
              <w:jc w:val="center"/>
              <w:rPr>
                <w:ins w:id="509" w:author="ThinkPad" w:date="2017-12-28T09:20:00Z"/>
                <w:rFonts w:ascii="仿宋" w:hAnsi="仿宋" w:cs="宋体"/>
                <w:kern w:val="0"/>
                <w:sz w:val="21"/>
                <w:szCs w:val="21"/>
              </w:rPr>
            </w:pPr>
            <w:ins w:id="510" w:author="ThinkPad" w:date="2017-12-28T09:20:00Z">
              <w:r>
                <w:rPr>
                  <w:rFonts w:ascii="仿宋" w:hAnsi="仿宋" w:cs="宋体" w:hint="eastAsia"/>
                  <w:kern w:val="0"/>
                  <w:sz w:val="21"/>
                  <w:szCs w:val="21"/>
                </w:rPr>
                <w:t>-</w:t>
              </w:r>
            </w:ins>
          </w:p>
        </w:tc>
        <w:tc>
          <w:tcPr>
            <w:tcW w:w="1564" w:type="dxa"/>
          </w:tcPr>
          <w:p w:rsidR="00EF6EBA" w:rsidRDefault="00EF6EBA" w:rsidP="00B9732E">
            <w:pPr>
              <w:widowControl/>
              <w:jc w:val="left"/>
              <w:rPr>
                <w:ins w:id="511" w:author="ThinkPad" w:date="2017-12-28T09:20:00Z"/>
                <w:rFonts w:ascii="仿宋" w:hAnsi="仿宋" w:cs="宋体"/>
                <w:bCs/>
                <w:kern w:val="0"/>
                <w:sz w:val="21"/>
                <w:szCs w:val="21"/>
                <w:lang w:val="zh-CN"/>
              </w:rPr>
            </w:pPr>
            <w:ins w:id="512" w:author="ThinkPad" w:date="2017-12-28T09:20:00Z">
              <w:r>
                <w:rPr>
                  <w:rFonts w:ascii="仿宋" w:hAnsi="仿宋" w:cs="宋体"/>
                  <w:bCs/>
                  <w:kern w:val="0"/>
                  <w:sz w:val="21"/>
                  <w:szCs w:val="21"/>
                  <w:lang w:val="zh-CN"/>
                </w:rPr>
                <w:t>见</w:t>
              </w:r>
              <w:r w:rsidRPr="00FE0FE9">
                <w:rPr>
                  <w:rFonts w:ascii="仿宋" w:hAnsi="仿宋" w:cs="宋体" w:hint="eastAsia"/>
                  <w:bCs/>
                  <w:i/>
                  <w:kern w:val="0"/>
                  <w:sz w:val="21"/>
                  <w:szCs w:val="21"/>
                  <w:lang w:val="zh-CN"/>
                </w:rPr>
                <w:t>《</w:t>
              </w:r>
              <w:r w:rsidRPr="00FE0FE9">
                <w:rPr>
                  <w:rFonts w:ascii="仿宋" w:hAnsi="仿宋" w:cs="宋体"/>
                  <w:bCs/>
                  <w:i/>
                  <w:kern w:val="0"/>
                  <w:sz w:val="21"/>
                  <w:szCs w:val="21"/>
                  <w:lang w:val="zh-CN"/>
                </w:rPr>
                <w:t>清单表格合集</w:t>
              </w:r>
              <w:r w:rsidRPr="00FE0FE9">
                <w:rPr>
                  <w:rFonts w:ascii="仿宋" w:hAnsi="仿宋" w:cs="宋体" w:hint="eastAsia"/>
                  <w:bCs/>
                  <w:i/>
                  <w:kern w:val="0"/>
                  <w:sz w:val="21"/>
                  <w:szCs w:val="21"/>
                  <w:lang w:val="zh-CN"/>
                </w:rPr>
                <w:t>》</w:t>
              </w:r>
              <w:r>
                <w:rPr>
                  <w:rFonts w:ascii="仿宋" w:hAnsi="仿宋" w:cs="宋体"/>
                  <w:bCs/>
                  <w:kern w:val="0"/>
                  <w:sz w:val="21"/>
                  <w:szCs w:val="21"/>
                  <w:lang w:val="zh-CN"/>
                </w:rPr>
                <w:t>中的投承保分户清单</w:t>
              </w:r>
              <w:r>
                <w:rPr>
                  <w:rFonts w:ascii="仿宋" w:hAnsi="仿宋" w:cs="宋体" w:hint="eastAsia"/>
                  <w:bCs/>
                  <w:kern w:val="0"/>
                  <w:sz w:val="21"/>
                  <w:szCs w:val="21"/>
                  <w:lang w:val="zh-CN"/>
                </w:rPr>
                <w:t>sheet页</w:t>
              </w:r>
            </w:ins>
          </w:p>
        </w:tc>
        <w:tc>
          <w:tcPr>
            <w:tcW w:w="1044" w:type="dxa"/>
          </w:tcPr>
          <w:p w:rsidR="00EF6EBA" w:rsidRPr="00872EF1" w:rsidRDefault="00EF6EBA" w:rsidP="00B9732E">
            <w:pPr>
              <w:widowControl/>
              <w:rPr>
                <w:ins w:id="513" w:author="ThinkPad" w:date="2017-12-28T09:20:00Z"/>
                <w:rFonts w:ascii="仿宋" w:hAnsi="仿宋" w:cs="宋体"/>
                <w:kern w:val="0"/>
                <w:sz w:val="21"/>
                <w:szCs w:val="21"/>
              </w:rPr>
            </w:pPr>
          </w:p>
        </w:tc>
      </w:tr>
      <w:tr w:rsidR="00EF6EBA" w:rsidRPr="00872EF1" w:rsidTr="00B9732E">
        <w:trPr>
          <w:trHeight w:val="413"/>
          <w:ins w:id="514" w:author="ThinkPad" w:date="2017-12-28T09:20:00Z"/>
        </w:trPr>
        <w:tc>
          <w:tcPr>
            <w:tcW w:w="1374" w:type="dxa"/>
          </w:tcPr>
          <w:p w:rsidR="00EF6EBA" w:rsidRDefault="00EF6EBA" w:rsidP="00B9732E">
            <w:pPr>
              <w:widowControl/>
              <w:jc w:val="center"/>
              <w:rPr>
                <w:ins w:id="515" w:author="ThinkPad" w:date="2017-12-28T09:20:00Z"/>
                <w:rFonts w:ascii="仿宋" w:hAnsi="仿宋" w:cs="宋体"/>
                <w:kern w:val="0"/>
                <w:sz w:val="21"/>
                <w:szCs w:val="21"/>
              </w:rPr>
            </w:pPr>
            <w:ins w:id="516" w:author="ThinkPad" w:date="2017-12-28T09:20:00Z">
              <w:r>
                <w:rPr>
                  <w:rFonts w:ascii="仿宋" w:hAnsi="仿宋" w:cs="宋体" w:hint="eastAsia"/>
                  <w:kern w:val="0"/>
                  <w:sz w:val="21"/>
                  <w:szCs w:val="21"/>
                </w:rPr>
                <w:t>导入</w:t>
              </w:r>
            </w:ins>
          </w:p>
        </w:tc>
        <w:tc>
          <w:tcPr>
            <w:tcW w:w="1438" w:type="dxa"/>
          </w:tcPr>
          <w:p w:rsidR="00EF6EBA" w:rsidRDefault="00EF6EBA" w:rsidP="00B9732E">
            <w:pPr>
              <w:widowControl/>
              <w:jc w:val="center"/>
              <w:rPr>
                <w:ins w:id="517" w:author="ThinkPad" w:date="2017-12-28T09:20:00Z"/>
                <w:rFonts w:ascii="仿宋" w:hAnsi="仿宋" w:cs="宋体"/>
                <w:kern w:val="0"/>
                <w:sz w:val="21"/>
                <w:szCs w:val="21"/>
              </w:rPr>
            </w:pPr>
            <w:ins w:id="518" w:author="ThinkPad" w:date="2017-12-28T09:20:00Z">
              <w:r>
                <w:rPr>
                  <w:rFonts w:ascii="仿宋" w:hAnsi="仿宋" w:cs="宋体" w:hint="eastAsia"/>
                  <w:kern w:val="0"/>
                  <w:sz w:val="21"/>
                  <w:szCs w:val="21"/>
                </w:rPr>
                <w:t>按钮</w:t>
              </w:r>
            </w:ins>
          </w:p>
        </w:tc>
        <w:tc>
          <w:tcPr>
            <w:tcW w:w="1501" w:type="dxa"/>
          </w:tcPr>
          <w:p w:rsidR="00EF6EBA" w:rsidRDefault="00EF6EBA" w:rsidP="00B9732E">
            <w:pPr>
              <w:widowControl/>
              <w:jc w:val="center"/>
              <w:rPr>
                <w:ins w:id="519" w:author="ThinkPad" w:date="2017-12-28T09:20:00Z"/>
                <w:rFonts w:ascii="仿宋" w:hAnsi="仿宋" w:cs="宋体"/>
                <w:kern w:val="0"/>
                <w:sz w:val="21"/>
                <w:szCs w:val="21"/>
              </w:rPr>
            </w:pPr>
            <w:ins w:id="520" w:author="ThinkPad" w:date="2017-12-28T09:20:00Z">
              <w:r>
                <w:rPr>
                  <w:rFonts w:ascii="仿宋" w:hAnsi="仿宋" w:cs="宋体" w:hint="eastAsia"/>
                  <w:kern w:val="0"/>
                  <w:sz w:val="21"/>
                  <w:szCs w:val="21"/>
                </w:rPr>
                <w:t>单击</w:t>
              </w:r>
            </w:ins>
          </w:p>
        </w:tc>
        <w:tc>
          <w:tcPr>
            <w:tcW w:w="1121" w:type="dxa"/>
          </w:tcPr>
          <w:p w:rsidR="00EF6EBA" w:rsidRDefault="00EF6EBA" w:rsidP="00B9732E">
            <w:pPr>
              <w:widowControl/>
              <w:jc w:val="center"/>
              <w:rPr>
                <w:ins w:id="521" w:author="ThinkPad" w:date="2017-12-28T09:20:00Z"/>
                <w:rFonts w:ascii="仿宋" w:hAnsi="仿宋" w:cs="宋体"/>
                <w:kern w:val="0"/>
                <w:sz w:val="21"/>
                <w:szCs w:val="21"/>
              </w:rPr>
            </w:pPr>
          </w:p>
        </w:tc>
        <w:tc>
          <w:tcPr>
            <w:tcW w:w="1564" w:type="dxa"/>
          </w:tcPr>
          <w:p w:rsidR="00EF6EBA" w:rsidRDefault="00EF6EBA" w:rsidP="00B9732E">
            <w:pPr>
              <w:widowControl/>
              <w:jc w:val="left"/>
              <w:rPr>
                <w:ins w:id="522" w:author="ThinkPad" w:date="2017-12-28T09:20:00Z"/>
                <w:rFonts w:ascii="仿宋" w:hAnsi="仿宋" w:cs="宋体"/>
                <w:bCs/>
                <w:kern w:val="0"/>
                <w:sz w:val="21"/>
                <w:szCs w:val="21"/>
                <w:lang w:val="zh-CN"/>
              </w:rPr>
            </w:pPr>
            <w:ins w:id="523" w:author="ThinkPad" w:date="2017-12-28T09:20:00Z">
              <w:r>
                <w:rPr>
                  <w:rFonts w:ascii="仿宋" w:hAnsi="仿宋" w:cs="宋体"/>
                  <w:bCs/>
                  <w:kern w:val="0"/>
                  <w:sz w:val="21"/>
                  <w:szCs w:val="21"/>
                  <w:lang w:val="zh-CN"/>
                </w:rPr>
                <w:t>单击按钮导入所选清单</w:t>
              </w:r>
              <w:r>
                <w:rPr>
                  <w:rFonts w:ascii="仿宋" w:hAnsi="仿宋" w:cs="宋体" w:hint="eastAsia"/>
                  <w:bCs/>
                  <w:kern w:val="0"/>
                  <w:sz w:val="21"/>
                  <w:szCs w:val="21"/>
                  <w:lang w:val="zh-CN"/>
                </w:rPr>
                <w:t>，</w:t>
              </w:r>
            </w:ins>
            <w:ins w:id="524" w:author="ThinkPad" w:date="2017-12-28T11:05:00Z">
              <w:r w:rsidR="0089087D">
                <w:rPr>
                  <w:rFonts w:ascii="仿宋" w:hAnsi="仿宋" w:cs="宋体" w:hint="eastAsia"/>
                  <w:bCs/>
                  <w:kern w:val="0"/>
                  <w:sz w:val="21"/>
                  <w:szCs w:val="21"/>
                  <w:lang w:val="zh-CN"/>
                </w:rPr>
                <w:t>系统将理赔清单信息从农户、险别、标的</w:t>
              </w:r>
              <w:proofErr w:type="gramStart"/>
              <w:r w:rsidR="0089087D">
                <w:rPr>
                  <w:rFonts w:ascii="仿宋" w:hAnsi="仿宋" w:cs="宋体" w:hint="eastAsia"/>
                  <w:bCs/>
                  <w:kern w:val="0"/>
                  <w:sz w:val="21"/>
                  <w:szCs w:val="21"/>
                  <w:lang w:val="zh-CN"/>
                </w:rPr>
                <w:t>的</w:t>
              </w:r>
              <w:proofErr w:type="gramEnd"/>
              <w:r w:rsidR="0089087D">
                <w:rPr>
                  <w:rFonts w:ascii="仿宋" w:hAnsi="仿宋" w:cs="宋体" w:hint="eastAsia"/>
                  <w:bCs/>
                  <w:kern w:val="0"/>
                  <w:sz w:val="21"/>
                  <w:szCs w:val="21"/>
                  <w:lang w:val="zh-CN"/>
                </w:rPr>
                <w:t>维度与保单清单做一致性校验。校验不通过系统提示“***农户险别及标的信息与保单清单不一致，请修改”校验通过则提示“导入成功”</w:t>
              </w:r>
            </w:ins>
            <w:ins w:id="525" w:author="ThinkPad" w:date="2017-12-28T09:20:00Z">
              <w:r>
                <w:rPr>
                  <w:rFonts w:ascii="仿宋" w:hAnsi="仿宋" w:cs="宋体"/>
                  <w:bCs/>
                  <w:kern w:val="0"/>
                  <w:sz w:val="21"/>
                  <w:szCs w:val="21"/>
                  <w:lang w:val="zh-CN"/>
                </w:rPr>
                <w:t>文本框中显示理赔清单名称</w:t>
              </w:r>
            </w:ins>
          </w:p>
        </w:tc>
        <w:tc>
          <w:tcPr>
            <w:tcW w:w="1044" w:type="dxa"/>
          </w:tcPr>
          <w:p w:rsidR="00EF6EBA" w:rsidRPr="00872EF1" w:rsidRDefault="00EF6EBA" w:rsidP="00B9732E">
            <w:pPr>
              <w:widowControl/>
              <w:rPr>
                <w:ins w:id="526" w:author="ThinkPad" w:date="2017-12-28T09:20:00Z"/>
                <w:rFonts w:ascii="仿宋" w:hAnsi="仿宋" w:cs="宋体"/>
                <w:kern w:val="0"/>
                <w:sz w:val="21"/>
                <w:szCs w:val="21"/>
              </w:rPr>
            </w:pPr>
          </w:p>
        </w:tc>
      </w:tr>
    </w:tbl>
    <w:p w:rsidR="00EF6EBA" w:rsidRDefault="00EF6EBA" w:rsidP="00EF6EBA">
      <w:pPr>
        <w:rPr>
          <w:ins w:id="527" w:author="ThinkPad" w:date="2017-12-28T09:20:00Z"/>
          <w:lang w:val="zh-CN"/>
        </w:rPr>
      </w:pPr>
      <w:ins w:id="528" w:author="ThinkPad" w:date="2017-12-28T09:20:00Z">
        <w:r>
          <w:rPr>
            <w:rFonts w:hint="eastAsia"/>
            <w:lang w:val="zh-CN"/>
          </w:rPr>
          <w:lastRenderedPageBreak/>
          <w:t>选项说明：</w:t>
        </w:r>
      </w:ins>
    </w:p>
    <w:p w:rsidR="00EF6EBA" w:rsidRDefault="00EF6EBA" w:rsidP="00EF6EBA">
      <w:pPr>
        <w:rPr>
          <w:ins w:id="529" w:author="ThinkPad" w:date="2017-12-28T09:20:00Z"/>
          <w:lang w:val="zh-CN"/>
        </w:rPr>
      </w:pPr>
      <w:ins w:id="530" w:author="ThinkPad" w:date="2017-12-28T09:20:00Z">
        <w:r>
          <w:rPr>
            <w:rFonts w:hint="eastAsia"/>
            <w:lang w:val="zh-CN"/>
          </w:rPr>
          <w:t>1.</w:t>
        </w:r>
        <w:r>
          <w:rPr>
            <w:rFonts w:hint="eastAsia"/>
            <w:lang w:val="zh-CN"/>
          </w:rPr>
          <w:t>【确定】按钮</w:t>
        </w:r>
      </w:ins>
    </w:p>
    <w:p w:rsidR="00EF6EBA" w:rsidRDefault="00EF6EBA" w:rsidP="00EF6EBA">
      <w:pPr>
        <w:rPr>
          <w:ins w:id="531" w:author="ThinkPad" w:date="2017-12-28T09:20:00Z"/>
          <w:lang w:val="zh-CN"/>
        </w:rPr>
      </w:pPr>
      <w:ins w:id="532" w:author="ThinkPad" w:date="2017-12-28T09:20:00Z">
        <w:r>
          <w:rPr>
            <w:rFonts w:hint="eastAsia"/>
            <w:lang w:val="zh-CN"/>
          </w:rPr>
          <w:t>用户单击【确定】按钮，系统校验是否已导入清单，若未导入，系统提示“请导入清单！”，若校验通过，则关闭当前页面，将</w:t>
        </w:r>
      </w:ins>
      <w:ins w:id="533" w:author="ThinkPad" w:date="2017-12-28T09:21:00Z">
        <w:r>
          <w:rPr>
            <w:rFonts w:hint="eastAsia"/>
            <w:lang w:val="zh-CN"/>
          </w:rPr>
          <w:t>总</w:t>
        </w:r>
      </w:ins>
      <w:ins w:id="534" w:author="ThinkPad" w:date="2017-12-28T09:22:00Z">
        <w:r>
          <w:rPr>
            <w:rFonts w:hint="eastAsia"/>
            <w:lang w:val="zh-CN"/>
          </w:rPr>
          <w:t>赔付金额计算后带入图</w:t>
        </w:r>
        <w:r w:rsidR="001207FD">
          <w:rPr>
            <w:rFonts w:hint="eastAsia"/>
            <w:lang w:val="zh-CN"/>
          </w:rPr>
          <w:t>2</w:t>
        </w:r>
      </w:ins>
      <w:ins w:id="535" w:author="ThinkPad" w:date="2017-12-28T09:55:00Z">
        <w:r w:rsidR="001207FD">
          <w:rPr>
            <w:rFonts w:hint="eastAsia"/>
            <w:lang w:val="zh-CN"/>
          </w:rPr>
          <w:t>3</w:t>
        </w:r>
      </w:ins>
      <w:ins w:id="536" w:author="ThinkPad" w:date="2017-12-28T09:22:00Z">
        <w:r>
          <w:rPr>
            <w:rFonts w:hint="eastAsia"/>
            <w:lang w:val="zh-CN"/>
          </w:rPr>
          <w:t>的总赔付金额</w:t>
        </w:r>
      </w:ins>
      <w:ins w:id="537" w:author="ThinkPad" w:date="2017-12-28T09:20:00Z">
        <w:r>
          <w:rPr>
            <w:rFonts w:hint="eastAsia"/>
            <w:lang w:val="zh-CN"/>
          </w:rPr>
          <w:t>中。</w:t>
        </w:r>
      </w:ins>
    </w:p>
    <w:p w:rsidR="00EF6EBA" w:rsidRDefault="00EF6EBA" w:rsidP="00EF6EBA">
      <w:pPr>
        <w:rPr>
          <w:ins w:id="538" w:author="ThinkPad" w:date="2017-12-28T09:20:00Z"/>
          <w:lang w:val="zh-CN"/>
        </w:rPr>
      </w:pPr>
      <w:ins w:id="539" w:author="ThinkPad" w:date="2017-12-28T09:20:00Z">
        <w:r>
          <w:rPr>
            <w:rFonts w:hint="eastAsia"/>
            <w:lang w:val="zh-CN"/>
          </w:rPr>
          <w:t>2.</w:t>
        </w:r>
        <w:r>
          <w:rPr>
            <w:rFonts w:hint="eastAsia"/>
            <w:lang w:val="zh-CN"/>
          </w:rPr>
          <w:t>【返回】按钮</w:t>
        </w:r>
      </w:ins>
    </w:p>
    <w:p w:rsidR="00EF6EBA" w:rsidRDefault="00EF6EBA" w:rsidP="00EF6EBA">
      <w:pPr>
        <w:rPr>
          <w:ins w:id="540" w:author="ThinkPad" w:date="2017-12-28T09:20:00Z"/>
          <w:lang w:val="zh-CN"/>
        </w:rPr>
      </w:pPr>
      <w:ins w:id="541" w:author="ThinkPad" w:date="2017-12-28T09:20:00Z">
        <w:r>
          <w:rPr>
            <w:rFonts w:hint="eastAsia"/>
            <w:lang w:val="zh-CN"/>
          </w:rPr>
          <w:t>用户单击【返回】按钮，系统关闭弹窗，返回</w:t>
        </w:r>
      </w:ins>
      <w:ins w:id="542" w:author="ThinkPad" w:date="2017-12-28T09:22:00Z">
        <w:r>
          <w:rPr>
            <w:rFonts w:hint="eastAsia"/>
            <w:lang w:val="zh-CN"/>
          </w:rPr>
          <w:t>图</w:t>
        </w:r>
        <w:r w:rsidR="001207FD">
          <w:rPr>
            <w:rFonts w:hint="eastAsia"/>
            <w:lang w:val="zh-CN"/>
          </w:rPr>
          <w:t>2</w:t>
        </w:r>
      </w:ins>
      <w:ins w:id="543" w:author="ThinkPad" w:date="2017-12-28T09:55:00Z">
        <w:r w:rsidR="001207FD">
          <w:rPr>
            <w:rFonts w:hint="eastAsia"/>
            <w:lang w:val="zh-CN"/>
          </w:rPr>
          <w:t>3</w:t>
        </w:r>
      </w:ins>
      <w:ins w:id="544" w:author="ThinkPad" w:date="2017-12-28T09:22:00Z">
        <w:r>
          <w:rPr>
            <w:rFonts w:hint="eastAsia"/>
            <w:lang w:val="zh-CN"/>
          </w:rPr>
          <w:t>.</w:t>
        </w:r>
      </w:ins>
    </w:p>
    <w:p w:rsidR="00EF6EBA" w:rsidRDefault="00EF6EBA" w:rsidP="00EF6EBA">
      <w:pPr>
        <w:rPr>
          <w:ins w:id="545" w:author="ThinkPad" w:date="2017-12-28T09:22:00Z"/>
          <w:rFonts w:hint="eastAsia"/>
          <w:lang w:val="zh-CN"/>
        </w:rPr>
      </w:pPr>
    </w:p>
    <w:p w:rsidR="00EF6EBA" w:rsidRDefault="00EF6EBA" w:rsidP="00EF6EBA">
      <w:pPr>
        <w:rPr>
          <w:ins w:id="546" w:author="ThinkPad" w:date="2017-12-28T09:20:00Z"/>
          <w:lang w:val="zh-CN"/>
        </w:rPr>
      </w:pPr>
      <w:ins w:id="547" w:author="ThinkPad" w:date="2017-12-28T09:22:00Z">
        <w:r>
          <w:rPr>
            <w:rFonts w:hint="eastAsia"/>
            <w:lang w:val="zh-CN"/>
          </w:rPr>
          <w:t>下载清单页面如下：</w:t>
        </w:r>
      </w:ins>
    </w:p>
    <w:p w:rsidR="00EF6EBA" w:rsidRDefault="00EF6EBA" w:rsidP="00EF6EBA">
      <w:pPr>
        <w:keepNext/>
        <w:rPr>
          <w:ins w:id="548" w:author="ThinkPad" w:date="2017-12-28T09:20:00Z"/>
        </w:rPr>
      </w:pPr>
      <w:ins w:id="549" w:author="ThinkPad" w:date="2017-12-28T09:20:00Z">
        <w:r>
          <w:rPr>
            <w:noProof/>
          </w:rPr>
          <w:drawing>
            <wp:inline distT="0" distB="0" distL="0" distR="0" wp14:anchorId="4DA80400" wp14:editId="41AE45BF">
              <wp:extent cx="5274310" cy="880883"/>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880883"/>
                      </a:xfrm>
                      <a:prstGeom prst="rect">
                        <a:avLst/>
                      </a:prstGeom>
                    </pic:spPr>
                  </pic:pic>
                </a:graphicData>
              </a:graphic>
            </wp:inline>
          </w:drawing>
        </w:r>
      </w:ins>
    </w:p>
    <w:p w:rsidR="00EF6EBA" w:rsidRDefault="00EF6EBA" w:rsidP="00EF6EBA">
      <w:pPr>
        <w:pStyle w:val="a8"/>
        <w:jc w:val="center"/>
        <w:rPr>
          <w:ins w:id="550" w:author="ThinkPad" w:date="2017-12-28T09:20:00Z"/>
        </w:rPr>
      </w:pPr>
      <w:ins w:id="551" w:author="ThinkPad" w:date="2017-12-28T09:20:00Z">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ins>
      <w:ins w:id="552" w:author="ThinkPad" w:date="2017-12-28T09:27:00Z">
        <w:r w:rsidR="00465891">
          <w:rPr>
            <w:noProof/>
          </w:rPr>
          <w:t>27</w:t>
        </w:r>
      </w:ins>
      <w:ins w:id="553" w:author="ThinkPad" w:date="2017-12-28T09:20:00Z">
        <w:r>
          <w:fldChar w:fldCharType="end"/>
        </w:r>
        <w:r>
          <w:t>下载清单</w:t>
        </w:r>
      </w:ins>
    </w:p>
    <w:tbl>
      <w:tblPr>
        <w:tblStyle w:val="a6"/>
        <w:tblW w:w="8042" w:type="dxa"/>
        <w:tblLook w:val="04A0" w:firstRow="1" w:lastRow="0" w:firstColumn="1" w:lastColumn="0" w:noHBand="0" w:noVBand="1"/>
      </w:tblPr>
      <w:tblGrid>
        <w:gridCol w:w="1374"/>
        <w:gridCol w:w="1438"/>
        <w:gridCol w:w="1501"/>
        <w:gridCol w:w="1121"/>
        <w:gridCol w:w="1564"/>
        <w:gridCol w:w="1044"/>
      </w:tblGrid>
      <w:tr w:rsidR="00EF6EBA" w:rsidRPr="00872EF1" w:rsidTr="00B9732E">
        <w:trPr>
          <w:trHeight w:val="376"/>
          <w:ins w:id="554" w:author="ThinkPad" w:date="2017-12-28T09:20:00Z"/>
        </w:trPr>
        <w:tc>
          <w:tcPr>
            <w:tcW w:w="8042" w:type="dxa"/>
            <w:gridSpan w:val="6"/>
            <w:shd w:val="clear" w:color="auto" w:fill="F79646" w:themeFill="accent6"/>
          </w:tcPr>
          <w:p w:rsidR="00EF6EBA" w:rsidRPr="00872EF1" w:rsidRDefault="00EF6EBA" w:rsidP="00B9732E">
            <w:pPr>
              <w:widowControl/>
              <w:jc w:val="center"/>
              <w:rPr>
                <w:ins w:id="555" w:author="ThinkPad" w:date="2017-12-28T09:20:00Z"/>
                <w:rFonts w:ascii="仿宋" w:hAnsi="仿宋" w:cs="宋体"/>
                <w:b/>
                <w:kern w:val="0"/>
                <w:sz w:val="24"/>
                <w:szCs w:val="24"/>
              </w:rPr>
            </w:pPr>
            <w:ins w:id="556" w:author="ThinkPad" w:date="2017-12-28T09:20:00Z">
              <w:r>
                <w:rPr>
                  <w:rFonts w:ascii="仿宋" w:hAnsi="仿宋" w:cs="宋体" w:hint="eastAsia"/>
                  <w:b/>
                  <w:kern w:val="0"/>
                  <w:sz w:val="24"/>
                  <w:szCs w:val="24"/>
                </w:rPr>
                <w:t>下载清单</w:t>
              </w:r>
            </w:ins>
          </w:p>
        </w:tc>
      </w:tr>
      <w:tr w:rsidR="00EF6EBA" w:rsidRPr="00872EF1" w:rsidTr="00B9732E">
        <w:trPr>
          <w:trHeight w:val="543"/>
          <w:ins w:id="557" w:author="ThinkPad" w:date="2017-12-28T09:20:00Z"/>
        </w:trPr>
        <w:tc>
          <w:tcPr>
            <w:tcW w:w="1374" w:type="dxa"/>
            <w:shd w:val="clear" w:color="auto" w:fill="9BBB59" w:themeFill="accent3"/>
          </w:tcPr>
          <w:p w:rsidR="00EF6EBA" w:rsidRPr="00872EF1" w:rsidRDefault="00EF6EBA" w:rsidP="00B9732E">
            <w:pPr>
              <w:widowControl/>
              <w:jc w:val="center"/>
              <w:rPr>
                <w:ins w:id="558" w:author="ThinkPad" w:date="2017-12-28T09:20:00Z"/>
                <w:rFonts w:ascii="仿宋" w:hAnsi="仿宋" w:cs="宋体"/>
                <w:b/>
                <w:kern w:val="0"/>
                <w:sz w:val="24"/>
                <w:szCs w:val="24"/>
              </w:rPr>
            </w:pPr>
            <w:ins w:id="559" w:author="ThinkPad" w:date="2017-12-28T09:20:00Z">
              <w:r w:rsidRPr="00872EF1">
                <w:rPr>
                  <w:rFonts w:ascii="仿宋" w:hAnsi="仿宋" w:cs="宋体" w:hint="eastAsia"/>
                  <w:b/>
                  <w:kern w:val="0"/>
                  <w:sz w:val="24"/>
                  <w:szCs w:val="24"/>
                </w:rPr>
                <w:t>页面元素</w:t>
              </w:r>
            </w:ins>
          </w:p>
        </w:tc>
        <w:tc>
          <w:tcPr>
            <w:tcW w:w="1438" w:type="dxa"/>
            <w:shd w:val="clear" w:color="auto" w:fill="9BBB59" w:themeFill="accent3"/>
          </w:tcPr>
          <w:p w:rsidR="00EF6EBA" w:rsidRPr="00872EF1" w:rsidRDefault="00EF6EBA" w:rsidP="00B9732E">
            <w:pPr>
              <w:widowControl/>
              <w:jc w:val="center"/>
              <w:rPr>
                <w:ins w:id="560" w:author="ThinkPad" w:date="2017-12-28T09:20:00Z"/>
                <w:rFonts w:ascii="仿宋" w:hAnsi="仿宋" w:cs="宋体"/>
                <w:b/>
                <w:kern w:val="0"/>
                <w:sz w:val="24"/>
                <w:szCs w:val="24"/>
              </w:rPr>
            </w:pPr>
            <w:ins w:id="561" w:author="ThinkPad" w:date="2017-12-28T09:20:00Z">
              <w:r w:rsidRPr="00872EF1">
                <w:rPr>
                  <w:rFonts w:ascii="仿宋" w:hAnsi="仿宋" w:cs="宋体" w:hint="eastAsia"/>
                  <w:b/>
                  <w:kern w:val="0"/>
                  <w:sz w:val="24"/>
                  <w:szCs w:val="24"/>
                </w:rPr>
                <w:t>交互类型</w:t>
              </w:r>
            </w:ins>
          </w:p>
        </w:tc>
        <w:tc>
          <w:tcPr>
            <w:tcW w:w="1501" w:type="dxa"/>
            <w:shd w:val="clear" w:color="auto" w:fill="9BBB59" w:themeFill="accent3"/>
          </w:tcPr>
          <w:p w:rsidR="00EF6EBA" w:rsidRPr="00872EF1" w:rsidRDefault="00EF6EBA" w:rsidP="00B9732E">
            <w:pPr>
              <w:widowControl/>
              <w:jc w:val="center"/>
              <w:rPr>
                <w:ins w:id="562" w:author="ThinkPad" w:date="2017-12-28T09:20:00Z"/>
                <w:rFonts w:ascii="仿宋" w:hAnsi="仿宋" w:cs="宋体"/>
                <w:b/>
                <w:kern w:val="0"/>
                <w:sz w:val="24"/>
                <w:szCs w:val="24"/>
              </w:rPr>
            </w:pPr>
            <w:ins w:id="563" w:author="ThinkPad" w:date="2017-12-28T09:20:00Z">
              <w:r w:rsidRPr="00872EF1">
                <w:rPr>
                  <w:rFonts w:ascii="仿宋" w:hAnsi="仿宋" w:cs="宋体" w:hint="eastAsia"/>
                  <w:b/>
                  <w:kern w:val="0"/>
                  <w:sz w:val="24"/>
                  <w:szCs w:val="24"/>
                </w:rPr>
                <w:t>交互模式</w:t>
              </w:r>
            </w:ins>
          </w:p>
        </w:tc>
        <w:tc>
          <w:tcPr>
            <w:tcW w:w="1121" w:type="dxa"/>
            <w:shd w:val="clear" w:color="auto" w:fill="9BBB59" w:themeFill="accent3"/>
          </w:tcPr>
          <w:p w:rsidR="00EF6EBA" w:rsidRPr="00872EF1" w:rsidRDefault="00EF6EBA" w:rsidP="00B9732E">
            <w:pPr>
              <w:widowControl/>
              <w:jc w:val="center"/>
              <w:rPr>
                <w:ins w:id="564" w:author="ThinkPad" w:date="2017-12-28T09:20:00Z"/>
                <w:rFonts w:ascii="仿宋" w:hAnsi="仿宋" w:cs="宋体"/>
                <w:b/>
                <w:kern w:val="0"/>
                <w:sz w:val="24"/>
                <w:szCs w:val="24"/>
              </w:rPr>
            </w:pPr>
            <w:ins w:id="565" w:author="ThinkPad" w:date="2017-12-28T09:20:00Z">
              <w:r w:rsidRPr="00872EF1">
                <w:rPr>
                  <w:rFonts w:ascii="仿宋" w:hAnsi="仿宋" w:cs="宋体" w:hint="eastAsia"/>
                  <w:b/>
                  <w:kern w:val="0"/>
                  <w:sz w:val="24"/>
                  <w:szCs w:val="24"/>
                </w:rPr>
                <w:t>是否必填</w:t>
              </w:r>
            </w:ins>
          </w:p>
        </w:tc>
        <w:tc>
          <w:tcPr>
            <w:tcW w:w="1564" w:type="dxa"/>
            <w:shd w:val="clear" w:color="auto" w:fill="9BBB59" w:themeFill="accent3"/>
          </w:tcPr>
          <w:p w:rsidR="00EF6EBA" w:rsidRPr="00872EF1" w:rsidRDefault="00EF6EBA" w:rsidP="00B9732E">
            <w:pPr>
              <w:widowControl/>
              <w:jc w:val="center"/>
              <w:rPr>
                <w:ins w:id="566" w:author="ThinkPad" w:date="2017-12-28T09:20:00Z"/>
                <w:rFonts w:ascii="仿宋" w:hAnsi="仿宋" w:cs="宋体"/>
                <w:b/>
                <w:kern w:val="0"/>
                <w:sz w:val="24"/>
                <w:szCs w:val="24"/>
              </w:rPr>
            </w:pPr>
            <w:ins w:id="567" w:author="ThinkPad" w:date="2017-12-28T09:20:00Z">
              <w:r w:rsidRPr="00872EF1">
                <w:rPr>
                  <w:rFonts w:ascii="仿宋" w:hAnsi="仿宋" w:cs="宋体" w:hint="eastAsia"/>
                  <w:b/>
                  <w:kern w:val="0"/>
                  <w:sz w:val="24"/>
                  <w:szCs w:val="24"/>
                </w:rPr>
                <w:t>内容说明</w:t>
              </w:r>
            </w:ins>
          </w:p>
        </w:tc>
        <w:tc>
          <w:tcPr>
            <w:tcW w:w="1044" w:type="dxa"/>
            <w:shd w:val="clear" w:color="auto" w:fill="9BBB59" w:themeFill="accent3"/>
          </w:tcPr>
          <w:p w:rsidR="00EF6EBA" w:rsidRPr="00872EF1" w:rsidRDefault="00EF6EBA" w:rsidP="00B9732E">
            <w:pPr>
              <w:widowControl/>
              <w:jc w:val="center"/>
              <w:rPr>
                <w:ins w:id="568" w:author="ThinkPad" w:date="2017-12-28T09:20:00Z"/>
                <w:rFonts w:ascii="仿宋" w:hAnsi="仿宋" w:cs="宋体"/>
                <w:b/>
                <w:kern w:val="0"/>
                <w:sz w:val="24"/>
                <w:szCs w:val="24"/>
              </w:rPr>
            </w:pPr>
            <w:ins w:id="569" w:author="ThinkPad" w:date="2017-12-28T09:20:00Z">
              <w:r w:rsidRPr="00872EF1">
                <w:rPr>
                  <w:rFonts w:ascii="仿宋" w:hAnsi="仿宋" w:cs="宋体" w:hint="eastAsia"/>
                  <w:b/>
                  <w:kern w:val="0"/>
                  <w:sz w:val="24"/>
                  <w:szCs w:val="24"/>
                </w:rPr>
                <w:t>默认值</w:t>
              </w:r>
            </w:ins>
          </w:p>
        </w:tc>
      </w:tr>
      <w:tr w:rsidR="00EF6EBA" w:rsidRPr="00872EF1" w:rsidTr="00B9732E">
        <w:trPr>
          <w:trHeight w:val="543"/>
          <w:ins w:id="570" w:author="ThinkPad" w:date="2017-12-28T09:20:00Z"/>
        </w:trPr>
        <w:tc>
          <w:tcPr>
            <w:tcW w:w="8042" w:type="dxa"/>
            <w:gridSpan w:val="6"/>
            <w:shd w:val="clear" w:color="auto" w:fill="9BBB59" w:themeFill="accent3"/>
          </w:tcPr>
          <w:p w:rsidR="00EF6EBA" w:rsidRPr="00872EF1" w:rsidRDefault="00EF6EBA" w:rsidP="00B9732E">
            <w:pPr>
              <w:widowControl/>
              <w:jc w:val="center"/>
              <w:rPr>
                <w:ins w:id="571" w:author="ThinkPad" w:date="2017-12-28T09:20:00Z"/>
                <w:rFonts w:ascii="仿宋" w:hAnsi="仿宋" w:cs="宋体"/>
                <w:b/>
                <w:kern w:val="0"/>
                <w:sz w:val="24"/>
                <w:szCs w:val="24"/>
              </w:rPr>
            </w:pPr>
            <w:ins w:id="572" w:author="ThinkPad" w:date="2017-12-28T09:20:00Z">
              <w:r>
                <w:rPr>
                  <w:rFonts w:ascii="仿宋" w:hAnsi="仿宋" w:cs="宋体" w:hint="eastAsia"/>
                  <w:b/>
                  <w:bCs/>
                  <w:kern w:val="0"/>
                  <w:sz w:val="21"/>
                  <w:szCs w:val="21"/>
                  <w:lang w:val="zh-CN"/>
                </w:rPr>
                <w:t>下载清单</w:t>
              </w:r>
            </w:ins>
          </w:p>
        </w:tc>
      </w:tr>
      <w:tr w:rsidR="00EF6EBA" w:rsidTr="00B9732E">
        <w:trPr>
          <w:trHeight w:val="413"/>
          <w:ins w:id="573" w:author="ThinkPad" w:date="2017-12-28T09:20:00Z"/>
        </w:trPr>
        <w:tc>
          <w:tcPr>
            <w:tcW w:w="1374" w:type="dxa"/>
          </w:tcPr>
          <w:p w:rsidR="00EF6EBA" w:rsidRDefault="00EF6EBA" w:rsidP="00B9732E">
            <w:pPr>
              <w:widowControl/>
              <w:jc w:val="center"/>
              <w:rPr>
                <w:ins w:id="574" w:author="ThinkPad" w:date="2017-12-28T09:20:00Z"/>
                <w:rFonts w:ascii="仿宋" w:hAnsi="仿宋" w:cs="宋体"/>
                <w:kern w:val="0"/>
                <w:sz w:val="21"/>
                <w:szCs w:val="21"/>
              </w:rPr>
            </w:pPr>
            <w:proofErr w:type="gramStart"/>
            <w:ins w:id="575" w:author="ThinkPad" w:date="2017-12-28T09:20:00Z">
              <w:r>
                <w:rPr>
                  <w:rFonts w:ascii="仿宋" w:hAnsi="仿宋" w:cs="宋体"/>
                  <w:kern w:val="0"/>
                  <w:sz w:val="21"/>
                  <w:szCs w:val="21"/>
                </w:rPr>
                <w:t>下载定</w:t>
              </w:r>
              <w:proofErr w:type="gramEnd"/>
              <w:r>
                <w:rPr>
                  <w:rFonts w:ascii="仿宋" w:hAnsi="仿宋" w:cs="宋体"/>
                  <w:kern w:val="0"/>
                  <w:sz w:val="21"/>
                  <w:szCs w:val="21"/>
                </w:rPr>
                <w:t>损清单</w:t>
              </w:r>
            </w:ins>
          </w:p>
        </w:tc>
        <w:tc>
          <w:tcPr>
            <w:tcW w:w="1438" w:type="dxa"/>
          </w:tcPr>
          <w:p w:rsidR="00EF6EBA" w:rsidRDefault="00EF6EBA" w:rsidP="00B9732E">
            <w:pPr>
              <w:widowControl/>
              <w:jc w:val="center"/>
              <w:rPr>
                <w:ins w:id="576" w:author="ThinkPad" w:date="2017-12-28T09:20:00Z"/>
                <w:rFonts w:ascii="仿宋" w:hAnsi="仿宋" w:cs="宋体"/>
                <w:kern w:val="0"/>
                <w:sz w:val="21"/>
                <w:szCs w:val="21"/>
              </w:rPr>
            </w:pPr>
            <w:ins w:id="577" w:author="ThinkPad" w:date="2017-12-28T09:20:00Z">
              <w:r>
                <w:rPr>
                  <w:rFonts w:ascii="仿宋" w:hAnsi="仿宋" w:cs="宋体" w:hint="eastAsia"/>
                  <w:kern w:val="0"/>
                  <w:sz w:val="21"/>
                  <w:szCs w:val="21"/>
                </w:rPr>
                <w:t>按钮</w:t>
              </w:r>
            </w:ins>
          </w:p>
        </w:tc>
        <w:tc>
          <w:tcPr>
            <w:tcW w:w="1501" w:type="dxa"/>
          </w:tcPr>
          <w:p w:rsidR="00EF6EBA" w:rsidRDefault="00EF6EBA" w:rsidP="00B9732E">
            <w:pPr>
              <w:widowControl/>
              <w:jc w:val="center"/>
              <w:rPr>
                <w:ins w:id="578" w:author="ThinkPad" w:date="2017-12-28T09:20:00Z"/>
                <w:rFonts w:ascii="仿宋" w:hAnsi="仿宋" w:cs="宋体"/>
                <w:kern w:val="0"/>
                <w:sz w:val="21"/>
                <w:szCs w:val="21"/>
              </w:rPr>
            </w:pPr>
            <w:ins w:id="579" w:author="ThinkPad" w:date="2017-12-28T09:20:00Z">
              <w:r>
                <w:rPr>
                  <w:rFonts w:ascii="仿宋" w:hAnsi="仿宋" w:cs="宋体" w:hint="eastAsia"/>
                  <w:kern w:val="0"/>
                  <w:sz w:val="21"/>
                  <w:szCs w:val="21"/>
                </w:rPr>
                <w:t>单击</w:t>
              </w:r>
            </w:ins>
          </w:p>
        </w:tc>
        <w:tc>
          <w:tcPr>
            <w:tcW w:w="1121" w:type="dxa"/>
          </w:tcPr>
          <w:p w:rsidR="00EF6EBA" w:rsidRDefault="00EF6EBA" w:rsidP="00B9732E">
            <w:pPr>
              <w:widowControl/>
              <w:jc w:val="center"/>
              <w:rPr>
                <w:ins w:id="580" w:author="ThinkPad" w:date="2017-12-28T09:20:00Z"/>
                <w:rFonts w:ascii="仿宋" w:hAnsi="仿宋" w:cs="宋体"/>
                <w:kern w:val="0"/>
                <w:sz w:val="21"/>
                <w:szCs w:val="21"/>
              </w:rPr>
            </w:pPr>
          </w:p>
        </w:tc>
        <w:tc>
          <w:tcPr>
            <w:tcW w:w="1564" w:type="dxa"/>
          </w:tcPr>
          <w:p w:rsidR="00EF6EBA" w:rsidRDefault="00EF6EBA" w:rsidP="00B9732E">
            <w:pPr>
              <w:widowControl/>
              <w:jc w:val="left"/>
              <w:rPr>
                <w:ins w:id="581" w:author="ThinkPad" w:date="2017-12-28T09:20:00Z"/>
                <w:rFonts w:ascii="仿宋" w:hAnsi="仿宋" w:cs="宋体"/>
                <w:bCs/>
                <w:kern w:val="0"/>
                <w:sz w:val="21"/>
                <w:szCs w:val="21"/>
                <w:lang w:val="zh-CN"/>
              </w:rPr>
            </w:pPr>
            <w:ins w:id="582" w:author="ThinkPad" w:date="2017-12-28T09:20:00Z">
              <w:r>
                <w:rPr>
                  <w:rFonts w:ascii="仿宋" w:hAnsi="仿宋" w:cs="宋体"/>
                  <w:bCs/>
                  <w:kern w:val="0"/>
                  <w:sz w:val="21"/>
                  <w:szCs w:val="21"/>
                  <w:lang w:val="zh-CN"/>
                </w:rPr>
                <w:t>单击下载定期清单</w:t>
              </w:r>
              <w:r>
                <w:rPr>
                  <w:rFonts w:ascii="仿宋" w:hAnsi="仿宋" w:cs="宋体" w:hint="eastAsia"/>
                  <w:bCs/>
                  <w:kern w:val="0"/>
                  <w:sz w:val="21"/>
                  <w:szCs w:val="21"/>
                  <w:lang w:val="zh-CN"/>
                </w:rPr>
                <w:t>，</w:t>
              </w:r>
              <w:r>
                <w:rPr>
                  <w:rFonts w:ascii="仿宋" w:hAnsi="仿宋" w:cs="宋体"/>
                  <w:bCs/>
                  <w:kern w:val="0"/>
                  <w:sz w:val="21"/>
                  <w:szCs w:val="21"/>
                  <w:lang w:val="zh-CN"/>
                </w:rPr>
                <w:t>见</w:t>
              </w:r>
              <w:r w:rsidRPr="00FE0FE9">
                <w:rPr>
                  <w:rFonts w:ascii="仿宋" w:hAnsi="仿宋" w:cs="宋体" w:hint="eastAsia"/>
                  <w:bCs/>
                  <w:i/>
                  <w:kern w:val="0"/>
                  <w:sz w:val="21"/>
                  <w:szCs w:val="21"/>
                  <w:lang w:val="zh-CN"/>
                </w:rPr>
                <w:t>《</w:t>
              </w:r>
              <w:r w:rsidRPr="00FE0FE9">
                <w:rPr>
                  <w:rFonts w:ascii="仿宋" w:hAnsi="仿宋" w:cs="宋体"/>
                  <w:bCs/>
                  <w:i/>
                  <w:kern w:val="0"/>
                  <w:sz w:val="21"/>
                  <w:szCs w:val="21"/>
                  <w:lang w:val="zh-CN"/>
                </w:rPr>
                <w:t>清单表格合集</w:t>
              </w:r>
              <w:r w:rsidRPr="00FE0FE9">
                <w:rPr>
                  <w:rFonts w:ascii="仿宋" w:hAnsi="仿宋" w:cs="宋体" w:hint="eastAsia"/>
                  <w:bCs/>
                  <w:i/>
                  <w:kern w:val="0"/>
                  <w:sz w:val="21"/>
                  <w:szCs w:val="21"/>
                  <w:lang w:val="zh-CN"/>
                </w:rPr>
                <w:t>》</w:t>
              </w:r>
              <w:r>
                <w:rPr>
                  <w:rFonts w:ascii="仿宋" w:hAnsi="仿宋" w:cs="宋体"/>
                  <w:bCs/>
                  <w:kern w:val="0"/>
                  <w:sz w:val="21"/>
                  <w:szCs w:val="21"/>
                  <w:lang w:val="zh-CN"/>
                </w:rPr>
                <w:t>表格中的定损清单</w:t>
              </w:r>
              <w:r>
                <w:rPr>
                  <w:rFonts w:ascii="仿宋" w:hAnsi="仿宋" w:cs="宋体" w:hint="eastAsia"/>
                  <w:bCs/>
                  <w:kern w:val="0"/>
                  <w:sz w:val="21"/>
                  <w:szCs w:val="21"/>
                  <w:lang w:val="zh-CN"/>
                </w:rPr>
                <w:t>sheet页</w:t>
              </w:r>
            </w:ins>
          </w:p>
        </w:tc>
        <w:tc>
          <w:tcPr>
            <w:tcW w:w="1044" w:type="dxa"/>
          </w:tcPr>
          <w:p w:rsidR="00EF6EBA" w:rsidRDefault="00EF6EBA" w:rsidP="00B9732E">
            <w:pPr>
              <w:widowControl/>
              <w:jc w:val="center"/>
              <w:rPr>
                <w:ins w:id="583" w:author="ThinkPad" w:date="2017-12-28T09:20:00Z"/>
                <w:rFonts w:ascii="仿宋" w:hAnsi="仿宋" w:cs="宋体"/>
                <w:kern w:val="0"/>
                <w:sz w:val="21"/>
                <w:szCs w:val="21"/>
              </w:rPr>
            </w:pPr>
          </w:p>
        </w:tc>
      </w:tr>
      <w:tr w:rsidR="00EF6EBA" w:rsidTr="00B9732E">
        <w:trPr>
          <w:trHeight w:val="413"/>
          <w:ins w:id="584" w:author="ThinkPad" w:date="2017-12-28T09:20:00Z"/>
        </w:trPr>
        <w:tc>
          <w:tcPr>
            <w:tcW w:w="1374" w:type="dxa"/>
          </w:tcPr>
          <w:p w:rsidR="00EF6EBA" w:rsidRDefault="00EF6EBA" w:rsidP="00B9732E">
            <w:pPr>
              <w:widowControl/>
              <w:jc w:val="center"/>
              <w:rPr>
                <w:ins w:id="585" w:author="ThinkPad" w:date="2017-12-28T09:20:00Z"/>
                <w:rFonts w:ascii="仿宋" w:hAnsi="仿宋" w:cs="宋体"/>
                <w:kern w:val="0"/>
                <w:sz w:val="21"/>
                <w:szCs w:val="21"/>
              </w:rPr>
            </w:pPr>
            <w:ins w:id="586" w:author="ThinkPad" w:date="2017-12-28T09:20:00Z">
              <w:r>
                <w:rPr>
                  <w:rFonts w:ascii="仿宋" w:hAnsi="仿宋" w:cs="宋体"/>
                  <w:kern w:val="0"/>
                  <w:sz w:val="21"/>
                  <w:szCs w:val="21"/>
                </w:rPr>
                <w:t>下载理赔清单</w:t>
              </w:r>
            </w:ins>
          </w:p>
        </w:tc>
        <w:tc>
          <w:tcPr>
            <w:tcW w:w="1438" w:type="dxa"/>
          </w:tcPr>
          <w:p w:rsidR="00EF6EBA" w:rsidRDefault="00EF6EBA" w:rsidP="00B9732E">
            <w:pPr>
              <w:widowControl/>
              <w:jc w:val="center"/>
              <w:rPr>
                <w:ins w:id="587" w:author="ThinkPad" w:date="2017-12-28T09:20:00Z"/>
                <w:rFonts w:ascii="仿宋" w:hAnsi="仿宋" w:cs="宋体"/>
                <w:kern w:val="0"/>
                <w:sz w:val="21"/>
                <w:szCs w:val="21"/>
              </w:rPr>
            </w:pPr>
            <w:ins w:id="588" w:author="ThinkPad" w:date="2017-12-28T09:20:00Z">
              <w:r>
                <w:rPr>
                  <w:rFonts w:ascii="仿宋" w:hAnsi="仿宋" w:cs="宋体" w:hint="eastAsia"/>
                  <w:kern w:val="0"/>
                  <w:sz w:val="21"/>
                  <w:szCs w:val="21"/>
                </w:rPr>
                <w:t>按钮</w:t>
              </w:r>
            </w:ins>
          </w:p>
        </w:tc>
        <w:tc>
          <w:tcPr>
            <w:tcW w:w="1501" w:type="dxa"/>
          </w:tcPr>
          <w:p w:rsidR="00EF6EBA" w:rsidRDefault="00EF6EBA" w:rsidP="00B9732E">
            <w:pPr>
              <w:widowControl/>
              <w:jc w:val="center"/>
              <w:rPr>
                <w:ins w:id="589" w:author="ThinkPad" w:date="2017-12-28T09:20:00Z"/>
                <w:rFonts w:ascii="仿宋" w:hAnsi="仿宋" w:cs="宋体"/>
                <w:kern w:val="0"/>
                <w:sz w:val="21"/>
                <w:szCs w:val="21"/>
              </w:rPr>
            </w:pPr>
            <w:ins w:id="590" w:author="ThinkPad" w:date="2017-12-28T09:20:00Z">
              <w:r>
                <w:rPr>
                  <w:rFonts w:ascii="仿宋" w:hAnsi="仿宋" w:cs="宋体" w:hint="eastAsia"/>
                  <w:kern w:val="0"/>
                  <w:sz w:val="21"/>
                  <w:szCs w:val="21"/>
                </w:rPr>
                <w:t>单击</w:t>
              </w:r>
            </w:ins>
          </w:p>
        </w:tc>
        <w:tc>
          <w:tcPr>
            <w:tcW w:w="1121" w:type="dxa"/>
          </w:tcPr>
          <w:p w:rsidR="00EF6EBA" w:rsidRDefault="00EF6EBA" w:rsidP="00B9732E">
            <w:pPr>
              <w:widowControl/>
              <w:jc w:val="center"/>
              <w:rPr>
                <w:ins w:id="591" w:author="ThinkPad" w:date="2017-12-28T09:20:00Z"/>
                <w:rFonts w:ascii="仿宋" w:hAnsi="仿宋" w:cs="宋体"/>
                <w:kern w:val="0"/>
                <w:sz w:val="21"/>
                <w:szCs w:val="21"/>
              </w:rPr>
            </w:pPr>
          </w:p>
        </w:tc>
        <w:tc>
          <w:tcPr>
            <w:tcW w:w="1564" w:type="dxa"/>
          </w:tcPr>
          <w:p w:rsidR="00EF6EBA" w:rsidRDefault="00EF6EBA" w:rsidP="00B9732E">
            <w:pPr>
              <w:widowControl/>
              <w:jc w:val="left"/>
              <w:rPr>
                <w:ins w:id="592" w:author="ThinkPad" w:date="2017-12-28T09:20:00Z"/>
                <w:rFonts w:ascii="仿宋" w:hAnsi="仿宋" w:cs="宋体"/>
                <w:bCs/>
                <w:kern w:val="0"/>
                <w:sz w:val="21"/>
                <w:szCs w:val="21"/>
                <w:lang w:val="zh-CN"/>
              </w:rPr>
            </w:pPr>
            <w:ins w:id="593" w:author="ThinkPad" w:date="2017-12-28T09:20:00Z">
              <w:r>
                <w:rPr>
                  <w:rFonts w:ascii="仿宋" w:hAnsi="仿宋" w:cs="宋体"/>
                  <w:bCs/>
                  <w:kern w:val="0"/>
                  <w:sz w:val="21"/>
                  <w:szCs w:val="21"/>
                  <w:lang w:val="zh-CN"/>
                </w:rPr>
                <w:t>单击下载</w:t>
              </w:r>
              <w:r>
                <w:rPr>
                  <w:rFonts w:ascii="仿宋" w:hAnsi="仿宋" w:cs="宋体" w:hint="eastAsia"/>
                  <w:bCs/>
                  <w:kern w:val="0"/>
                  <w:sz w:val="21"/>
                  <w:szCs w:val="21"/>
                  <w:lang w:val="zh-CN"/>
                </w:rPr>
                <w:t>已生成内容的</w:t>
              </w:r>
              <w:r>
                <w:rPr>
                  <w:rFonts w:ascii="仿宋" w:hAnsi="仿宋" w:cs="宋体"/>
                  <w:bCs/>
                  <w:kern w:val="0"/>
                  <w:sz w:val="21"/>
                  <w:szCs w:val="21"/>
                  <w:lang w:val="zh-CN"/>
                </w:rPr>
                <w:t>理赔清单见</w:t>
              </w:r>
              <w:r w:rsidRPr="00FE0FE9">
                <w:rPr>
                  <w:rFonts w:ascii="仿宋" w:hAnsi="仿宋" w:cs="宋体" w:hint="eastAsia"/>
                  <w:bCs/>
                  <w:i/>
                  <w:kern w:val="0"/>
                  <w:sz w:val="21"/>
                  <w:szCs w:val="21"/>
                  <w:lang w:val="zh-CN"/>
                </w:rPr>
                <w:t>《</w:t>
              </w:r>
              <w:r w:rsidRPr="00FE0FE9">
                <w:rPr>
                  <w:rFonts w:ascii="仿宋" w:hAnsi="仿宋" w:cs="宋体"/>
                  <w:bCs/>
                  <w:i/>
                  <w:kern w:val="0"/>
                  <w:sz w:val="21"/>
                  <w:szCs w:val="21"/>
                  <w:lang w:val="zh-CN"/>
                </w:rPr>
                <w:t>清单表格合集</w:t>
              </w:r>
              <w:r w:rsidRPr="00FE0FE9">
                <w:rPr>
                  <w:rFonts w:ascii="仿宋" w:hAnsi="仿宋" w:cs="宋体" w:hint="eastAsia"/>
                  <w:bCs/>
                  <w:i/>
                  <w:kern w:val="0"/>
                  <w:sz w:val="21"/>
                  <w:szCs w:val="21"/>
                  <w:lang w:val="zh-CN"/>
                </w:rPr>
                <w:t>》</w:t>
              </w:r>
              <w:r>
                <w:rPr>
                  <w:rFonts w:ascii="仿宋" w:hAnsi="仿宋" w:cs="宋体"/>
                  <w:bCs/>
                  <w:kern w:val="0"/>
                  <w:sz w:val="21"/>
                  <w:szCs w:val="21"/>
                  <w:lang w:val="zh-CN"/>
                </w:rPr>
                <w:t>表格中的理赔清单</w:t>
              </w:r>
              <w:r>
                <w:rPr>
                  <w:rFonts w:ascii="仿宋" w:hAnsi="仿宋" w:cs="宋体" w:hint="eastAsia"/>
                  <w:bCs/>
                  <w:kern w:val="0"/>
                  <w:sz w:val="21"/>
                  <w:szCs w:val="21"/>
                  <w:lang w:val="zh-CN"/>
                </w:rPr>
                <w:t>sheet页。</w:t>
              </w:r>
            </w:ins>
          </w:p>
        </w:tc>
        <w:tc>
          <w:tcPr>
            <w:tcW w:w="1044" w:type="dxa"/>
          </w:tcPr>
          <w:p w:rsidR="00EF6EBA" w:rsidRDefault="00EF6EBA" w:rsidP="00B9732E">
            <w:pPr>
              <w:widowControl/>
              <w:jc w:val="center"/>
              <w:rPr>
                <w:ins w:id="594" w:author="ThinkPad" w:date="2017-12-28T09:20:00Z"/>
                <w:rFonts w:ascii="仿宋" w:hAnsi="仿宋" w:cs="宋体"/>
                <w:kern w:val="0"/>
                <w:sz w:val="21"/>
                <w:szCs w:val="21"/>
              </w:rPr>
            </w:pPr>
          </w:p>
        </w:tc>
      </w:tr>
    </w:tbl>
    <w:p w:rsidR="00EF6EBA" w:rsidRDefault="00EF6EBA" w:rsidP="00EF6EBA">
      <w:pPr>
        <w:rPr>
          <w:ins w:id="595" w:author="ThinkPad" w:date="2017-12-28T09:20:00Z"/>
        </w:rPr>
      </w:pPr>
      <w:ins w:id="596" w:author="ThinkPad" w:date="2017-12-28T09:20:00Z">
        <w:r>
          <w:t>选项说明</w:t>
        </w:r>
        <w:r>
          <w:rPr>
            <w:rFonts w:hint="eastAsia"/>
          </w:rPr>
          <w:t>：</w:t>
        </w:r>
      </w:ins>
    </w:p>
    <w:p w:rsidR="00EF6EBA" w:rsidRDefault="00EF6EBA" w:rsidP="00EF6EBA">
      <w:pPr>
        <w:rPr>
          <w:ins w:id="597" w:author="ThinkPad" w:date="2017-12-28T09:20:00Z"/>
        </w:rPr>
      </w:pPr>
      <w:ins w:id="598" w:author="ThinkPad" w:date="2017-12-28T09:20:00Z">
        <w:r>
          <w:rPr>
            <w:rFonts w:hint="eastAsia"/>
          </w:rPr>
          <w:t>1.</w:t>
        </w:r>
        <w:r>
          <w:rPr>
            <w:rFonts w:hint="eastAsia"/>
          </w:rPr>
          <w:t>【返回】按钮</w:t>
        </w:r>
      </w:ins>
    </w:p>
    <w:p w:rsidR="00EF6EBA" w:rsidRPr="00C27353" w:rsidRDefault="00EF6EBA" w:rsidP="00EF6EBA">
      <w:pPr>
        <w:rPr>
          <w:ins w:id="599" w:author="ThinkPad" w:date="2017-12-28T09:20:00Z"/>
        </w:rPr>
      </w:pPr>
      <w:ins w:id="600" w:author="ThinkPad" w:date="2017-12-28T09:20:00Z">
        <w:r>
          <w:rPr>
            <w:rFonts w:hint="eastAsia"/>
          </w:rPr>
          <w:lastRenderedPageBreak/>
          <w:t>用户单击【返回】按钮，关闭弹窗，返回图</w:t>
        </w:r>
      </w:ins>
      <w:ins w:id="601" w:author="ThinkPad" w:date="2017-12-28T09:23:00Z">
        <w:r w:rsidR="001207FD">
          <w:rPr>
            <w:rFonts w:hint="eastAsia"/>
          </w:rPr>
          <w:t>2</w:t>
        </w:r>
      </w:ins>
      <w:ins w:id="602" w:author="ThinkPad" w:date="2017-12-28T09:55:00Z">
        <w:r w:rsidR="001207FD">
          <w:rPr>
            <w:rFonts w:hint="eastAsia"/>
          </w:rPr>
          <w:t>3</w:t>
        </w:r>
      </w:ins>
      <w:ins w:id="603" w:author="ThinkPad" w:date="2017-12-28T09:20:00Z">
        <w:r>
          <w:rPr>
            <w:rFonts w:hint="eastAsia"/>
          </w:rPr>
          <w:t>.</w:t>
        </w:r>
      </w:ins>
    </w:p>
    <w:p w:rsidR="00EF6EBA" w:rsidRPr="001207FD" w:rsidRDefault="00EF6EBA" w:rsidP="00EF6EBA"/>
    <w:sectPr w:rsidR="00EF6EBA" w:rsidRPr="001207FD" w:rsidSect="004966E9">
      <w:headerReference w:type="default" r:id="rId44"/>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27EF" w:rsidRDefault="007327EF" w:rsidP="00956D07">
      <w:r>
        <w:separator/>
      </w:r>
    </w:p>
  </w:endnote>
  <w:endnote w:type="continuationSeparator" w:id="0">
    <w:p w:rsidR="007327EF" w:rsidRDefault="007327EF" w:rsidP="00956D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仿宋">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DFKai-SB">
    <w:altName w:val="Microsoft JhengHei Light"/>
    <w:charset w:val="88"/>
    <w:family w:val="script"/>
    <w:pitch w:val="fixed"/>
    <w:sig w:usb0="00000000" w:usb1="080E0000" w:usb2="00000016" w:usb3="00000000" w:csb0="0010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0441724"/>
      <w:docPartObj>
        <w:docPartGallery w:val="Page Numbers (Bottom of Page)"/>
        <w:docPartUnique/>
      </w:docPartObj>
    </w:sdtPr>
    <w:sdtContent>
      <w:p w:rsidR="000605AF" w:rsidRDefault="000605AF">
        <w:pPr>
          <w:pStyle w:val="a4"/>
          <w:jc w:val="center"/>
        </w:pPr>
        <w:r>
          <w:fldChar w:fldCharType="begin"/>
        </w:r>
        <w:r>
          <w:instrText>PAGE   \* MERGEFORMAT</w:instrText>
        </w:r>
        <w:r>
          <w:fldChar w:fldCharType="separate"/>
        </w:r>
        <w:r w:rsidR="00AE24C9" w:rsidRPr="00AE24C9">
          <w:rPr>
            <w:noProof/>
            <w:lang w:val="zh-CN"/>
          </w:rPr>
          <w:t>2</w:t>
        </w:r>
        <w:r>
          <w:fldChar w:fldCharType="end"/>
        </w:r>
      </w:p>
    </w:sdtContent>
  </w:sdt>
  <w:p w:rsidR="000605AF" w:rsidRDefault="000605A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27EF" w:rsidRDefault="007327EF" w:rsidP="00956D07">
      <w:r>
        <w:separator/>
      </w:r>
    </w:p>
  </w:footnote>
  <w:footnote w:type="continuationSeparator" w:id="0">
    <w:p w:rsidR="007327EF" w:rsidRDefault="007327EF" w:rsidP="00956D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05AF" w:rsidRPr="00434614" w:rsidRDefault="000605AF" w:rsidP="004966E9">
    <w:pPr>
      <w:pStyle w:val="a3"/>
      <w:jc w:val="left"/>
      <w:rPr>
        <w:rFonts w:ascii="仿宋" w:hAnsi="仿宋"/>
        <w:sz w:val="21"/>
      </w:rPr>
    </w:pPr>
    <w:r w:rsidRPr="00434614">
      <w:rPr>
        <w:rFonts w:ascii="仿宋" w:hAnsi="仿宋" w:hint="eastAsia"/>
        <w:sz w:val="21"/>
      </w:rPr>
      <w:t>国元农业保险新</w:t>
    </w:r>
    <w:r>
      <w:rPr>
        <w:rFonts w:ascii="仿宋" w:hAnsi="仿宋" w:hint="eastAsia"/>
        <w:sz w:val="21"/>
      </w:rPr>
      <w:t>农险理赔</w:t>
    </w:r>
    <w:r w:rsidRPr="00434614">
      <w:rPr>
        <w:rFonts w:ascii="仿宋" w:hAnsi="仿宋" w:hint="eastAsia"/>
        <w:sz w:val="21"/>
      </w:rPr>
      <w:t>系统需求规格说明书</w:t>
    </w:r>
  </w:p>
  <w:p w:rsidR="000605AF" w:rsidRDefault="000605AF">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8CEE197A"/>
    <w:lvl w:ilvl="0">
      <w:start w:val="1"/>
      <w:numFmt w:val="decimal"/>
      <w:pStyle w:val="1"/>
      <w:lvlText w:val="%1"/>
      <w:lvlJc w:val="left"/>
      <w:pPr>
        <w:tabs>
          <w:tab w:val="left" w:pos="437"/>
        </w:tabs>
        <w:ind w:left="437" w:hanging="432"/>
      </w:pPr>
      <w:rPr>
        <w:rFonts w:ascii="仿宋" w:eastAsia="仿宋" w:hAnsi="仿宋" w:hint="eastAsia"/>
        <w:sz w:val="32"/>
        <w:szCs w:val="44"/>
      </w:rPr>
    </w:lvl>
    <w:lvl w:ilvl="1">
      <w:start w:val="1"/>
      <w:numFmt w:val="decimal"/>
      <w:pStyle w:val="2"/>
      <w:lvlText w:val="%1.%2"/>
      <w:lvlJc w:val="left"/>
      <w:pPr>
        <w:tabs>
          <w:tab w:val="left" w:pos="581"/>
        </w:tabs>
        <w:ind w:left="581" w:hanging="576"/>
      </w:pPr>
      <w:rPr>
        <w:rFonts w:ascii="宋体" w:eastAsia="宋体" w:hAnsi="宋体" w:cs="Times New Roman" w:hint="default"/>
        <w:sz w:val="30"/>
        <w:szCs w:val="36"/>
      </w:rPr>
    </w:lvl>
    <w:lvl w:ilvl="2">
      <w:start w:val="1"/>
      <w:numFmt w:val="decimal"/>
      <w:pStyle w:val="3"/>
      <w:lvlText w:val="%1.%2.%3"/>
      <w:lvlJc w:val="left"/>
      <w:pPr>
        <w:tabs>
          <w:tab w:val="left" w:pos="725"/>
        </w:tabs>
        <w:ind w:left="725" w:hanging="720"/>
      </w:pPr>
      <w:rPr>
        <w:rFonts w:ascii="宋体" w:eastAsia="宋体" w:hAnsi="宋体" w:hint="eastAsia"/>
        <w:sz w:val="28"/>
        <w:szCs w:val="32"/>
        <w:lang w:val="en-US"/>
      </w:rPr>
    </w:lvl>
    <w:lvl w:ilvl="3">
      <w:start w:val="1"/>
      <w:numFmt w:val="decimal"/>
      <w:pStyle w:val="4"/>
      <w:lvlText w:val="%1.%2.%3.%4"/>
      <w:lvlJc w:val="left"/>
      <w:pPr>
        <w:tabs>
          <w:tab w:val="left" w:pos="869"/>
        </w:tabs>
        <w:ind w:left="869" w:hanging="864"/>
      </w:pPr>
      <w:rPr>
        <w:rFonts w:ascii="宋体" w:eastAsia="宋体" w:hAnsi="宋体" w:cs="Times New Roman" w:hint="default"/>
      </w:rPr>
    </w:lvl>
    <w:lvl w:ilvl="4">
      <w:start w:val="1"/>
      <w:numFmt w:val="decimal"/>
      <w:pStyle w:val="5"/>
      <w:lvlText w:val="%1.%2.%3.%4.%5"/>
      <w:lvlJc w:val="left"/>
      <w:pPr>
        <w:tabs>
          <w:tab w:val="left" w:pos="1013"/>
        </w:tabs>
        <w:ind w:left="1013" w:hanging="1008"/>
      </w:pPr>
      <w:rPr>
        <w:rFonts w:ascii="宋体" w:eastAsia="宋体" w:hAnsi="宋体" w:hint="eastAsia"/>
        <w:sz w:val="32"/>
        <w:szCs w:val="32"/>
      </w:rPr>
    </w:lvl>
    <w:lvl w:ilvl="5">
      <w:start w:val="1"/>
      <w:numFmt w:val="decimal"/>
      <w:pStyle w:val="6"/>
      <w:lvlText w:val="%1.%2.%3.%4.%5.%6"/>
      <w:lvlJc w:val="left"/>
      <w:pPr>
        <w:tabs>
          <w:tab w:val="left" w:pos="1157"/>
        </w:tabs>
        <w:ind w:left="1157" w:hanging="1152"/>
      </w:pPr>
      <w:rPr>
        <w:rFonts w:ascii="仿宋" w:eastAsia="仿宋" w:hAnsi="仿宋" w:hint="eastAsia"/>
        <w:b w:val="0"/>
        <w:sz w:val="32"/>
        <w:szCs w:val="32"/>
      </w:rPr>
    </w:lvl>
    <w:lvl w:ilvl="6">
      <w:start w:val="1"/>
      <w:numFmt w:val="decimal"/>
      <w:pStyle w:val="7"/>
      <w:lvlText w:val="%1.%2.%3.%4.%5.%6.%7"/>
      <w:lvlJc w:val="left"/>
      <w:pPr>
        <w:tabs>
          <w:tab w:val="left" w:pos="1301"/>
        </w:tabs>
        <w:ind w:left="1301" w:hanging="1296"/>
      </w:pPr>
      <w:rPr>
        <w:rFonts w:ascii="仿宋" w:eastAsia="仿宋" w:hAnsi="仿宋" w:hint="eastAsia"/>
        <w:sz w:val="32"/>
        <w:szCs w:val="32"/>
      </w:rPr>
    </w:lvl>
    <w:lvl w:ilvl="7">
      <w:start w:val="1"/>
      <w:numFmt w:val="decimal"/>
      <w:pStyle w:val="8"/>
      <w:lvlText w:val="%1.%2.%3.%4.%5.%6.%7.%8"/>
      <w:lvlJc w:val="left"/>
      <w:pPr>
        <w:tabs>
          <w:tab w:val="left" w:pos="1445"/>
        </w:tabs>
        <w:ind w:left="1445" w:hanging="1440"/>
      </w:pPr>
      <w:rPr>
        <w:rFonts w:hint="eastAsia"/>
      </w:rPr>
    </w:lvl>
    <w:lvl w:ilvl="8" w:tentative="1">
      <w:start w:val="1"/>
      <w:numFmt w:val="decimal"/>
      <w:pStyle w:val="9"/>
      <w:lvlText w:val="%1.%2.%3.%4.%5.%6.%7.%8.%9"/>
      <w:lvlJc w:val="left"/>
      <w:pPr>
        <w:tabs>
          <w:tab w:val="left" w:pos="1589"/>
        </w:tabs>
        <w:ind w:left="1589" w:hanging="1584"/>
      </w:pPr>
      <w:rPr>
        <w:rFonts w:hint="eastAsia"/>
      </w:rPr>
    </w:lvl>
  </w:abstractNum>
  <w:abstractNum w:abstractNumId="1">
    <w:nsid w:val="06F23260"/>
    <w:multiLevelType w:val="hybridMultilevel"/>
    <w:tmpl w:val="682617A4"/>
    <w:lvl w:ilvl="0" w:tplc="32484354">
      <w:start w:val="1"/>
      <w:numFmt w:val="decimal"/>
      <w:lvlText w:val="（%1）"/>
      <w:lvlJc w:val="left"/>
      <w:pPr>
        <w:ind w:left="1500" w:hanging="1080"/>
      </w:pPr>
      <w:rPr>
        <w:rFonts w:asciiTheme="minorHAnsi" w:eastAsia="仿宋"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8E91F67"/>
    <w:multiLevelType w:val="hybridMultilevel"/>
    <w:tmpl w:val="D74646E0"/>
    <w:lvl w:ilvl="0" w:tplc="0409000F">
      <w:start w:val="1"/>
      <w:numFmt w:val="decimal"/>
      <w:lvlText w:val="%1."/>
      <w:lvlJc w:val="left"/>
      <w:pPr>
        <w:ind w:left="740" w:hanging="420"/>
      </w:pPr>
    </w:lvl>
    <w:lvl w:ilvl="1" w:tplc="04090019" w:tentative="1">
      <w:start w:val="1"/>
      <w:numFmt w:val="lowerLetter"/>
      <w:lvlText w:val="%2)"/>
      <w:lvlJc w:val="left"/>
      <w:pPr>
        <w:ind w:left="1160" w:hanging="420"/>
      </w:pPr>
    </w:lvl>
    <w:lvl w:ilvl="2" w:tplc="0409001B" w:tentative="1">
      <w:start w:val="1"/>
      <w:numFmt w:val="lowerRoman"/>
      <w:lvlText w:val="%3."/>
      <w:lvlJc w:val="right"/>
      <w:pPr>
        <w:ind w:left="1580" w:hanging="420"/>
      </w:pPr>
    </w:lvl>
    <w:lvl w:ilvl="3" w:tplc="0409000F" w:tentative="1">
      <w:start w:val="1"/>
      <w:numFmt w:val="decimal"/>
      <w:lvlText w:val="%4."/>
      <w:lvlJc w:val="left"/>
      <w:pPr>
        <w:ind w:left="2000" w:hanging="420"/>
      </w:pPr>
    </w:lvl>
    <w:lvl w:ilvl="4" w:tplc="04090019" w:tentative="1">
      <w:start w:val="1"/>
      <w:numFmt w:val="lowerLetter"/>
      <w:lvlText w:val="%5)"/>
      <w:lvlJc w:val="left"/>
      <w:pPr>
        <w:ind w:left="2420" w:hanging="420"/>
      </w:pPr>
    </w:lvl>
    <w:lvl w:ilvl="5" w:tplc="0409001B" w:tentative="1">
      <w:start w:val="1"/>
      <w:numFmt w:val="lowerRoman"/>
      <w:lvlText w:val="%6."/>
      <w:lvlJc w:val="right"/>
      <w:pPr>
        <w:ind w:left="2840" w:hanging="420"/>
      </w:pPr>
    </w:lvl>
    <w:lvl w:ilvl="6" w:tplc="0409000F" w:tentative="1">
      <w:start w:val="1"/>
      <w:numFmt w:val="decimal"/>
      <w:lvlText w:val="%7."/>
      <w:lvlJc w:val="left"/>
      <w:pPr>
        <w:ind w:left="3260" w:hanging="420"/>
      </w:pPr>
    </w:lvl>
    <w:lvl w:ilvl="7" w:tplc="04090019" w:tentative="1">
      <w:start w:val="1"/>
      <w:numFmt w:val="lowerLetter"/>
      <w:lvlText w:val="%8)"/>
      <w:lvlJc w:val="left"/>
      <w:pPr>
        <w:ind w:left="3680" w:hanging="420"/>
      </w:pPr>
    </w:lvl>
    <w:lvl w:ilvl="8" w:tplc="0409001B" w:tentative="1">
      <w:start w:val="1"/>
      <w:numFmt w:val="lowerRoman"/>
      <w:lvlText w:val="%9."/>
      <w:lvlJc w:val="right"/>
      <w:pPr>
        <w:ind w:left="4100" w:hanging="420"/>
      </w:pPr>
    </w:lvl>
  </w:abstractNum>
  <w:abstractNum w:abstractNumId="3">
    <w:nsid w:val="3B5E3326"/>
    <w:multiLevelType w:val="hybridMultilevel"/>
    <w:tmpl w:val="704E0376"/>
    <w:lvl w:ilvl="0" w:tplc="08B439A2">
      <w:start w:val="1"/>
      <w:numFmt w:val="decimal"/>
      <w:lvlText w:val="%1、"/>
      <w:lvlJc w:val="left"/>
      <w:pPr>
        <w:ind w:left="720" w:hanging="720"/>
      </w:pPr>
      <w:rPr>
        <w:rFonts w:hint="default"/>
      </w:rPr>
    </w:lvl>
    <w:lvl w:ilvl="1" w:tplc="1C6A4DB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13421E9"/>
    <w:multiLevelType w:val="hybridMultilevel"/>
    <w:tmpl w:val="3E849B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1A2761C"/>
    <w:multiLevelType w:val="hybridMultilevel"/>
    <w:tmpl w:val="22A2264A"/>
    <w:lvl w:ilvl="0" w:tplc="5964D5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F4749A9"/>
    <w:multiLevelType w:val="hybridMultilevel"/>
    <w:tmpl w:val="146A806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2"/>
  </w:num>
  <w:num w:numId="4">
    <w:abstractNumId w:val="1"/>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7C7"/>
    <w:rsid w:val="00004570"/>
    <w:rsid w:val="00007C32"/>
    <w:rsid w:val="0003302D"/>
    <w:rsid w:val="00051A5F"/>
    <w:rsid w:val="000605AF"/>
    <w:rsid w:val="000660EA"/>
    <w:rsid w:val="00072BBD"/>
    <w:rsid w:val="00073828"/>
    <w:rsid w:val="00083D14"/>
    <w:rsid w:val="000850A5"/>
    <w:rsid w:val="000D3FA7"/>
    <w:rsid w:val="000F3A05"/>
    <w:rsid w:val="00103945"/>
    <w:rsid w:val="001207FD"/>
    <w:rsid w:val="001221C5"/>
    <w:rsid w:val="00127ABE"/>
    <w:rsid w:val="00130046"/>
    <w:rsid w:val="00137145"/>
    <w:rsid w:val="00144EFC"/>
    <w:rsid w:val="001469BD"/>
    <w:rsid w:val="00147489"/>
    <w:rsid w:val="001635FD"/>
    <w:rsid w:val="00165166"/>
    <w:rsid w:val="001747C8"/>
    <w:rsid w:val="00184176"/>
    <w:rsid w:val="001A4E5D"/>
    <w:rsid w:val="001C0077"/>
    <w:rsid w:val="001D2348"/>
    <w:rsid w:val="001F4EC6"/>
    <w:rsid w:val="00212113"/>
    <w:rsid w:val="00232FAF"/>
    <w:rsid w:val="00244971"/>
    <w:rsid w:val="00261EAA"/>
    <w:rsid w:val="002701B3"/>
    <w:rsid w:val="00270F19"/>
    <w:rsid w:val="0027588D"/>
    <w:rsid w:val="00275AD5"/>
    <w:rsid w:val="002855A8"/>
    <w:rsid w:val="002A397B"/>
    <w:rsid w:val="002C59EA"/>
    <w:rsid w:val="002F130C"/>
    <w:rsid w:val="002F4F0D"/>
    <w:rsid w:val="00302F43"/>
    <w:rsid w:val="00325F46"/>
    <w:rsid w:val="003262D5"/>
    <w:rsid w:val="003536A0"/>
    <w:rsid w:val="00353BE0"/>
    <w:rsid w:val="003671CA"/>
    <w:rsid w:val="00385143"/>
    <w:rsid w:val="003A2B86"/>
    <w:rsid w:val="00405244"/>
    <w:rsid w:val="00462E50"/>
    <w:rsid w:val="00465891"/>
    <w:rsid w:val="00486627"/>
    <w:rsid w:val="004966E9"/>
    <w:rsid w:val="004B0098"/>
    <w:rsid w:val="004D5AF4"/>
    <w:rsid w:val="004E291F"/>
    <w:rsid w:val="005001D3"/>
    <w:rsid w:val="00543494"/>
    <w:rsid w:val="00553F78"/>
    <w:rsid w:val="00560D72"/>
    <w:rsid w:val="00573CD3"/>
    <w:rsid w:val="00584A5A"/>
    <w:rsid w:val="005A2426"/>
    <w:rsid w:val="005C662F"/>
    <w:rsid w:val="005C73E1"/>
    <w:rsid w:val="005F11B2"/>
    <w:rsid w:val="005F4F3F"/>
    <w:rsid w:val="00636248"/>
    <w:rsid w:val="006A27C7"/>
    <w:rsid w:val="006D4485"/>
    <w:rsid w:val="006E49A1"/>
    <w:rsid w:val="00712305"/>
    <w:rsid w:val="00720483"/>
    <w:rsid w:val="007327EF"/>
    <w:rsid w:val="00761C87"/>
    <w:rsid w:val="00762E2D"/>
    <w:rsid w:val="00764F13"/>
    <w:rsid w:val="007800DA"/>
    <w:rsid w:val="007A67B7"/>
    <w:rsid w:val="007C02D4"/>
    <w:rsid w:val="007D0268"/>
    <w:rsid w:val="007D2ED1"/>
    <w:rsid w:val="007F497F"/>
    <w:rsid w:val="008000CF"/>
    <w:rsid w:val="00825228"/>
    <w:rsid w:val="00831EC6"/>
    <w:rsid w:val="0086249E"/>
    <w:rsid w:val="00881000"/>
    <w:rsid w:val="00885796"/>
    <w:rsid w:val="0089087D"/>
    <w:rsid w:val="008A292E"/>
    <w:rsid w:val="008A2A41"/>
    <w:rsid w:val="008A2A8E"/>
    <w:rsid w:val="008A59AE"/>
    <w:rsid w:val="008B5C74"/>
    <w:rsid w:val="008B7075"/>
    <w:rsid w:val="008C5ED9"/>
    <w:rsid w:val="00922C42"/>
    <w:rsid w:val="009338CE"/>
    <w:rsid w:val="00953E09"/>
    <w:rsid w:val="009556DE"/>
    <w:rsid w:val="00956D07"/>
    <w:rsid w:val="00962703"/>
    <w:rsid w:val="00971FA9"/>
    <w:rsid w:val="009B1954"/>
    <w:rsid w:val="009B5EE4"/>
    <w:rsid w:val="009F704B"/>
    <w:rsid w:val="009F7EC8"/>
    <w:rsid w:val="00A026D9"/>
    <w:rsid w:val="00A25779"/>
    <w:rsid w:val="00A353A9"/>
    <w:rsid w:val="00A62271"/>
    <w:rsid w:val="00A8498F"/>
    <w:rsid w:val="00A84C54"/>
    <w:rsid w:val="00AC390A"/>
    <w:rsid w:val="00AC470E"/>
    <w:rsid w:val="00AD3A26"/>
    <w:rsid w:val="00AE24C9"/>
    <w:rsid w:val="00AE404D"/>
    <w:rsid w:val="00B00B1F"/>
    <w:rsid w:val="00B2531F"/>
    <w:rsid w:val="00B47F11"/>
    <w:rsid w:val="00B53CD8"/>
    <w:rsid w:val="00B87504"/>
    <w:rsid w:val="00B90DA1"/>
    <w:rsid w:val="00B9732E"/>
    <w:rsid w:val="00BC225A"/>
    <w:rsid w:val="00BE12DF"/>
    <w:rsid w:val="00C02AA7"/>
    <w:rsid w:val="00C24E41"/>
    <w:rsid w:val="00C27353"/>
    <w:rsid w:val="00C4527E"/>
    <w:rsid w:val="00C715A1"/>
    <w:rsid w:val="00C74BE3"/>
    <w:rsid w:val="00C76432"/>
    <w:rsid w:val="00C93033"/>
    <w:rsid w:val="00CB440B"/>
    <w:rsid w:val="00CE7584"/>
    <w:rsid w:val="00D2645F"/>
    <w:rsid w:val="00D659A1"/>
    <w:rsid w:val="00D9776F"/>
    <w:rsid w:val="00DB2F45"/>
    <w:rsid w:val="00DC3001"/>
    <w:rsid w:val="00DC4110"/>
    <w:rsid w:val="00DD104B"/>
    <w:rsid w:val="00E003C5"/>
    <w:rsid w:val="00E212C1"/>
    <w:rsid w:val="00E567C7"/>
    <w:rsid w:val="00E57EFD"/>
    <w:rsid w:val="00E60D72"/>
    <w:rsid w:val="00E70488"/>
    <w:rsid w:val="00E74976"/>
    <w:rsid w:val="00ED7DA3"/>
    <w:rsid w:val="00EE4E17"/>
    <w:rsid w:val="00EF6EBA"/>
    <w:rsid w:val="00F037F2"/>
    <w:rsid w:val="00F23ED4"/>
    <w:rsid w:val="00F355CD"/>
    <w:rsid w:val="00F37927"/>
    <w:rsid w:val="00F65065"/>
    <w:rsid w:val="00F67D06"/>
    <w:rsid w:val="00F7746E"/>
    <w:rsid w:val="00F81BD9"/>
    <w:rsid w:val="00FA05F8"/>
    <w:rsid w:val="00FA6706"/>
    <w:rsid w:val="00FB64C8"/>
    <w:rsid w:val="00FC003A"/>
    <w:rsid w:val="00FE0FE9"/>
    <w:rsid w:val="00FE767A"/>
    <w:rsid w:val="00FF79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6D07"/>
    <w:pPr>
      <w:widowControl w:val="0"/>
      <w:jc w:val="both"/>
    </w:pPr>
    <w:rPr>
      <w:rFonts w:eastAsia="仿宋"/>
      <w:sz w:val="32"/>
    </w:rPr>
  </w:style>
  <w:style w:type="paragraph" w:styleId="1">
    <w:name w:val="heading 1"/>
    <w:next w:val="a"/>
    <w:link w:val="1Char"/>
    <w:uiPriority w:val="9"/>
    <w:qFormat/>
    <w:rsid w:val="00956D07"/>
    <w:pPr>
      <w:keepNext/>
      <w:keepLines/>
      <w:numPr>
        <w:numId w:val="1"/>
      </w:numPr>
      <w:spacing w:before="340" w:after="330"/>
      <w:outlineLvl w:val="0"/>
    </w:pPr>
    <w:rPr>
      <w:rFonts w:ascii="DFKai-SB" w:eastAsia="宋体" w:hAnsi="DFKai-SB" w:cs="DFKai-SB"/>
      <w:b/>
      <w:bCs/>
      <w:kern w:val="44"/>
      <w:sz w:val="32"/>
      <w:szCs w:val="24"/>
      <w:lang w:val="zh-CN"/>
    </w:rPr>
  </w:style>
  <w:style w:type="paragraph" w:styleId="2">
    <w:name w:val="heading 2"/>
    <w:basedOn w:val="a"/>
    <w:next w:val="a"/>
    <w:link w:val="2Char"/>
    <w:uiPriority w:val="9"/>
    <w:qFormat/>
    <w:rsid w:val="00956D07"/>
    <w:pPr>
      <w:keepNext/>
      <w:keepLines/>
      <w:numPr>
        <w:ilvl w:val="1"/>
        <w:numId w:val="1"/>
      </w:numPr>
      <w:tabs>
        <w:tab w:val="left" w:pos="437"/>
      </w:tabs>
      <w:spacing w:before="260" w:after="260" w:line="413" w:lineRule="auto"/>
      <w:outlineLvl w:val="1"/>
    </w:pPr>
    <w:rPr>
      <w:rFonts w:ascii="Arial" w:eastAsia="DFKai-SB" w:hAnsi="Arial" w:cs="Times New Roman"/>
      <w:b/>
      <w:bCs/>
      <w:sz w:val="30"/>
      <w:szCs w:val="32"/>
    </w:rPr>
  </w:style>
  <w:style w:type="paragraph" w:styleId="3">
    <w:name w:val="heading 3"/>
    <w:basedOn w:val="a"/>
    <w:next w:val="a"/>
    <w:link w:val="3Char"/>
    <w:uiPriority w:val="9"/>
    <w:qFormat/>
    <w:rsid w:val="00956D07"/>
    <w:pPr>
      <w:keepNext/>
      <w:keepLines/>
      <w:numPr>
        <w:ilvl w:val="2"/>
        <w:numId w:val="1"/>
      </w:numPr>
      <w:tabs>
        <w:tab w:val="left" w:pos="437"/>
        <w:tab w:val="left" w:pos="862"/>
        <w:tab w:val="left" w:pos="2988"/>
        <w:tab w:val="left" w:pos="3030"/>
      </w:tabs>
      <w:spacing w:before="260" w:after="260"/>
      <w:ind w:rightChars="100" w:right="100"/>
      <w:jc w:val="left"/>
      <w:outlineLvl w:val="2"/>
    </w:pPr>
    <w:rPr>
      <w:rFonts w:ascii="Times New Roman" w:eastAsia="DFKai-SB" w:hAnsi="Times New Roman" w:cs="Times New Roman"/>
      <w:b/>
      <w:bCs/>
      <w:sz w:val="28"/>
      <w:szCs w:val="32"/>
      <w:lang w:val="zh-CN"/>
    </w:rPr>
  </w:style>
  <w:style w:type="paragraph" w:styleId="4">
    <w:name w:val="heading 4"/>
    <w:basedOn w:val="a"/>
    <w:next w:val="a"/>
    <w:link w:val="4Char"/>
    <w:uiPriority w:val="9"/>
    <w:qFormat/>
    <w:rsid w:val="00956D07"/>
    <w:pPr>
      <w:keepNext/>
      <w:keepLines/>
      <w:numPr>
        <w:ilvl w:val="3"/>
        <w:numId w:val="1"/>
      </w:numPr>
      <w:tabs>
        <w:tab w:val="left" w:pos="437"/>
        <w:tab w:val="left" w:pos="1289"/>
      </w:tabs>
      <w:spacing w:line="372" w:lineRule="auto"/>
      <w:outlineLvl w:val="3"/>
    </w:pPr>
    <w:rPr>
      <w:rFonts w:ascii="Arial" w:eastAsia="微软雅黑" w:hAnsi="Arial" w:cs="Times New Roman"/>
      <w:b/>
      <w:bCs/>
      <w:sz w:val="28"/>
      <w:szCs w:val="28"/>
      <w:lang w:val="zh-CN"/>
    </w:rPr>
  </w:style>
  <w:style w:type="paragraph" w:styleId="5">
    <w:name w:val="heading 5"/>
    <w:basedOn w:val="a"/>
    <w:next w:val="a"/>
    <w:link w:val="5Char"/>
    <w:uiPriority w:val="9"/>
    <w:qFormat/>
    <w:rsid w:val="00956D07"/>
    <w:pPr>
      <w:keepNext/>
      <w:keepLines/>
      <w:numPr>
        <w:ilvl w:val="4"/>
        <w:numId w:val="1"/>
      </w:numPr>
      <w:tabs>
        <w:tab w:val="left" w:pos="437"/>
      </w:tabs>
      <w:spacing w:before="280" w:after="290" w:line="372" w:lineRule="auto"/>
      <w:outlineLvl w:val="4"/>
    </w:pPr>
    <w:rPr>
      <w:rFonts w:ascii="Times New Roman" w:eastAsia="宋体" w:hAnsi="Times New Roman" w:cs="Times New Roman"/>
      <w:b/>
      <w:bCs/>
      <w:sz w:val="28"/>
      <w:szCs w:val="28"/>
    </w:rPr>
  </w:style>
  <w:style w:type="paragraph" w:styleId="6">
    <w:name w:val="heading 6"/>
    <w:basedOn w:val="a"/>
    <w:next w:val="a"/>
    <w:link w:val="6Char"/>
    <w:uiPriority w:val="9"/>
    <w:qFormat/>
    <w:rsid w:val="00956D07"/>
    <w:pPr>
      <w:keepNext/>
      <w:keepLines/>
      <w:numPr>
        <w:ilvl w:val="5"/>
        <w:numId w:val="1"/>
      </w:numPr>
      <w:tabs>
        <w:tab w:val="left" w:pos="437"/>
      </w:tabs>
      <w:spacing w:before="240" w:after="64" w:line="317" w:lineRule="auto"/>
      <w:outlineLvl w:val="5"/>
    </w:pPr>
    <w:rPr>
      <w:rFonts w:ascii="Arial" w:eastAsia="黑体" w:hAnsi="Arial" w:cs="Times New Roman"/>
      <w:b/>
      <w:bCs/>
      <w:sz w:val="24"/>
      <w:szCs w:val="24"/>
    </w:rPr>
  </w:style>
  <w:style w:type="paragraph" w:styleId="7">
    <w:name w:val="heading 7"/>
    <w:basedOn w:val="a"/>
    <w:next w:val="a"/>
    <w:link w:val="7Char"/>
    <w:uiPriority w:val="9"/>
    <w:qFormat/>
    <w:rsid w:val="00956D07"/>
    <w:pPr>
      <w:keepNext/>
      <w:keepLines/>
      <w:numPr>
        <w:ilvl w:val="6"/>
        <w:numId w:val="1"/>
      </w:numPr>
      <w:tabs>
        <w:tab w:val="left" w:pos="437"/>
      </w:tabs>
      <w:spacing w:before="240" w:after="64" w:line="317" w:lineRule="auto"/>
      <w:outlineLvl w:val="6"/>
    </w:pPr>
    <w:rPr>
      <w:rFonts w:ascii="Times New Roman" w:eastAsia="宋体" w:hAnsi="Times New Roman" w:cs="Times New Roman"/>
      <w:b/>
      <w:bCs/>
      <w:sz w:val="24"/>
      <w:szCs w:val="24"/>
    </w:rPr>
  </w:style>
  <w:style w:type="paragraph" w:styleId="8">
    <w:name w:val="heading 8"/>
    <w:basedOn w:val="a"/>
    <w:next w:val="a"/>
    <w:link w:val="8Char"/>
    <w:uiPriority w:val="9"/>
    <w:qFormat/>
    <w:rsid w:val="00956D07"/>
    <w:pPr>
      <w:keepNext/>
      <w:keepLines/>
      <w:numPr>
        <w:ilvl w:val="7"/>
        <w:numId w:val="1"/>
      </w:numPr>
      <w:spacing w:before="240" w:after="64" w:line="317" w:lineRule="auto"/>
      <w:outlineLvl w:val="7"/>
    </w:pPr>
    <w:rPr>
      <w:rFonts w:ascii="Arial" w:eastAsia="黑体" w:hAnsi="Arial" w:cs="Times New Roman"/>
      <w:sz w:val="24"/>
      <w:szCs w:val="24"/>
    </w:rPr>
  </w:style>
  <w:style w:type="paragraph" w:styleId="9">
    <w:name w:val="heading 9"/>
    <w:basedOn w:val="a"/>
    <w:next w:val="a"/>
    <w:link w:val="9Char"/>
    <w:qFormat/>
    <w:rsid w:val="00956D07"/>
    <w:pPr>
      <w:keepNext/>
      <w:keepLines/>
      <w:numPr>
        <w:ilvl w:val="8"/>
        <w:numId w:val="1"/>
      </w:numPr>
      <w:spacing w:before="240" w:after="64" w:line="317" w:lineRule="auto"/>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56D0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56D07"/>
    <w:rPr>
      <w:sz w:val="18"/>
      <w:szCs w:val="18"/>
    </w:rPr>
  </w:style>
  <w:style w:type="paragraph" w:styleId="a4">
    <w:name w:val="footer"/>
    <w:basedOn w:val="a"/>
    <w:link w:val="Char0"/>
    <w:uiPriority w:val="99"/>
    <w:unhideWhenUsed/>
    <w:rsid w:val="00956D07"/>
    <w:pPr>
      <w:tabs>
        <w:tab w:val="center" w:pos="4153"/>
        <w:tab w:val="right" w:pos="8306"/>
      </w:tabs>
      <w:snapToGrid w:val="0"/>
      <w:jc w:val="left"/>
    </w:pPr>
    <w:rPr>
      <w:sz w:val="18"/>
      <w:szCs w:val="18"/>
    </w:rPr>
  </w:style>
  <w:style w:type="character" w:customStyle="1" w:styleId="Char0">
    <w:name w:val="页脚 Char"/>
    <w:basedOn w:val="a0"/>
    <w:link w:val="a4"/>
    <w:uiPriority w:val="99"/>
    <w:rsid w:val="00956D07"/>
    <w:rPr>
      <w:sz w:val="18"/>
      <w:szCs w:val="18"/>
    </w:rPr>
  </w:style>
  <w:style w:type="character" w:customStyle="1" w:styleId="1Char">
    <w:name w:val="标题 1 Char"/>
    <w:basedOn w:val="a0"/>
    <w:link w:val="1"/>
    <w:uiPriority w:val="9"/>
    <w:rsid w:val="00956D07"/>
    <w:rPr>
      <w:rFonts w:ascii="DFKai-SB" w:eastAsia="宋体" w:hAnsi="DFKai-SB" w:cs="DFKai-SB"/>
      <w:b/>
      <w:bCs/>
      <w:kern w:val="44"/>
      <w:sz w:val="32"/>
      <w:szCs w:val="24"/>
      <w:lang w:val="zh-CN"/>
    </w:rPr>
  </w:style>
  <w:style w:type="character" w:customStyle="1" w:styleId="2Char">
    <w:name w:val="标题 2 Char"/>
    <w:basedOn w:val="a0"/>
    <w:link w:val="2"/>
    <w:uiPriority w:val="9"/>
    <w:rsid w:val="00956D07"/>
    <w:rPr>
      <w:rFonts w:ascii="Arial" w:eastAsia="DFKai-SB" w:hAnsi="Arial" w:cs="Times New Roman"/>
      <w:b/>
      <w:bCs/>
      <w:sz w:val="30"/>
      <w:szCs w:val="32"/>
    </w:rPr>
  </w:style>
  <w:style w:type="character" w:customStyle="1" w:styleId="3Char">
    <w:name w:val="标题 3 Char"/>
    <w:basedOn w:val="a0"/>
    <w:link w:val="3"/>
    <w:uiPriority w:val="9"/>
    <w:rsid w:val="00956D07"/>
    <w:rPr>
      <w:rFonts w:ascii="Times New Roman" w:eastAsia="DFKai-SB" w:hAnsi="Times New Roman" w:cs="Times New Roman"/>
      <w:b/>
      <w:bCs/>
      <w:sz w:val="28"/>
      <w:szCs w:val="32"/>
      <w:lang w:val="zh-CN"/>
    </w:rPr>
  </w:style>
  <w:style w:type="character" w:customStyle="1" w:styleId="4Char">
    <w:name w:val="标题 4 Char"/>
    <w:basedOn w:val="a0"/>
    <w:link w:val="4"/>
    <w:uiPriority w:val="9"/>
    <w:rsid w:val="00956D07"/>
    <w:rPr>
      <w:rFonts w:ascii="Arial" w:eastAsia="微软雅黑" w:hAnsi="Arial" w:cs="Times New Roman"/>
      <w:b/>
      <w:bCs/>
      <w:sz w:val="28"/>
      <w:szCs w:val="28"/>
      <w:lang w:val="zh-CN"/>
    </w:rPr>
  </w:style>
  <w:style w:type="character" w:customStyle="1" w:styleId="5Char">
    <w:name w:val="标题 5 Char"/>
    <w:basedOn w:val="a0"/>
    <w:link w:val="5"/>
    <w:uiPriority w:val="9"/>
    <w:rsid w:val="00956D07"/>
    <w:rPr>
      <w:rFonts w:ascii="Times New Roman" w:eastAsia="宋体" w:hAnsi="Times New Roman" w:cs="Times New Roman"/>
      <w:b/>
      <w:bCs/>
      <w:sz w:val="28"/>
      <w:szCs w:val="28"/>
    </w:rPr>
  </w:style>
  <w:style w:type="character" w:customStyle="1" w:styleId="6Char">
    <w:name w:val="标题 6 Char"/>
    <w:basedOn w:val="a0"/>
    <w:link w:val="6"/>
    <w:uiPriority w:val="9"/>
    <w:rsid w:val="00956D07"/>
    <w:rPr>
      <w:rFonts w:ascii="Arial" w:eastAsia="黑体" w:hAnsi="Arial" w:cs="Times New Roman"/>
      <w:b/>
      <w:bCs/>
      <w:sz w:val="24"/>
      <w:szCs w:val="24"/>
    </w:rPr>
  </w:style>
  <w:style w:type="character" w:customStyle="1" w:styleId="7Char">
    <w:name w:val="标题 7 Char"/>
    <w:basedOn w:val="a0"/>
    <w:link w:val="7"/>
    <w:uiPriority w:val="9"/>
    <w:rsid w:val="00956D07"/>
    <w:rPr>
      <w:rFonts w:ascii="Times New Roman" w:eastAsia="宋体" w:hAnsi="Times New Roman" w:cs="Times New Roman"/>
      <w:b/>
      <w:bCs/>
      <w:sz w:val="24"/>
      <w:szCs w:val="24"/>
    </w:rPr>
  </w:style>
  <w:style w:type="character" w:customStyle="1" w:styleId="8Char">
    <w:name w:val="标题 8 Char"/>
    <w:basedOn w:val="a0"/>
    <w:link w:val="8"/>
    <w:uiPriority w:val="9"/>
    <w:rsid w:val="00956D07"/>
    <w:rPr>
      <w:rFonts w:ascii="Arial" w:eastAsia="黑体" w:hAnsi="Arial" w:cs="Times New Roman"/>
      <w:sz w:val="24"/>
      <w:szCs w:val="24"/>
    </w:rPr>
  </w:style>
  <w:style w:type="character" w:customStyle="1" w:styleId="9Char">
    <w:name w:val="标题 9 Char"/>
    <w:basedOn w:val="a0"/>
    <w:link w:val="9"/>
    <w:rsid w:val="00956D07"/>
    <w:rPr>
      <w:rFonts w:ascii="Arial" w:eastAsia="黑体" w:hAnsi="Arial" w:cs="Times New Roman"/>
      <w:sz w:val="32"/>
      <w:szCs w:val="21"/>
    </w:rPr>
  </w:style>
  <w:style w:type="paragraph" w:styleId="a5">
    <w:name w:val="List Paragraph"/>
    <w:basedOn w:val="a"/>
    <w:uiPriority w:val="34"/>
    <w:qFormat/>
    <w:rsid w:val="00956D07"/>
    <w:pPr>
      <w:ind w:firstLineChars="200" w:firstLine="420"/>
    </w:pPr>
  </w:style>
  <w:style w:type="table" w:styleId="a6">
    <w:name w:val="Table Grid"/>
    <w:basedOn w:val="a1"/>
    <w:uiPriority w:val="39"/>
    <w:rsid w:val="00956D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1"/>
    <w:uiPriority w:val="99"/>
    <w:semiHidden/>
    <w:unhideWhenUsed/>
    <w:rsid w:val="00956D07"/>
    <w:rPr>
      <w:sz w:val="18"/>
      <w:szCs w:val="18"/>
    </w:rPr>
  </w:style>
  <w:style w:type="character" w:customStyle="1" w:styleId="Char1">
    <w:name w:val="批注框文本 Char"/>
    <w:basedOn w:val="a0"/>
    <w:link w:val="a7"/>
    <w:uiPriority w:val="99"/>
    <w:semiHidden/>
    <w:rsid w:val="00956D07"/>
    <w:rPr>
      <w:rFonts w:eastAsia="仿宋"/>
      <w:sz w:val="18"/>
      <w:szCs w:val="18"/>
    </w:rPr>
  </w:style>
  <w:style w:type="paragraph" w:styleId="a8">
    <w:name w:val="caption"/>
    <w:basedOn w:val="a"/>
    <w:next w:val="a"/>
    <w:uiPriority w:val="35"/>
    <w:unhideWhenUsed/>
    <w:qFormat/>
    <w:rsid w:val="00AE404D"/>
    <w:rPr>
      <w:rFonts w:asciiTheme="majorHAnsi" w:eastAsia="黑体" w:hAnsiTheme="majorHAnsi" w:cstheme="majorBidi"/>
      <w:sz w:val="20"/>
      <w:szCs w:val="20"/>
    </w:rPr>
  </w:style>
  <w:style w:type="character" w:styleId="a9">
    <w:name w:val="annotation reference"/>
    <w:basedOn w:val="a0"/>
    <w:uiPriority w:val="99"/>
    <w:semiHidden/>
    <w:unhideWhenUsed/>
    <w:rsid w:val="006E49A1"/>
    <w:rPr>
      <w:sz w:val="21"/>
      <w:szCs w:val="21"/>
    </w:rPr>
  </w:style>
  <w:style w:type="paragraph" w:styleId="aa">
    <w:name w:val="annotation text"/>
    <w:basedOn w:val="a"/>
    <w:link w:val="Char2"/>
    <w:uiPriority w:val="99"/>
    <w:semiHidden/>
    <w:unhideWhenUsed/>
    <w:rsid w:val="006E49A1"/>
    <w:pPr>
      <w:jc w:val="left"/>
    </w:pPr>
    <w:rPr>
      <w:rFonts w:eastAsiaTheme="minorEastAsia"/>
      <w:sz w:val="21"/>
    </w:rPr>
  </w:style>
  <w:style w:type="character" w:customStyle="1" w:styleId="Char2">
    <w:name w:val="批注文字 Char"/>
    <w:basedOn w:val="a0"/>
    <w:link w:val="aa"/>
    <w:uiPriority w:val="99"/>
    <w:semiHidden/>
    <w:rsid w:val="006E49A1"/>
  </w:style>
  <w:style w:type="table" w:styleId="-2">
    <w:name w:val="Light Shading Accent 2"/>
    <w:basedOn w:val="a1"/>
    <w:uiPriority w:val="60"/>
    <w:rsid w:val="00B53CD8"/>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ab">
    <w:name w:val="annotation subject"/>
    <w:basedOn w:val="aa"/>
    <w:next w:val="aa"/>
    <w:link w:val="Char3"/>
    <w:uiPriority w:val="99"/>
    <w:semiHidden/>
    <w:unhideWhenUsed/>
    <w:rsid w:val="00072BBD"/>
    <w:rPr>
      <w:rFonts w:eastAsia="仿宋"/>
      <w:b/>
      <w:bCs/>
      <w:sz w:val="32"/>
    </w:rPr>
  </w:style>
  <w:style w:type="character" w:customStyle="1" w:styleId="Char3">
    <w:name w:val="批注主题 Char"/>
    <w:basedOn w:val="Char2"/>
    <w:link w:val="ab"/>
    <w:uiPriority w:val="99"/>
    <w:semiHidden/>
    <w:rsid w:val="00072BBD"/>
    <w:rPr>
      <w:rFonts w:eastAsia="仿宋"/>
      <w:b/>
      <w:bCs/>
      <w:sz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6D07"/>
    <w:pPr>
      <w:widowControl w:val="0"/>
      <w:jc w:val="both"/>
    </w:pPr>
    <w:rPr>
      <w:rFonts w:eastAsia="仿宋"/>
      <w:sz w:val="32"/>
    </w:rPr>
  </w:style>
  <w:style w:type="paragraph" w:styleId="1">
    <w:name w:val="heading 1"/>
    <w:next w:val="a"/>
    <w:link w:val="1Char"/>
    <w:uiPriority w:val="9"/>
    <w:qFormat/>
    <w:rsid w:val="00956D07"/>
    <w:pPr>
      <w:keepNext/>
      <w:keepLines/>
      <w:numPr>
        <w:numId w:val="1"/>
      </w:numPr>
      <w:spacing w:before="340" w:after="330"/>
      <w:outlineLvl w:val="0"/>
    </w:pPr>
    <w:rPr>
      <w:rFonts w:ascii="DFKai-SB" w:eastAsia="宋体" w:hAnsi="DFKai-SB" w:cs="DFKai-SB"/>
      <w:b/>
      <w:bCs/>
      <w:kern w:val="44"/>
      <w:sz w:val="32"/>
      <w:szCs w:val="24"/>
      <w:lang w:val="zh-CN"/>
    </w:rPr>
  </w:style>
  <w:style w:type="paragraph" w:styleId="2">
    <w:name w:val="heading 2"/>
    <w:basedOn w:val="a"/>
    <w:next w:val="a"/>
    <w:link w:val="2Char"/>
    <w:uiPriority w:val="9"/>
    <w:qFormat/>
    <w:rsid w:val="00956D07"/>
    <w:pPr>
      <w:keepNext/>
      <w:keepLines/>
      <w:numPr>
        <w:ilvl w:val="1"/>
        <w:numId w:val="1"/>
      </w:numPr>
      <w:tabs>
        <w:tab w:val="left" w:pos="437"/>
      </w:tabs>
      <w:spacing w:before="260" w:after="260" w:line="413" w:lineRule="auto"/>
      <w:outlineLvl w:val="1"/>
    </w:pPr>
    <w:rPr>
      <w:rFonts w:ascii="Arial" w:eastAsia="DFKai-SB" w:hAnsi="Arial" w:cs="Times New Roman"/>
      <w:b/>
      <w:bCs/>
      <w:sz w:val="30"/>
      <w:szCs w:val="32"/>
    </w:rPr>
  </w:style>
  <w:style w:type="paragraph" w:styleId="3">
    <w:name w:val="heading 3"/>
    <w:basedOn w:val="a"/>
    <w:next w:val="a"/>
    <w:link w:val="3Char"/>
    <w:uiPriority w:val="9"/>
    <w:qFormat/>
    <w:rsid w:val="00956D07"/>
    <w:pPr>
      <w:keepNext/>
      <w:keepLines/>
      <w:numPr>
        <w:ilvl w:val="2"/>
        <w:numId w:val="1"/>
      </w:numPr>
      <w:tabs>
        <w:tab w:val="left" w:pos="437"/>
        <w:tab w:val="left" w:pos="862"/>
        <w:tab w:val="left" w:pos="2988"/>
        <w:tab w:val="left" w:pos="3030"/>
      </w:tabs>
      <w:spacing w:before="260" w:after="260"/>
      <w:ind w:rightChars="100" w:right="100"/>
      <w:jc w:val="left"/>
      <w:outlineLvl w:val="2"/>
    </w:pPr>
    <w:rPr>
      <w:rFonts w:ascii="Times New Roman" w:eastAsia="DFKai-SB" w:hAnsi="Times New Roman" w:cs="Times New Roman"/>
      <w:b/>
      <w:bCs/>
      <w:sz w:val="28"/>
      <w:szCs w:val="32"/>
      <w:lang w:val="zh-CN"/>
    </w:rPr>
  </w:style>
  <w:style w:type="paragraph" w:styleId="4">
    <w:name w:val="heading 4"/>
    <w:basedOn w:val="a"/>
    <w:next w:val="a"/>
    <w:link w:val="4Char"/>
    <w:uiPriority w:val="9"/>
    <w:qFormat/>
    <w:rsid w:val="00956D07"/>
    <w:pPr>
      <w:keepNext/>
      <w:keepLines/>
      <w:numPr>
        <w:ilvl w:val="3"/>
        <w:numId w:val="1"/>
      </w:numPr>
      <w:tabs>
        <w:tab w:val="left" w:pos="437"/>
        <w:tab w:val="left" w:pos="1289"/>
      </w:tabs>
      <w:spacing w:line="372" w:lineRule="auto"/>
      <w:outlineLvl w:val="3"/>
    </w:pPr>
    <w:rPr>
      <w:rFonts w:ascii="Arial" w:eastAsia="微软雅黑" w:hAnsi="Arial" w:cs="Times New Roman"/>
      <w:b/>
      <w:bCs/>
      <w:sz w:val="28"/>
      <w:szCs w:val="28"/>
      <w:lang w:val="zh-CN"/>
    </w:rPr>
  </w:style>
  <w:style w:type="paragraph" w:styleId="5">
    <w:name w:val="heading 5"/>
    <w:basedOn w:val="a"/>
    <w:next w:val="a"/>
    <w:link w:val="5Char"/>
    <w:uiPriority w:val="9"/>
    <w:qFormat/>
    <w:rsid w:val="00956D07"/>
    <w:pPr>
      <w:keepNext/>
      <w:keepLines/>
      <w:numPr>
        <w:ilvl w:val="4"/>
        <w:numId w:val="1"/>
      </w:numPr>
      <w:tabs>
        <w:tab w:val="left" w:pos="437"/>
      </w:tabs>
      <w:spacing w:before="280" w:after="290" w:line="372" w:lineRule="auto"/>
      <w:outlineLvl w:val="4"/>
    </w:pPr>
    <w:rPr>
      <w:rFonts w:ascii="Times New Roman" w:eastAsia="宋体" w:hAnsi="Times New Roman" w:cs="Times New Roman"/>
      <w:b/>
      <w:bCs/>
      <w:sz w:val="28"/>
      <w:szCs w:val="28"/>
    </w:rPr>
  </w:style>
  <w:style w:type="paragraph" w:styleId="6">
    <w:name w:val="heading 6"/>
    <w:basedOn w:val="a"/>
    <w:next w:val="a"/>
    <w:link w:val="6Char"/>
    <w:uiPriority w:val="9"/>
    <w:qFormat/>
    <w:rsid w:val="00956D07"/>
    <w:pPr>
      <w:keepNext/>
      <w:keepLines/>
      <w:numPr>
        <w:ilvl w:val="5"/>
        <w:numId w:val="1"/>
      </w:numPr>
      <w:tabs>
        <w:tab w:val="left" w:pos="437"/>
      </w:tabs>
      <w:spacing w:before="240" w:after="64" w:line="317" w:lineRule="auto"/>
      <w:outlineLvl w:val="5"/>
    </w:pPr>
    <w:rPr>
      <w:rFonts w:ascii="Arial" w:eastAsia="黑体" w:hAnsi="Arial" w:cs="Times New Roman"/>
      <w:b/>
      <w:bCs/>
      <w:sz w:val="24"/>
      <w:szCs w:val="24"/>
    </w:rPr>
  </w:style>
  <w:style w:type="paragraph" w:styleId="7">
    <w:name w:val="heading 7"/>
    <w:basedOn w:val="a"/>
    <w:next w:val="a"/>
    <w:link w:val="7Char"/>
    <w:uiPriority w:val="9"/>
    <w:qFormat/>
    <w:rsid w:val="00956D07"/>
    <w:pPr>
      <w:keepNext/>
      <w:keepLines/>
      <w:numPr>
        <w:ilvl w:val="6"/>
        <w:numId w:val="1"/>
      </w:numPr>
      <w:tabs>
        <w:tab w:val="left" w:pos="437"/>
      </w:tabs>
      <w:spacing w:before="240" w:after="64" w:line="317" w:lineRule="auto"/>
      <w:outlineLvl w:val="6"/>
    </w:pPr>
    <w:rPr>
      <w:rFonts w:ascii="Times New Roman" w:eastAsia="宋体" w:hAnsi="Times New Roman" w:cs="Times New Roman"/>
      <w:b/>
      <w:bCs/>
      <w:sz w:val="24"/>
      <w:szCs w:val="24"/>
    </w:rPr>
  </w:style>
  <w:style w:type="paragraph" w:styleId="8">
    <w:name w:val="heading 8"/>
    <w:basedOn w:val="a"/>
    <w:next w:val="a"/>
    <w:link w:val="8Char"/>
    <w:uiPriority w:val="9"/>
    <w:qFormat/>
    <w:rsid w:val="00956D07"/>
    <w:pPr>
      <w:keepNext/>
      <w:keepLines/>
      <w:numPr>
        <w:ilvl w:val="7"/>
        <w:numId w:val="1"/>
      </w:numPr>
      <w:spacing w:before="240" w:after="64" w:line="317" w:lineRule="auto"/>
      <w:outlineLvl w:val="7"/>
    </w:pPr>
    <w:rPr>
      <w:rFonts w:ascii="Arial" w:eastAsia="黑体" w:hAnsi="Arial" w:cs="Times New Roman"/>
      <w:sz w:val="24"/>
      <w:szCs w:val="24"/>
    </w:rPr>
  </w:style>
  <w:style w:type="paragraph" w:styleId="9">
    <w:name w:val="heading 9"/>
    <w:basedOn w:val="a"/>
    <w:next w:val="a"/>
    <w:link w:val="9Char"/>
    <w:qFormat/>
    <w:rsid w:val="00956D07"/>
    <w:pPr>
      <w:keepNext/>
      <w:keepLines/>
      <w:numPr>
        <w:ilvl w:val="8"/>
        <w:numId w:val="1"/>
      </w:numPr>
      <w:spacing w:before="240" w:after="64" w:line="317" w:lineRule="auto"/>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56D0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56D07"/>
    <w:rPr>
      <w:sz w:val="18"/>
      <w:szCs w:val="18"/>
    </w:rPr>
  </w:style>
  <w:style w:type="paragraph" w:styleId="a4">
    <w:name w:val="footer"/>
    <w:basedOn w:val="a"/>
    <w:link w:val="Char0"/>
    <w:uiPriority w:val="99"/>
    <w:unhideWhenUsed/>
    <w:rsid w:val="00956D07"/>
    <w:pPr>
      <w:tabs>
        <w:tab w:val="center" w:pos="4153"/>
        <w:tab w:val="right" w:pos="8306"/>
      </w:tabs>
      <w:snapToGrid w:val="0"/>
      <w:jc w:val="left"/>
    </w:pPr>
    <w:rPr>
      <w:sz w:val="18"/>
      <w:szCs w:val="18"/>
    </w:rPr>
  </w:style>
  <w:style w:type="character" w:customStyle="1" w:styleId="Char0">
    <w:name w:val="页脚 Char"/>
    <w:basedOn w:val="a0"/>
    <w:link w:val="a4"/>
    <w:uiPriority w:val="99"/>
    <w:rsid w:val="00956D07"/>
    <w:rPr>
      <w:sz w:val="18"/>
      <w:szCs w:val="18"/>
    </w:rPr>
  </w:style>
  <w:style w:type="character" w:customStyle="1" w:styleId="1Char">
    <w:name w:val="标题 1 Char"/>
    <w:basedOn w:val="a0"/>
    <w:link w:val="1"/>
    <w:uiPriority w:val="9"/>
    <w:rsid w:val="00956D07"/>
    <w:rPr>
      <w:rFonts w:ascii="DFKai-SB" w:eastAsia="宋体" w:hAnsi="DFKai-SB" w:cs="DFKai-SB"/>
      <w:b/>
      <w:bCs/>
      <w:kern w:val="44"/>
      <w:sz w:val="32"/>
      <w:szCs w:val="24"/>
      <w:lang w:val="zh-CN"/>
    </w:rPr>
  </w:style>
  <w:style w:type="character" w:customStyle="1" w:styleId="2Char">
    <w:name w:val="标题 2 Char"/>
    <w:basedOn w:val="a0"/>
    <w:link w:val="2"/>
    <w:uiPriority w:val="9"/>
    <w:rsid w:val="00956D07"/>
    <w:rPr>
      <w:rFonts w:ascii="Arial" w:eastAsia="DFKai-SB" w:hAnsi="Arial" w:cs="Times New Roman"/>
      <w:b/>
      <w:bCs/>
      <w:sz w:val="30"/>
      <w:szCs w:val="32"/>
    </w:rPr>
  </w:style>
  <w:style w:type="character" w:customStyle="1" w:styleId="3Char">
    <w:name w:val="标题 3 Char"/>
    <w:basedOn w:val="a0"/>
    <w:link w:val="3"/>
    <w:uiPriority w:val="9"/>
    <w:rsid w:val="00956D07"/>
    <w:rPr>
      <w:rFonts w:ascii="Times New Roman" w:eastAsia="DFKai-SB" w:hAnsi="Times New Roman" w:cs="Times New Roman"/>
      <w:b/>
      <w:bCs/>
      <w:sz w:val="28"/>
      <w:szCs w:val="32"/>
      <w:lang w:val="zh-CN"/>
    </w:rPr>
  </w:style>
  <w:style w:type="character" w:customStyle="1" w:styleId="4Char">
    <w:name w:val="标题 4 Char"/>
    <w:basedOn w:val="a0"/>
    <w:link w:val="4"/>
    <w:uiPriority w:val="9"/>
    <w:rsid w:val="00956D07"/>
    <w:rPr>
      <w:rFonts w:ascii="Arial" w:eastAsia="微软雅黑" w:hAnsi="Arial" w:cs="Times New Roman"/>
      <w:b/>
      <w:bCs/>
      <w:sz w:val="28"/>
      <w:szCs w:val="28"/>
      <w:lang w:val="zh-CN"/>
    </w:rPr>
  </w:style>
  <w:style w:type="character" w:customStyle="1" w:styleId="5Char">
    <w:name w:val="标题 5 Char"/>
    <w:basedOn w:val="a0"/>
    <w:link w:val="5"/>
    <w:uiPriority w:val="9"/>
    <w:rsid w:val="00956D07"/>
    <w:rPr>
      <w:rFonts w:ascii="Times New Roman" w:eastAsia="宋体" w:hAnsi="Times New Roman" w:cs="Times New Roman"/>
      <w:b/>
      <w:bCs/>
      <w:sz w:val="28"/>
      <w:szCs w:val="28"/>
    </w:rPr>
  </w:style>
  <w:style w:type="character" w:customStyle="1" w:styleId="6Char">
    <w:name w:val="标题 6 Char"/>
    <w:basedOn w:val="a0"/>
    <w:link w:val="6"/>
    <w:uiPriority w:val="9"/>
    <w:rsid w:val="00956D07"/>
    <w:rPr>
      <w:rFonts w:ascii="Arial" w:eastAsia="黑体" w:hAnsi="Arial" w:cs="Times New Roman"/>
      <w:b/>
      <w:bCs/>
      <w:sz w:val="24"/>
      <w:szCs w:val="24"/>
    </w:rPr>
  </w:style>
  <w:style w:type="character" w:customStyle="1" w:styleId="7Char">
    <w:name w:val="标题 7 Char"/>
    <w:basedOn w:val="a0"/>
    <w:link w:val="7"/>
    <w:uiPriority w:val="9"/>
    <w:rsid w:val="00956D07"/>
    <w:rPr>
      <w:rFonts w:ascii="Times New Roman" w:eastAsia="宋体" w:hAnsi="Times New Roman" w:cs="Times New Roman"/>
      <w:b/>
      <w:bCs/>
      <w:sz w:val="24"/>
      <w:szCs w:val="24"/>
    </w:rPr>
  </w:style>
  <w:style w:type="character" w:customStyle="1" w:styleId="8Char">
    <w:name w:val="标题 8 Char"/>
    <w:basedOn w:val="a0"/>
    <w:link w:val="8"/>
    <w:uiPriority w:val="9"/>
    <w:rsid w:val="00956D07"/>
    <w:rPr>
      <w:rFonts w:ascii="Arial" w:eastAsia="黑体" w:hAnsi="Arial" w:cs="Times New Roman"/>
      <w:sz w:val="24"/>
      <w:szCs w:val="24"/>
    </w:rPr>
  </w:style>
  <w:style w:type="character" w:customStyle="1" w:styleId="9Char">
    <w:name w:val="标题 9 Char"/>
    <w:basedOn w:val="a0"/>
    <w:link w:val="9"/>
    <w:rsid w:val="00956D07"/>
    <w:rPr>
      <w:rFonts w:ascii="Arial" w:eastAsia="黑体" w:hAnsi="Arial" w:cs="Times New Roman"/>
      <w:sz w:val="32"/>
      <w:szCs w:val="21"/>
    </w:rPr>
  </w:style>
  <w:style w:type="paragraph" w:styleId="a5">
    <w:name w:val="List Paragraph"/>
    <w:basedOn w:val="a"/>
    <w:uiPriority w:val="34"/>
    <w:qFormat/>
    <w:rsid w:val="00956D07"/>
    <w:pPr>
      <w:ind w:firstLineChars="200" w:firstLine="420"/>
    </w:pPr>
  </w:style>
  <w:style w:type="table" w:styleId="a6">
    <w:name w:val="Table Grid"/>
    <w:basedOn w:val="a1"/>
    <w:uiPriority w:val="39"/>
    <w:rsid w:val="00956D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1"/>
    <w:uiPriority w:val="99"/>
    <w:semiHidden/>
    <w:unhideWhenUsed/>
    <w:rsid w:val="00956D07"/>
    <w:rPr>
      <w:sz w:val="18"/>
      <w:szCs w:val="18"/>
    </w:rPr>
  </w:style>
  <w:style w:type="character" w:customStyle="1" w:styleId="Char1">
    <w:name w:val="批注框文本 Char"/>
    <w:basedOn w:val="a0"/>
    <w:link w:val="a7"/>
    <w:uiPriority w:val="99"/>
    <w:semiHidden/>
    <w:rsid w:val="00956D07"/>
    <w:rPr>
      <w:rFonts w:eastAsia="仿宋"/>
      <w:sz w:val="18"/>
      <w:szCs w:val="18"/>
    </w:rPr>
  </w:style>
  <w:style w:type="paragraph" w:styleId="a8">
    <w:name w:val="caption"/>
    <w:basedOn w:val="a"/>
    <w:next w:val="a"/>
    <w:uiPriority w:val="35"/>
    <w:unhideWhenUsed/>
    <w:qFormat/>
    <w:rsid w:val="00AE404D"/>
    <w:rPr>
      <w:rFonts w:asciiTheme="majorHAnsi" w:eastAsia="黑体" w:hAnsiTheme="majorHAnsi" w:cstheme="majorBidi"/>
      <w:sz w:val="20"/>
      <w:szCs w:val="20"/>
    </w:rPr>
  </w:style>
  <w:style w:type="character" w:styleId="a9">
    <w:name w:val="annotation reference"/>
    <w:basedOn w:val="a0"/>
    <w:uiPriority w:val="99"/>
    <w:semiHidden/>
    <w:unhideWhenUsed/>
    <w:rsid w:val="006E49A1"/>
    <w:rPr>
      <w:sz w:val="21"/>
      <w:szCs w:val="21"/>
    </w:rPr>
  </w:style>
  <w:style w:type="paragraph" w:styleId="aa">
    <w:name w:val="annotation text"/>
    <w:basedOn w:val="a"/>
    <w:link w:val="Char2"/>
    <w:uiPriority w:val="99"/>
    <w:semiHidden/>
    <w:unhideWhenUsed/>
    <w:rsid w:val="006E49A1"/>
    <w:pPr>
      <w:jc w:val="left"/>
    </w:pPr>
    <w:rPr>
      <w:rFonts w:eastAsiaTheme="minorEastAsia"/>
      <w:sz w:val="21"/>
    </w:rPr>
  </w:style>
  <w:style w:type="character" w:customStyle="1" w:styleId="Char2">
    <w:name w:val="批注文字 Char"/>
    <w:basedOn w:val="a0"/>
    <w:link w:val="aa"/>
    <w:uiPriority w:val="99"/>
    <w:semiHidden/>
    <w:rsid w:val="006E49A1"/>
  </w:style>
  <w:style w:type="table" w:styleId="-2">
    <w:name w:val="Light Shading Accent 2"/>
    <w:basedOn w:val="a1"/>
    <w:uiPriority w:val="60"/>
    <w:rsid w:val="00B53CD8"/>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ab">
    <w:name w:val="annotation subject"/>
    <w:basedOn w:val="aa"/>
    <w:next w:val="aa"/>
    <w:link w:val="Char3"/>
    <w:uiPriority w:val="99"/>
    <w:semiHidden/>
    <w:unhideWhenUsed/>
    <w:rsid w:val="00072BBD"/>
    <w:rPr>
      <w:rFonts w:eastAsia="仿宋"/>
      <w:b/>
      <w:bCs/>
      <w:sz w:val="32"/>
    </w:rPr>
  </w:style>
  <w:style w:type="character" w:customStyle="1" w:styleId="Char3">
    <w:name w:val="批注主题 Char"/>
    <w:basedOn w:val="Char2"/>
    <w:link w:val="ab"/>
    <w:uiPriority w:val="99"/>
    <w:semiHidden/>
    <w:rsid w:val="00072BBD"/>
    <w:rPr>
      <w:rFonts w:eastAsia="仿宋"/>
      <w:b/>
      <w:b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file:///E:\&#22269;&#20803;&#20445;&#38505;\&#22269;&#20803;&#26448;&#26009;\&#20013;&#31185;&#36719;&#26448;&#26009;\&#22269;&#20803;&#20892;&#19994;&#20445;&#38505;&#38656;&#27714;&#25991;&#26723;\&#23450;&#31295;-2017-11-20\&#28165;&#21333;&#34920;&#26684;&#21512;&#38598;.xlsx"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CDD418-FD71-4D5E-B817-D777C6721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50</Pages>
  <Words>2242</Words>
  <Characters>12783</Characters>
  <Application>Microsoft Office Word</Application>
  <DocSecurity>0</DocSecurity>
  <Lines>106</Lines>
  <Paragraphs>29</Paragraphs>
  <ScaleCrop>false</ScaleCrop>
  <Company/>
  <LinksUpToDate>false</LinksUpToDate>
  <CharactersWithSpaces>14996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ThinkPad</cp:lastModifiedBy>
  <cp:revision>6</cp:revision>
  <dcterms:created xsi:type="dcterms:W3CDTF">2017-12-19T02:34:00Z</dcterms:created>
  <dcterms:modified xsi:type="dcterms:W3CDTF">2017-12-28T03:06:00Z</dcterms:modified>
</cp:coreProperties>
</file>