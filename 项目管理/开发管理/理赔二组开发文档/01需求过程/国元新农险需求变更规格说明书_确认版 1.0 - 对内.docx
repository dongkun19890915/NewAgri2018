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453" w:rsidRPr="00B67F0C" w:rsidRDefault="008C5453" w:rsidP="008C5453">
      <w:pPr>
        <w:jc w:val="center"/>
        <w:rPr>
          <w:rFonts w:ascii="仿宋" w:hAnsi="仿宋"/>
          <w:color w:val="000000" w:themeColor="text1"/>
          <w:sz w:val="48"/>
          <w:szCs w:val="48"/>
        </w:rPr>
      </w:pPr>
      <w:bookmarkStart w:id="0" w:name="_Hlk482877051"/>
      <w:bookmarkEnd w:id="0"/>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宋体" w:eastAsia="宋体" w:hAnsi="宋体"/>
          <w:b/>
          <w:color w:val="000000" w:themeColor="text1"/>
          <w:sz w:val="56"/>
          <w:szCs w:val="84"/>
        </w:rPr>
      </w:pPr>
      <w:proofErr w:type="gramStart"/>
      <w:r w:rsidRPr="00B67F0C">
        <w:rPr>
          <w:rFonts w:ascii="宋体" w:eastAsia="宋体" w:hAnsi="宋体" w:hint="eastAsia"/>
          <w:b/>
          <w:color w:val="000000" w:themeColor="text1"/>
          <w:sz w:val="56"/>
          <w:szCs w:val="84"/>
        </w:rPr>
        <w:t>国元农业</w:t>
      </w:r>
      <w:proofErr w:type="gramEnd"/>
      <w:r w:rsidRPr="00B67F0C">
        <w:rPr>
          <w:rFonts w:ascii="宋体" w:eastAsia="宋体" w:hAnsi="宋体" w:hint="eastAsia"/>
          <w:b/>
          <w:color w:val="000000" w:themeColor="text1"/>
          <w:sz w:val="56"/>
          <w:szCs w:val="84"/>
        </w:rPr>
        <w:t>保险</w:t>
      </w:r>
    </w:p>
    <w:p w:rsidR="008C5453" w:rsidRPr="00B67F0C" w:rsidRDefault="008C5453" w:rsidP="008C5453">
      <w:pPr>
        <w:jc w:val="center"/>
        <w:rPr>
          <w:rFonts w:ascii="宋体" w:eastAsia="宋体" w:hAnsi="宋体"/>
          <w:b/>
          <w:color w:val="000000" w:themeColor="text1"/>
          <w:sz w:val="56"/>
          <w:szCs w:val="84"/>
        </w:rPr>
      </w:pPr>
      <w:r w:rsidRPr="00B67F0C">
        <w:rPr>
          <w:rFonts w:ascii="宋体" w:eastAsia="宋体" w:hAnsi="宋体" w:hint="eastAsia"/>
          <w:b/>
          <w:color w:val="000000" w:themeColor="text1"/>
          <w:sz w:val="56"/>
          <w:szCs w:val="84"/>
        </w:rPr>
        <w:t>新农险</w:t>
      </w:r>
      <w:r w:rsidRPr="00B67F0C">
        <w:rPr>
          <w:rFonts w:ascii="宋体" w:eastAsia="宋体" w:hAnsi="宋体"/>
          <w:b/>
          <w:color w:val="000000" w:themeColor="text1"/>
          <w:sz w:val="56"/>
          <w:szCs w:val="84"/>
        </w:rPr>
        <w:t>需求变更</w:t>
      </w:r>
      <w:r w:rsidRPr="00B67F0C">
        <w:rPr>
          <w:rFonts w:ascii="宋体" w:eastAsia="宋体" w:hAnsi="宋体" w:hint="eastAsia"/>
          <w:b/>
          <w:color w:val="000000" w:themeColor="text1"/>
          <w:sz w:val="56"/>
          <w:szCs w:val="84"/>
        </w:rPr>
        <w:t>规格</w:t>
      </w:r>
      <w:r w:rsidRPr="00B67F0C">
        <w:rPr>
          <w:rFonts w:ascii="宋体" w:eastAsia="宋体" w:hAnsi="宋体"/>
          <w:b/>
          <w:color w:val="000000" w:themeColor="text1"/>
          <w:sz w:val="56"/>
          <w:szCs w:val="84"/>
        </w:rPr>
        <w:t>说明书</w:t>
      </w: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 w:val="48"/>
          <w:szCs w:val="48"/>
        </w:rPr>
      </w:pPr>
    </w:p>
    <w:p w:rsidR="008C5453" w:rsidRPr="00B67F0C" w:rsidRDefault="008C5453" w:rsidP="008C5453">
      <w:pPr>
        <w:jc w:val="center"/>
        <w:rPr>
          <w:rFonts w:ascii="仿宋" w:hAnsi="仿宋"/>
          <w:color w:val="000000" w:themeColor="text1"/>
          <w:szCs w:val="32"/>
        </w:rPr>
      </w:pPr>
      <w:r w:rsidRPr="00B67F0C">
        <w:rPr>
          <w:rFonts w:ascii="仿宋" w:hAnsi="仿宋" w:hint="eastAsia"/>
          <w:color w:val="000000" w:themeColor="text1"/>
          <w:szCs w:val="32"/>
        </w:rPr>
        <w:t>中科软</w:t>
      </w:r>
      <w:r w:rsidRPr="00B67F0C">
        <w:rPr>
          <w:rFonts w:ascii="仿宋" w:hAnsi="仿宋"/>
          <w:color w:val="000000" w:themeColor="text1"/>
          <w:szCs w:val="32"/>
        </w:rPr>
        <w:t>科技</w:t>
      </w:r>
      <w:r w:rsidRPr="00B67F0C">
        <w:rPr>
          <w:rFonts w:ascii="仿宋" w:hAnsi="仿宋" w:hint="eastAsia"/>
          <w:color w:val="000000" w:themeColor="text1"/>
          <w:szCs w:val="32"/>
        </w:rPr>
        <w:t>股份</w:t>
      </w:r>
      <w:r w:rsidRPr="00B67F0C">
        <w:rPr>
          <w:rFonts w:ascii="仿宋" w:hAnsi="仿宋"/>
          <w:color w:val="000000" w:themeColor="text1"/>
          <w:szCs w:val="32"/>
        </w:rPr>
        <w:t>有限公司</w:t>
      </w:r>
    </w:p>
    <w:p w:rsidR="008C5453" w:rsidRPr="00B67F0C" w:rsidRDefault="008C5453" w:rsidP="008C5453">
      <w:pPr>
        <w:jc w:val="center"/>
        <w:rPr>
          <w:rFonts w:ascii="仿宋" w:hAnsi="仿宋"/>
          <w:color w:val="000000" w:themeColor="text1"/>
          <w:szCs w:val="32"/>
        </w:rPr>
      </w:pPr>
    </w:p>
    <w:p w:rsidR="008C5453" w:rsidRPr="00B67F0C" w:rsidRDefault="008C5453" w:rsidP="008C5453">
      <w:pPr>
        <w:jc w:val="center"/>
        <w:rPr>
          <w:rFonts w:ascii="仿宋" w:hAnsi="仿宋"/>
          <w:color w:val="000000" w:themeColor="text1"/>
          <w:szCs w:val="32"/>
        </w:rPr>
      </w:pPr>
    </w:p>
    <w:p w:rsidR="008C5453" w:rsidRPr="00B67F0C" w:rsidRDefault="008C5453" w:rsidP="008C5453">
      <w:pPr>
        <w:jc w:val="center"/>
        <w:rPr>
          <w:rFonts w:ascii="仿宋" w:hAnsi="仿宋"/>
          <w:color w:val="000000" w:themeColor="text1"/>
          <w:szCs w:val="32"/>
        </w:rPr>
      </w:pPr>
      <w:r w:rsidRPr="00B67F0C">
        <w:rPr>
          <w:rFonts w:ascii="仿宋" w:hAnsi="仿宋" w:hint="eastAsia"/>
          <w:color w:val="000000" w:themeColor="text1"/>
          <w:szCs w:val="32"/>
        </w:rPr>
        <w:t>201</w:t>
      </w:r>
      <w:r w:rsidRPr="00B67F0C">
        <w:rPr>
          <w:rFonts w:ascii="仿宋" w:hAnsi="仿宋"/>
          <w:color w:val="000000" w:themeColor="text1"/>
          <w:szCs w:val="32"/>
        </w:rPr>
        <w:t>7</w:t>
      </w:r>
      <w:r w:rsidRPr="00B67F0C">
        <w:rPr>
          <w:rFonts w:ascii="仿宋" w:hAnsi="仿宋" w:hint="eastAsia"/>
          <w:color w:val="000000" w:themeColor="text1"/>
          <w:szCs w:val="32"/>
        </w:rPr>
        <w:t>年</w:t>
      </w:r>
      <w:r w:rsidRPr="00B67F0C">
        <w:rPr>
          <w:rFonts w:ascii="仿宋" w:hAnsi="仿宋"/>
          <w:color w:val="000000" w:themeColor="text1"/>
          <w:szCs w:val="32"/>
        </w:rPr>
        <w:t>1</w:t>
      </w:r>
      <w:r w:rsidRPr="00B67F0C">
        <w:rPr>
          <w:rFonts w:ascii="仿宋" w:hAnsi="仿宋" w:hint="eastAsia"/>
          <w:color w:val="000000" w:themeColor="text1"/>
          <w:szCs w:val="32"/>
        </w:rPr>
        <w:t>2月</w:t>
      </w:r>
    </w:p>
    <w:p w:rsidR="008C5453" w:rsidRPr="00B67F0C" w:rsidRDefault="008C5453" w:rsidP="008C5453">
      <w:pPr>
        <w:jc w:val="center"/>
        <w:rPr>
          <w:rFonts w:ascii="仿宋" w:hAnsi="仿宋"/>
          <w:color w:val="000000" w:themeColor="text1"/>
          <w:sz w:val="28"/>
          <w:szCs w:val="28"/>
        </w:rPr>
      </w:pPr>
    </w:p>
    <w:p w:rsidR="008C5453" w:rsidRPr="00B67F0C" w:rsidRDefault="008C5453" w:rsidP="008C5453">
      <w:pPr>
        <w:jc w:val="center"/>
        <w:rPr>
          <w:rFonts w:ascii="仿宋" w:hAnsi="仿宋"/>
          <w:color w:val="000000" w:themeColor="text1"/>
          <w:sz w:val="28"/>
          <w:szCs w:val="28"/>
        </w:rPr>
      </w:pPr>
    </w:p>
    <w:p w:rsidR="008C5453" w:rsidRPr="00B67F0C" w:rsidRDefault="008C5453" w:rsidP="008C5453">
      <w:pPr>
        <w:jc w:val="center"/>
        <w:rPr>
          <w:rFonts w:ascii="仿宋" w:hAnsi="仿宋"/>
          <w:color w:val="000000" w:themeColor="text1"/>
          <w:sz w:val="28"/>
          <w:szCs w:val="28"/>
        </w:rPr>
      </w:pPr>
    </w:p>
    <w:p w:rsidR="008C5453" w:rsidRPr="00B67F0C" w:rsidRDefault="008C5453" w:rsidP="008C5453">
      <w:pPr>
        <w:jc w:val="center"/>
        <w:rPr>
          <w:rFonts w:ascii="仿宋" w:hAnsi="仿宋"/>
          <w:color w:val="000000" w:themeColor="text1"/>
          <w:sz w:val="28"/>
          <w:szCs w:val="28"/>
        </w:rPr>
      </w:pPr>
    </w:p>
    <w:p w:rsidR="008C5453" w:rsidRPr="00B67F0C" w:rsidRDefault="008C5453" w:rsidP="008C5453">
      <w:pPr>
        <w:jc w:val="center"/>
        <w:rPr>
          <w:rFonts w:ascii="仿宋" w:hAnsi="仿宋"/>
          <w:color w:val="000000" w:themeColor="text1"/>
          <w:sz w:val="28"/>
          <w:szCs w:val="28"/>
        </w:rPr>
      </w:pPr>
    </w:p>
    <w:p w:rsidR="00C56C2E" w:rsidRPr="00B67F0C" w:rsidRDefault="00C56C2E" w:rsidP="008C5453">
      <w:pPr>
        <w:jc w:val="center"/>
        <w:rPr>
          <w:rFonts w:ascii="仿宋" w:hAnsi="仿宋"/>
          <w:color w:val="000000" w:themeColor="text1"/>
          <w:sz w:val="28"/>
          <w:szCs w:val="28"/>
        </w:rPr>
      </w:pPr>
    </w:p>
    <w:tbl>
      <w:tblPr>
        <w:tblW w:w="8505" w:type="dxa"/>
        <w:jc w:val="center"/>
        <w:tblLayout w:type="fixed"/>
        <w:tblLook w:val="04A0" w:firstRow="1" w:lastRow="0" w:firstColumn="1" w:lastColumn="0" w:noHBand="0" w:noVBand="1"/>
      </w:tblPr>
      <w:tblGrid>
        <w:gridCol w:w="1404"/>
        <w:gridCol w:w="1248"/>
        <w:gridCol w:w="1701"/>
        <w:gridCol w:w="1601"/>
        <w:gridCol w:w="2551"/>
      </w:tblGrid>
      <w:tr w:rsidR="00B67F0C" w:rsidRPr="00B67F0C" w:rsidTr="001833CA">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p w:rsidR="003B53E4" w:rsidRPr="00B67F0C" w:rsidRDefault="003B53E4" w:rsidP="001833CA">
            <w:pPr>
              <w:autoSpaceDE w:val="0"/>
              <w:autoSpaceDN w:val="0"/>
              <w:adjustRightInd w:val="0"/>
              <w:jc w:val="center"/>
              <w:rPr>
                <w:rFonts w:ascii="仿宋" w:hAnsi="仿宋"/>
                <w:color w:val="000000" w:themeColor="text1"/>
                <w:sz w:val="30"/>
                <w:szCs w:val="30"/>
              </w:rPr>
            </w:pPr>
            <w:proofErr w:type="gramStart"/>
            <w:r w:rsidRPr="00B67F0C">
              <w:rPr>
                <w:rFonts w:ascii="仿宋" w:hAnsi="仿宋" w:hint="eastAsia"/>
                <w:color w:val="000000" w:themeColor="text1"/>
                <w:sz w:val="30"/>
                <w:szCs w:val="30"/>
              </w:rPr>
              <w:lastRenderedPageBreak/>
              <w:t>国元农业</w:t>
            </w:r>
            <w:proofErr w:type="gramEnd"/>
            <w:r w:rsidRPr="00B67F0C">
              <w:rPr>
                <w:rFonts w:ascii="仿宋" w:hAnsi="仿宋" w:hint="eastAsia"/>
                <w:color w:val="000000" w:themeColor="text1"/>
                <w:sz w:val="30"/>
                <w:szCs w:val="30"/>
              </w:rPr>
              <w:t>保险</w:t>
            </w:r>
          </w:p>
          <w:p w:rsidR="003B53E4" w:rsidRPr="00B67F0C" w:rsidRDefault="003B53E4" w:rsidP="00B67F0C">
            <w:pPr>
              <w:autoSpaceDE w:val="0"/>
              <w:autoSpaceDN w:val="0"/>
              <w:adjustRightInd w:val="0"/>
              <w:jc w:val="center"/>
              <w:rPr>
                <w:rFonts w:ascii="仿宋" w:hAnsi="仿宋"/>
                <w:color w:val="000000" w:themeColor="text1"/>
                <w:sz w:val="36"/>
                <w:szCs w:val="36"/>
              </w:rPr>
            </w:pPr>
            <w:r w:rsidRPr="00B67F0C">
              <w:rPr>
                <w:rFonts w:ascii="仿宋" w:hAnsi="仿宋" w:hint="eastAsia"/>
                <w:color w:val="000000" w:themeColor="text1"/>
                <w:sz w:val="30"/>
                <w:szCs w:val="30"/>
              </w:rPr>
              <w:t>新农险</w:t>
            </w:r>
            <w:r w:rsidRPr="00B67F0C">
              <w:rPr>
                <w:rFonts w:ascii="仿宋" w:hAnsi="仿宋"/>
                <w:color w:val="000000" w:themeColor="text1"/>
                <w:sz w:val="30"/>
                <w:szCs w:val="30"/>
              </w:rPr>
              <w:t>需求变更规格说明</w:t>
            </w:r>
            <w:proofErr w:type="gramStart"/>
            <w:r w:rsidRPr="00B67F0C">
              <w:rPr>
                <w:rFonts w:ascii="仿宋" w:hAnsi="仿宋"/>
                <w:color w:val="000000" w:themeColor="text1"/>
                <w:sz w:val="30"/>
                <w:szCs w:val="30"/>
              </w:rPr>
              <w:t>书</w:t>
            </w:r>
            <w:r w:rsidRPr="00B67F0C">
              <w:rPr>
                <w:rFonts w:ascii="仿宋" w:hAnsi="仿宋" w:hint="eastAsia"/>
                <w:color w:val="000000" w:themeColor="text1"/>
                <w:sz w:val="30"/>
                <w:szCs w:val="30"/>
              </w:rPr>
              <w:t>文件</w:t>
            </w:r>
            <w:proofErr w:type="gramEnd"/>
            <w:r w:rsidRPr="00B67F0C">
              <w:rPr>
                <w:rFonts w:ascii="仿宋" w:hAnsi="仿宋" w:hint="eastAsia"/>
                <w:color w:val="000000" w:themeColor="text1"/>
                <w:sz w:val="30"/>
                <w:szCs w:val="30"/>
              </w:rPr>
              <w:t>确认纪录表</w:t>
            </w:r>
          </w:p>
        </w:tc>
      </w:tr>
      <w:tr w:rsidR="00B67F0C" w:rsidRPr="00B67F0C" w:rsidTr="001833CA">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tbl>
            <w:tblPr>
              <w:tblW w:w="8235" w:type="dxa"/>
              <w:tblLayout w:type="fixed"/>
              <w:tblLook w:val="04A0" w:firstRow="1" w:lastRow="0" w:firstColumn="1" w:lastColumn="0" w:noHBand="0" w:noVBand="1"/>
            </w:tblPr>
            <w:tblGrid>
              <w:gridCol w:w="1405"/>
              <w:gridCol w:w="6830"/>
            </w:tblGrid>
            <w:tr w:rsidR="00B67F0C" w:rsidRPr="00B67F0C" w:rsidTr="001833CA">
              <w:trPr>
                <w:trHeight w:val="455"/>
              </w:trPr>
              <w:tc>
                <w:tcPr>
                  <w:tcW w:w="1405" w:type="dxa"/>
                  <w:shd w:val="pct10" w:color="auto" w:fill="auto"/>
                  <w:vAlign w:val="center"/>
                </w:tcPr>
                <w:p w:rsidR="003B53E4" w:rsidRPr="00B67F0C" w:rsidRDefault="003B53E4" w:rsidP="001833CA">
                  <w:pPr>
                    <w:autoSpaceDE w:val="0"/>
                    <w:autoSpaceDN w:val="0"/>
                    <w:adjustRightInd w:val="0"/>
                    <w:snapToGrid w:val="0"/>
                    <w:ind w:leftChars="-163" w:left="-522" w:firstLineChars="163" w:firstLine="458"/>
                    <w:jc w:val="distribute"/>
                    <w:rPr>
                      <w:rFonts w:ascii="仿宋" w:hAnsi="仿宋" w:cs="Garamond"/>
                      <w:b/>
                      <w:color w:val="000000" w:themeColor="text1"/>
                      <w:sz w:val="28"/>
                    </w:rPr>
                  </w:pPr>
                  <w:r w:rsidRPr="00B67F0C">
                    <w:rPr>
                      <w:rFonts w:ascii="仿宋" w:hAnsi="仿宋" w:cs="宋体" w:hint="eastAsia"/>
                      <w:b/>
                      <w:color w:val="000000" w:themeColor="text1"/>
                      <w:sz w:val="28"/>
                      <w:lang w:val="zh-CN"/>
                    </w:rPr>
                    <w:t>文件名</w:t>
                  </w:r>
                  <w:r w:rsidRPr="00B67F0C">
                    <w:rPr>
                      <w:rFonts w:ascii="仿宋" w:hAnsi="仿宋" w:cs="宋体"/>
                      <w:b/>
                      <w:color w:val="000000" w:themeColor="text1"/>
                      <w:sz w:val="28"/>
                      <w:lang w:val="zh-CN"/>
                    </w:rPr>
                    <w:t>:</w:t>
                  </w:r>
                </w:p>
              </w:tc>
              <w:tc>
                <w:tcPr>
                  <w:tcW w:w="6830" w:type="dxa"/>
                  <w:vAlign w:val="center"/>
                </w:tcPr>
                <w:p w:rsidR="003B53E4" w:rsidRPr="00B67F0C" w:rsidRDefault="003B53E4" w:rsidP="00B67F0C">
                  <w:pPr>
                    <w:snapToGrid w:val="0"/>
                    <w:rPr>
                      <w:rFonts w:ascii="仿宋" w:hAnsi="仿宋" w:cs="Garamond"/>
                      <w:color w:val="000000" w:themeColor="text1"/>
                      <w:sz w:val="28"/>
                    </w:rPr>
                  </w:pPr>
                  <w:proofErr w:type="gramStart"/>
                  <w:r w:rsidRPr="00B67F0C">
                    <w:rPr>
                      <w:rFonts w:ascii="仿宋" w:hAnsi="仿宋" w:cs="Garamond" w:hint="eastAsia"/>
                      <w:color w:val="000000" w:themeColor="text1"/>
                      <w:sz w:val="28"/>
                    </w:rPr>
                    <w:t>国元农业</w:t>
                  </w:r>
                  <w:proofErr w:type="gramEnd"/>
                  <w:r w:rsidRPr="00B67F0C">
                    <w:rPr>
                      <w:rFonts w:ascii="仿宋" w:hAnsi="仿宋" w:cs="Garamond" w:hint="eastAsia"/>
                      <w:color w:val="000000" w:themeColor="text1"/>
                      <w:sz w:val="28"/>
                    </w:rPr>
                    <w:t>保险新农险</w:t>
                  </w:r>
                  <w:r w:rsidRPr="00B67F0C">
                    <w:rPr>
                      <w:rFonts w:ascii="仿宋" w:hAnsi="仿宋" w:cs="Garamond"/>
                      <w:color w:val="000000" w:themeColor="text1"/>
                      <w:sz w:val="28"/>
                    </w:rPr>
                    <w:t>需求</w:t>
                  </w:r>
                  <w:r w:rsidRPr="00B67F0C">
                    <w:rPr>
                      <w:rFonts w:ascii="仿宋" w:hAnsi="仿宋"/>
                      <w:color w:val="000000" w:themeColor="text1"/>
                      <w:sz w:val="30"/>
                      <w:szCs w:val="30"/>
                    </w:rPr>
                    <w:t>变更</w:t>
                  </w:r>
                  <w:r w:rsidRPr="00B67F0C">
                    <w:rPr>
                      <w:rFonts w:ascii="仿宋" w:hAnsi="仿宋" w:cs="Garamond"/>
                      <w:color w:val="000000" w:themeColor="text1"/>
                      <w:sz w:val="28"/>
                    </w:rPr>
                    <w:t>规格说明书</w:t>
                  </w:r>
                </w:p>
              </w:tc>
            </w:tr>
            <w:tr w:rsidR="00B67F0C" w:rsidRPr="00B67F0C" w:rsidTr="001833CA">
              <w:trPr>
                <w:trHeight w:val="455"/>
              </w:trPr>
              <w:tc>
                <w:tcPr>
                  <w:tcW w:w="1405" w:type="dxa"/>
                  <w:shd w:val="pct10" w:color="auto" w:fill="auto"/>
                  <w:vAlign w:val="center"/>
                </w:tcPr>
                <w:p w:rsidR="003B53E4" w:rsidRPr="00B67F0C" w:rsidRDefault="003B53E4" w:rsidP="001833CA">
                  <w:pPr>
                    <w:autoSpaceDE w:val="0"/>
                    <w:autoSpaceDN w:val="0"/>
                    <w:adjustRightInd w:val="0"/>
                    <w:snapToGrid w:val="0"/>
                    <w:ind w:firstLineChars="10" w:firstLine="28"/>
                    <w:jc w:val="distribute"/>
                    <w:rPr>
                      <w:rFonts w:ascii="仿宋" w:hAnsi="仿宋" w:cs="Garamond"/>
                      <w:b/>
                      <w:color w:val="000000" w:themeColor="text1"/>
                      <w:sz w:val="28"/>
                    </w:rPr>
                  </w:pPr>
                  <w:r w:rsidRPr="00B67F0C">
                    <w:rPr>
                      <w:rFonts w:ascii="仿宋" w:hAnsi="仿宋" w:cs="宋体" w:hint="eastAsia"/>
                      <w:b/>
                      <w:color w:val="000000" w:themeColor="text1"/>
                      <w:sz w:val="28"/>
                      <w:lang w:val="zh-CN"/>
                    </w:rPr>
                    <w:t>说明</w:t>
                  </w:r>
                  <w:r w:rsidRPr="00B67F0C">
                    <w:rPr>
                      <w:rFonts w:ascii="仿宋" w:hAnsi="仿宋" w:cs="宋体"/>
                      <w:b/>
                      <w:color w:val="000000" w:themeColor="text1"/>
                      <w:sz w:val="28"/>
                      <w:lang w:val="zh-CN"/>
                    </w:rPr>
                    <w:t>:</w:t>
                  </w:r>
                </w:p>
              </w:tc>
              <w:tc>
                <w:tcPr>
                  <w:tcW w:w="6830" w:type="dxa"/>
                  <w:vAlign w:val="center"/>
                </w:tcPr>
                <w:p w:rsidR="003B53E4" w:rsidRPr="00B67F0C" w:rsidRDefault="003B53E4" w:rsidP="00B67F0C">
                  <w:pPr>
                    <w:snapToGrid w:val="0"/>
                    <w:rPr>
                      <w:rFonts w:ascii="仿宋" w:hAnsi="仿宋" w:cs="Garamond"/>
                      <w:color w:val="000000" w:themeColor="text1"/>
                      <w:sz w:val="28"/>
                    </w:rPr>
                  </w:pPr>
                  <w:proofErr w:type="gramStart"/>
                  <w:r w:rsidRPr="00B67F0C">
                    <w:rPr>
                      <w:rFonts w:ascii="仿宋" w:hAnsi="仿宋" w:cs="Garamond" w:hint="eastAsia"/>
                      <w:color w:val="000000" w:themeColor="text1"/>
                      <w:sz w:val="28"/>
                    </w:rPr>
                    <w:t>国元农业</w:t>
                  </w:r>
                  <w:proofErr w:type="gramEnd"/>
                  <w:r w:rsidRPr="00B67F0C">
                    <w:rPr>
                      <w:rFonts w:ascii="仿宋" w:hAnsi="仿宋" w:cs="Garamond" w:hint="eastAsia"/>
                      <w:color w:val="000000" w:themeColor="text1"/>
                      <w:sz w:val="28"/>
                    </w:rPr>
                    <w:t>保险新农险</w:t>
                  </w:r>
                  <w:r w:rsidRPr="00B67F0C">
                    <w:rPr>
                      <w:rFonts w:ascii="仿宋" w:hAnsi="仿宋" w:cs="Garamond"/>
                      <w:color w:val="000000" w:themeColor="text1"/>
                      <w:sz w:val="28"/>
                    </w:rPr>
                    <w:t>需求</w:t>
                  </w:r>
                  <w:r w:rsidRPr="00B67F0C">
                    <w:rPr>
                      <w:rFonts w:ascii="仿宋" w:hAnsi="仿宋"/>
                      <w:color w:val="000000" w:themeColor="text1"/>
                      <w:sz w:val="30"/>
                      <w:szCs w:val="30"/>
                    </w:rPr>
                    <w:t>变更</w:t>
                  </w:r>
                  <w:r w:rsidRPr="00B67F0C">
                    <w:rPr>
                      <w:rFonts w:ascii="仿宋" w:hAnsi="仿宋" w:cs="Garamond"/>
                      <w:color w:val="000000" w:themeColor="text1"/>
                      <w:sz w:val="28"/>
                    </w:rPr>
                    <w:t>规格说明书</w:t>
                  </w:r>
                </w:p>
              </w:tc>
            </w:tr>
          </w:tbl>
          <w:p w:rsidR="003B53E4" w:rsidRPr="00B67F0C" w:rsidRDefault="003B53E4" w:rsidP="001833CA">
            <w:pPr>
              <w:pStyle w:val="a9"/>
              <w:ind w:firstLine="480"/>
              <w:jc w:val="left"/>
              <w:rPr>
                <w:rFonts w:ascii="仿宋" w:eastAsia="仿宋" w:hAnsi="仿宋" w:cs="宋体"/>
                <w:b w:val="0"/>
                <w:bCs w:val="0"/>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shd w:val="pct10" w:color="auto" w:fill="auto"/>
            <w:vAlign w:val="center"/>
          </w:tcPr>
          <w:p w:rsidR="003B53E4" w:rsidRPr="00B67F0C" w:rsidRDefault="003B53E4" w:rsidP="001833CA">
            <w:pPr>
              <w:autoSpaceDE w:val="0"/>
              <w:autoSpaceDN w:val="0"/>
              <w:adjustRightInd w:val="0"/>
              <w:spacing w:before="60" w:after="60"/>
              <w:ind w:firstLine="10"/>
              <w:jc w:val="center"/>
              <w:rPr>
                <w:rFonts w:ascii="仿宋" w:hAnsi="仿宋" w:cs="Garamond"/>
                <w:bCs/>
                <w:color w:val="000000" w:themeColor="text1"/>
                <w:sz w:val="28"/>
              </w:rPr>
            </w:pPr>
            <w:r w:rsidRPr="00B67F0C">
              <w:rPr>
                <w:rFonts w:ascii="仿宋" w:hAnsi="仿宋" w:cs="宋体" w:hint="eastAsia"/>
                <w:bCs/>
                <w:color w:val="000000" w:themeColor="text1"/>
                <w:sz w:val="28"/>
                <w:lang w:val="zh-CN"/>
              </w:rPr>
              <w:t>部门</w:t>
            </w:r>
          </w:p>
        </w:tc>
        <w:tc>
          <w:tcPr>
            <w:tcW w:w="1248" w:type="dxa"/>
            <w:tcBorders>
              <w:top w:val="single" w:sz="4" w:space="0" w:color="auto"/>
              <w:left w:val="single" w:sz="4" w:space="0" w:color="auto"/>
              <w:bottom w:val="single" w:sz="4" w:space="0" w:color="auto"/>
              <w:right w:val="single" w:sz="4" w:space="0" w:color="auto"/>
            </w:tcBorders>
            <w:shd w:val="pct10" w:color="auto" w:fill="auto"/>
            <w:vAlign w:val="center"/>
          </w:tcPr>
          <w:p w:rsidR="003B53E4" w:rsidRPr="00B67F0C" w:rsidRDefault="003B53E4" w:rsidP="001833CA">
            <w:pPr>
              <w:autoSpaceDE w:val="0"/>
              <w:autoSpaceDN w:val="0"/>
              <w:adjustRightInd w:val="0"/>
              <w:spacing w:before="60" w:after="60"/>
              <w:jc w:val="center"/>
              <w:rPr>
                <w:rFonts w:ascii="仿宋" w:hAnsi="仿宋" w:cs="Garamond"/>
                <w:bCs/>
                <w:color w:val="000000" w:themeColor="text1"/>
                <w:sz w:val="28"/>
              </w:rPr>
            </w:pPr>
            <w:r w:rsidRPr="00B67F0C">
              <w:rPr>
                <w:rFonts w:ascii="仿宋" w:hAnsi="仿宋" w:cs="宋体" w:hint="eastAsia"/>
                <w:bCs/>
                <w:color w:val="000000" w:themeColor="text1"/>
                <w:sz w:val="28"/>
                <w:lang w:val="zh-CN"/>
              </w:rPr>
              <w:t>职称</w:t>
            </w:r>
          </w:p>
        </w:tc>
        <w:tc>
          <w:tcPr>
            <w:tcW w:w="1701" w:type="dxa"/>
            <w:tcBorders>
              <w:top w:val="single" w:sz="6" w:space="0" w:color="auto"/>
              <w:left w:val="single" w:sz="4" w:space="0" w:color="auto"/>
              <w:bottom w:val="single" w:sz="6" w:space="0" w:color="auto"/>
              <w:right w:val="single" w:sz="6" w:space="0" w:color="auto"/>
            </w:tcBorders>
            <w:shd w:val="pct10" w:color="auto" w:fill="auto"/>
            <w:vAlign w:val="center"/>
          </w:tcPr>
          <w:p w:rsidR="003B53E4" w:rsidRPr="00B67F0C" w:rsidRDefault="003B53E4" w:rsidP="001833CA">
            <w:pPr>
              <w:autoSpaceDE w:val="0"/>
              <w:autoSpaceDN w:val="0"/>
              <w:adjustRightInd w:val="0"/>
              <w:spacing w:before="60" w:after="60"/>
              <w:ind w:firstLine="51"/>
              <w:jc w:val="center"/>
              <w:rPr>
                <w:rFonts w:ascii="仿宋" w:hAnsi="仿宋" w:cs="Garamond"/>
                <w:bCs/>
                <w:color w:val="000000" w:themeColor="text1"/>
                <w:sz w:val="28"/>
              </w:rPr>
            </w:pPr>
            <w:r w:rsidRPr="00B67F0C">
              <w:rPr>
                <w:rFonts w:ascii="仿宋" w:hAnsi="仿宋" w:cs="宋体" w:hint="eastAsia"/>
                <w:bCs/>
                <w:color w:val="000000" w:themeColor="text1"/>
                <w:sz w:val="28"/>
                <w:lang w:val="zh-CN"/>
              </w:rPr>
              <w:t>签名</w:t>
            </w:r>
          </w:p>
        </w:tc>
        <w:tc>
          <w:tcPr>
            <w:tcW w:w="1601" w:type="dxa"/>
            <w:tcBorders>
              <w:top w:val="single" w:sz="6" w:space="0" w:color="auto"/>
              <w:left w:val="single" w:sz="6" w:space="0" w:color="auto"/>
              <w:bottom w:val="single" w:sz="6" w:space="0" w:color="auto"/>
              <w:right w:val="single" w:sz="6" w:space="0" w:color="auto"/>
            </w:tcBorders>
            <w:shd w:val="pct10" w:color="auto" w:fill="auto"/>
            <w:vAlign w:val="center"/>
          </w:tcPr>
          <w:p w:rsidR="003B53E4" w:rsidRPr="00B67F0C" w:rsidRDefault="003B53E4" w:rsidP="001833CA">
            <w:pPr>
              <w:autoSpaceDE w:val="0"/>
              <w:autoSpaceDN w:val="0"/>
              <w:adjustRightInd w:val="0"/>
              <w:spacing w:before="60" w:after="60"/>
              <w:jc w:val="center"/>
              <w:rPr>
                <w:rFonts w:ascii="仿宋" w:hAnsi="仿宋" w:cs="Garamond"/>
                <w:bCs/>
                <w:color w:val="000000" w:themeColor="text1"/>
                <w:sz w:val="28"/>
              </w:rPr>
            </w:pPr>
            <w:r w:rsidRPr="00B67F0C">
              <w:rPr>
                <w:rFonts w:ascii="仿宋" w:hAnsi="仿宋" w:cs="宋体" w:hint="eastAsia"/>
                <w:bCs/>
                <w:color w:val="000000" w:themeColor="text1"/>
                <w:sz w:val="28"/>
                <w:lang w:val="zh-CN"/>
              </w:rPr>
              <w:t>日期</w:t>
            </w:r>
          </w:p>
        </w:tc>
        <w:tc>
          <w:tcPr>
            <w:tcW w:w="2551" w:type="dxa"/>
            <w:tcBorders>
              <w:top w:val="single" w:sz="6" w:space="0" w:color="auto"/>
              <w:left w:val="single" w:sz="6" w:space="0" w:color="auto"/>
              <w:bottom w:val="single" w:sz="6" w:space="0" w:color="auto"/>
              <w:right w:val="single" w:sz="6" w:space="0" w:color="auto"/>
            </w:tcBorders>
            <w:shd w:val="pct10" w:color="auto" w:fill="auto"/>
            <w:vAlign w:val="center"/>
          </w:tcPr>
          <w:p w:rsidR="003B53E4" w:rsidRPr="00B67F0C" w:rsidRDefault="003B53E4" w:rsidP="001833CA">
            <w:pPr>
              <w:autoSpaceDE w:val="0"/>
              <w:autoSpaceDN w:val="0"/>
              <w:adjustRightInd w:val="0"/>
              <w:spacing w:before="60" w:after="60"/>
              <w:ind w:left="-468" w:firstLine="560"/>
              <w:jc w:val="center"/>
              <w:rPr>
                <w:rFonts w:ascii="仿宋" w:hAnsi="仿宋" w:cs="Garamond"/>
                <w:bCs/>
                <w:color w:val="000000" w:themeColor="text1"/>
                <w:sz w:val="28"/>
              </w:rPr>
            </w:pPr>
            <w:r w:rsidRPr="00B67F0C">
              <w:rPr>
                <w:rFonts w:ascii="仿宋" w:hAnsi="仿宋" w:cs="宋体" w:hint="eastAsia"/>
                <w:bCs/>
                <w:color w:val="000000" w:themeColor="text1"/>
                <w:sz w:val="28"/>
                <w:lang w:val="zh-CN"/>
              </w:rPr>
              <w:t>备注</w:t>
            </w: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ind w:firstLine="420"/>
              <w:jc w:val="center"/>
              <w:rPr>
                <w:rFonts w:ascii="仿宋" w:hAnsi="仿宋"/>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ind w:firstLine="420"/>
              <w:jc w:val="center"/>
              <w:rPr>
                <w:rFonts w:ascii="仿宋" w:hAnsi="仿宋"/>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ind w:firstLine="420"/>
              <w:jc w:val="center"/>
              <w:rPr>
                <w:rFonts w:ascii="仿宋" w:hAnsi="仿宋"/>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ind w:firstLine="420"/>
              <w:jc w:val="center"/>
              <w:rPr>
                <w:rFonts w:ascii="仿宋" w:hAnsi="仿宋"/>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ind w:firstLine="420"/>
              <w:jc w:val="center"/>
              <w:rPr>
                <w:rFonts w:ascii="仿宋" w:hAnsi="仿宋"/>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r w:rsidR="00B67F0C"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r w:rsidR="003B53E4" w:rsidRPr="00B67F0C"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B67F0C" w:rsidRDefault="003B53E4" w:rsidP="001833CA">
            <w:pPr>
              <w:autoSpaceDE w:val="0"/>
              <w:autoSpaceDN w:val="0"/>
              <w:adjustRightInd w:val="0"/>
              <w:spacing w:before="60" w:after="60"/>
              <w:ind w:firstLine="420"/>
              <w:jc w:val="center"/>
              <w:rPr>
                <w:rFonts w:ascii="仿宋" w:hAnsi="仿宋" w:cs="Garamond"/>
                <w:color w:val="000000" w:themeColor="text1"/>
              </w:rPr>
            </w:pPr>
          </w:p>
        </w:tc>
      </w:tr>
    </w:tbl>
    <w:p w:rsidR="006F1A27" w:rsidRPr="00B67F0C" w:rsidRDefault="006F1A27" w:rsidP="008C5453">
      <w:pPr>
        <w:rPr>
          <w:color w:val="000000" w:themeColor="text1"/>
        </w:rPr>
      </w:pPr>
    </w:p>
    <w:p w:rsidR="007A2D9A" w:rsidRPr="00B67F0C" w:rsidRDefault="007A2D9A" w:rsidP="008C5453">
      <w:pPr>
        <w:rPr>
          <w:color w:val="000000" w:themeColor="text1"/>
        </w:rPr>
      </w:pPr>
    </w:p>
    <w:p w:rsidR="007A2D9A" w:rsidRPr="00B67F0C" w:rsidRDefault="007A2D9A" w:rsidP="008C5453">
      <w:pPr>
        <w:rPr>
          <w:color w:val="000000" w:themeColor="text1"/>
        </w:rPr>
      </w:pPr>
    </w:p>
    <w:p w:rsidR="007A2D9A" w:rsidRPr="00B67F0C" w:rsidRDefault="007A2D9A" w:rsidP="008C5453">
      <w:pPr>
        <w:rPr>
          <w:color w:val="000000" w:themeColor="text1"/>
        </w:rPr>
      </w:pPr>
    </w:p>
    <w:p w:rsidR="007A2D9A" w:rsidRPr="00B67F0C" w:rsidRDefault="007A2D9A" w:rsidP="008C5453">
      <w:pPr>
        <w:rPr>
          <w:color w:val="000000" w:themeColor="text1"/>
        </w:rPr>
      </w:pPr>
    </w:p>
    <w:p w:rsidR="007A2D9A" w:rsidRPr="00B67F0C" w:rsidRDefault="007A2D9A" w:rsidP="008C5453">
      <w:pPr>
        <w:rPr>
          <w:color w:val="000000" w:themeColor="text1"/>
        </w:rPr>
      </w:pPr>
    </w:p>
    <w:p w:rsidR="007A2D9A" w:rsidRPr="00B67F0C" w:rsidRDefault="007A2D9A" w:rsidP="007A2D9A">
      <w:pPr>
        <w:pStyle w:val="20"/>
        <w:pageBreakBefore/>
        <w:spacing w:before="240"/>
        <w:rPr>
          <w:rFonts w:ascii="仿宋" w:eastAsia="仿宋" w:hAnsi="仿宋"/>
          <w:color w:val="000000" w:themeColor="text1"/>
          <w:szCs w:val="30"/>
        </w:rPr>
      </w:pPr>
      <w:r w:rsidRPr="00B67F0C">
        <w:rPr>
          <w:rFonts w:ascii="仿宋" w:eastAsia="仿宋" w:hAnsi="仿宋" w:hint="eastAsia"/>
          <w:color w:val="000000" w:themeColor="text1"/>
          <w:szCs w:val="30"/>
        </w:rPr>
        <w:lastRenderedPageBreak/>
        <w:t>关于本文件</w:t>
      </w:r>
    </w:p>
    <w:tbl>
      <w:tblPr>
        <w:tblW w:w="7985" w:type="dxa"/>
        <w:jc w:val="center"/>
        <w:tblLayout w:type="fixed"/>
        <w:tblLook w:val="04A0" w:firstRow="1" w:lastRow="0" w:firstColumn="1" w:lastColumn="0" w:noHBand="0" w:noVBand="1"/>
      </w:tblPr>
      <w:tblGrid>
        <w:gridCol w:w="950"/>
        <w:gridCol w:w="609"/>
        <w:gridCol w:w="1116"/>
        <w:gridCol w:w="709"/>
        <w:gridCol w:w="1418"/>
        <w:gridCol w:w="992"/>
        <w:gridCol w:w="2191"/>
      </w:tblGrid>
      <w:tr w:rsidR="00B67F0C" w:rsidRPr="00B67F0C"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文件名称</w:t>
            </w:r>
          </w:p>
        </w:tc>
        <w:tc>
          <w:tcPr>
            <w:tcW w:w="6426" w:type="dxa"/>
            <w:gridSpan w:val="5"/>
            <w:tcBorders>
              <w:top w:val="single" w:sz="6" w:space="0" w:color="auto"/>
              <w:left w:val="single" w:sz="6" w:space="0" w:color="auto"/>
              <w:bottom w:val="single" w:sz="6" w:space="0" w:color="auto"/>
              <w:right w:val="single" w:sz="6" w:space="0" w:color="auto"/>
            </w:tcBorders>
            <w:vAlign w:val="center"/>
          </w:tcPr>
          <w:p w:rsidR="007A2D9A" w:rsidRPr="00B67F0C" w:rsidRDefault="007A2D9A" w:rsidP="00B67F0C">
            <w:pPr>
              <w:snapToGrid w:val="0"/>
              <w:jc w:val="left"/>
              <w:rPr>
                <w:rFonts w:ascii="仿宋" w:hAnsi="仿宋" w:cs="Garamond"/>
                <w:color w:val="000000" w:themeColor="text1"/>
                <w:sz w:val="30"/>
                <w:szCs w:val="30"/>
              </w:rPr>
            </w:pPr>
            <w:proofErr w:type="gramStart"/>
            <w:r w:rsidRPr="00B67F0C">
              <w:rPr>
                <w:rFonts w:ascii="仿宋" w:hAnsi="仿宋" w:cs="Garamond" w:hint="eastAsia"/>
                <w:color w:val="000000" w:themeColor="text1"/>
                <w:sz w:val="30"/>
                <w:szCs w:val="30"/>
              </w:rPr>
              <w:t>国元农业</w:t>
            </w:r>
            <w:proofErr w:type="gramEnd"/>
            <w:r w:rsidRPr="00B67F0C">
              <w:rPr>
                <w:rFonts w:ascii="仿宋" w:hAnsi="仿宋" w:cs="Garamond" w:hint="eastAsia"/>
                <w:color w:val="000000" w:themeColor="text1"/>
                <w:sz w:val="30"/>
                <w:szCs w:val="30"/>
              </w:rPr>
              <w:t>保险新农险</w:t>
            </w:r>
            <w:r w:rsidRPr="00B67F0C">
              <w:rPr>
                <w:rFonts w:ascii="仿宋" w:hAnsi="仿宋" w:cs="Garamond"/>
                <w:color w:val="000000" w:themeColor="text1"/>
                <w:sz w:val="30"/>
                <w:szCs w:val="30"/>
              </w:rPr>
              <w:t>需求变更规格说明书</w:t>
            </w:r>
          </w:p>
        </w:tc>
      </w:tr>
      <w:tr w:rsidR="00B67F0C" w:rsidRPr="00B67F0C"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作者</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roofErr w:type="gramStart"/>
            <w:r w:rsidRPr="00B67F0C">
              <w:rPr>
                <w:rFonts w:ascii="仿宋" w:hAnsi="仿宋" w:cs="Garamond" w:hint="eastAsia"/>
                <w:color w:val="000000" w:themeColor="text1"/>
                <w:sz w:val="30"/>
                <w:szCs w:val="30"/>
              </w:rPr>
              <w:t>张茵</w:t>
            </w:r>
            <w:proofErr w:type="gramEnd"/>
          </w:p>
        </w:tc>
      </w:tr>
      <w:tr w:rsidR="00B67F0C" w:rsidRPr="00B67F0C"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说明</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B67F0C" w:rsidRDefault="007A2D9A" w:rsidP="001833CA">
            <w:pPr>
              <w:rPr>
                <w:rFonts w:ascii="仿宋" w:hAnsi="仿宋" w:cs="Garamond"/>
                <w:color w:val="000000" w:themeColor="text1"/>
                <w:sz w:val="30"/>
                <w:szCs w:val="30"/>
              </w:rPr>
            </w:pPr>
          </w:p>
        </w:tc>
      </w:tr>
      <w:tr w:rsidR="00B67F0C" w:rsidRPr="00B67F0C"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文件名</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B67F0C" w:rsidRDefault="007A2D9A" w:rsidP="00B67F0C">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《国元农业保险新农险</w:t>
            </w:r>
            <w:r w:rsidRPr="00B67F0C">
              <w:rPr>
                <w:rFonts w:ascii="仿宋" w:hAnsi="仿宋" w:cs="Garamond"/>
                <w:color w:val="000000" w:themeColor="text1"/>
                <w:sz w:val="30"/>
                <w:szCs w:val="30"/>
              </w:rPr>
              <w:t>需求变更规格说明书</w:t>
            </w:r>
            <w:r w:rsidRPr="00B67F0C">
              <w:rPr>
                <w:rFonts w:ascii="仿宋" w:hAnsi="仿宋" w:cs="Garamond" w:hint="eastAsia"/>
                <w:color w:val="000000" w:themeColor="text1"/>
                <w:sz w:val="30"/>
                <w:szCs w:val="30"/>
              </w:rPr>
              <w:t>》</w:t>
            </w:r>
          </w:p>
        </w:tc>
      </w:tr>
      <w:tr w:rsidR="00B67F0C" w:rsidRPr="00B67F0C" w:rsidTr="001833CA">
        <w:trPr>
          <w:jc w:val="center"/>
        </w:trPr>
        <w:tc>
          <w:tcPr>
            <w:tcW w:w="7985" w:type="dxa"/>
            <w:gridSpan w:val="7"/>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修订历史</w:t>
            </w:r>
            <w:r w:rsidRPr="00B67F0C">
              <w:rPr>
                <w:rFonts w:ascii="仿宋" w:hAnsi="仿宋" w:cs="Garamond"/>
                <w:color w:val="000000" w:themeColor="text1"/>
                <w:sz w:val="30"/>
                <w:szCs w:val="30"/>
              </w:rPr>
              <w:t xml:space="preserve"> (REVISION HISTORY)</w:t>
            </w:r>
          </w:p>
        </w:tc>
      </w:tr>
      <w:tr w:rsidR="00B67F0C" w:rsidRPr="00B67F0C" w:rsidTr="0024022B">
        <w:trPr>
          <w:jc w:val="center"/>
        </w:trPr>
        <w:tc>
          <w:tcPr>
            <w:tcW w:w="950" w:type="dxa"/>
            <w:tcBorders>
              <w:top w:val="single" w:sz="6" w:space="0" w:color="auto"/>
              <w:left w:val="single" w:sz="6" w:space="0" w:color="auto"/>
              <w:bottom w:val="nil"/>
              <w:right w:val="nil"/>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版本</w:t>
            </w:r>
          </w:p>
        </w:tc>
        <w:tc>
          <w:tcPr>
            <w:tcW w:w="1725" w:type="dxa"/>
            <w:gridSpan w:val="2"/>
            <w:tcBorders>
              <w:top w:val="single" w:sz="6" w:space="0" w:color="auto"/>
              <w:left w:val="nil"/>
              <w:bottom w:val="nil"/>
              <w:right w:val="nil"/>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章节</w:t>
            </w:r>
          </w:p>
        </w:tc>
        <w:tc>
          <w:tcPr>
            <w:tcW w:w="709" w:type="dxa"/>
            <w:tcBorders>
              <w:top w:val="single" w:sz="6" w:space="0" w:color="auto"/>
              <w:left w:val="nil"/>
              <w:bottom w:val="nil"/>
              <w:right w:val="nil"/>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类型</w:t>
            </w:r>
          </w:p>
        </w:tc>
        <w:tc>
          <w:tcPr>
            <w:tcW w:w="1418" w:type="dxa"/>
            <w:tcBorders>
              <w:top w:val="single" w:sz="6" w:space="0" w:color="auto"/>
              <w:left w:val="nil"/>
              <w:bottom w:val="nil"/>
              <w:right w:val="nil"/>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日期</w:t>
            </w:r>
          </w:p>
        </w:tc>
        <w:tc>
          <w:tcPr>
            <w:tcW w:w="992" w:type="dxa"/>
            <w:tcBorders>
              <w:top w:val="single" w:sz="6" w:space="0" w:color="auto"/>
              <w:left w:val="nil"/>
              <w:bottom w:val="nil"/>
              <w:right w:val="nil"/>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作者</w:t>
            </w:r>
          </w:p>
        </w:tc>
        <w:tc>
          <w:tcPr>
            <w:tcW w:w="2191" w:type="dxa"/>
            <w:tcBorders>
              <w:top w:val="single" w:sz="6" w:space="0" w:color="auto"/>
              <w:left w:val="nil"/>
              <w:bottom w:val="nil"/>
              <w:right w:val="single" w:sz="6" w:space="0" w:color="auto"/>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宋体" w:hint="eastAsia"/>
                <w:color w:val="000000" w:themeColor="text1"/>
                <w:sz w:val="30"/>
                <w:szCs w:val="30"/>
                <w:lang w:val="zh-CN"/>
              </w:rPr>
              <w:t>说明</w:t>
            </w:r>
          </w:p>
        </w:tc>
      </w:tr>
      <w:tr w:rsidR="00B67F0C" w:rsidRPr="00B67F0C" w:rsidTr="0024022B">
        <w:trPr>
          <w:trHeight w:val="390"/>
          <w:jc w:val="center"/>
        </w:trPr>
        <w:tc>
          <w:tcPr>
            <w:tcW w:w="95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Garamond"/>
                <w:color w:val="000000" w:themeColor="text1"/>
                <w:sz w:val="30"/>
                <w:szCs w:val="30"/>
              </w:rPr>
              <w:t>V1.0</w:t>
            </w:r>
          </w:p>
        </w:tc>
        <w:tc>
          <w:tcPr>
            <w:tcW w:w="1725" w:type="dxa"/>
            <w:gridSpan w:val="2"/>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Garamond" w:hint="eastAsia"/>
                <w:color w:val="000000" w:themeColor="text1"/>
                <w:sz w:val="30"/>
                <w:szCs w:val="30"/>
              </w:rPr>
              <w:t>全章节</w:t>
            </w:r>
          </w:p>
        </w:tc>
        <w:tc>
          <w:tcPr>
            <w:tcW w:w="70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Garamond"/>
                <w:color w:val="000000" w:themeColor="text1"/>
                <w:sz w:val="30"/>
                <w:szCs w:val="30"/>
              </w:rPr>
              <w:t>C</w:t>
            </w:r>
          </w:p>
        </w:tc>
        <w:tc>
          <w:tcPr>
            <w:tcW w:w="1418"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r w:rsidRPr="00B67F0C">
              <w:rPr>
                <w:rFonts w:ascii="仿宋" w:hAnsi="仿宋" w:cs="Garamond" w:hint="eastAsia"/>
                <w:color w:val="000000" w:themeColor="text1"/>
                <w:sz w:val="30"/>
                <w:szCs w:val="30"/>
              </w:rPr>
              <w:t>201</w:t>
            </w:r>
            <w:r w:rsidRPr="00B67F0C">
              <w:rPr>
                <w:rFonts w:ascii="仿宋" w:hAnsi="仿宋" w:cs="Garamond"/>
                <w:color w:val="000000" w:themeColor="text1"/>
                <w:sz w:val="30"/>
                <w:szCs w:val="30"/>
              </w:rPr>
              <w:t>7</w:t>
            </w:r>
            <w:r w:rsidRPr="00B67F0C">
              <w:rPr>
                <w:rFonts w:ascii="仿宋" w:hAnsi="仿宋" w:cs="Garamond" w:hint="eastAsia"/>
                <w:color w:val="000000" w:themeColor="text1"/>
                <w:sz w:val="30"/>
                <w:szCs w:val="30"/>
              </w:rPr>
              <w:t>1228</w:t>
            </w:r>
          </w:p>
        </w:tc>
        <w:tc>
          <w:tcPr>
            <w:tcW w:w="992"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proofErr w:type="gramStart"/>
            <w:r w:rsidRPr="00B67F0C">
              <w:rPr>
                <w:rFonts w:ascii="仿宋" w:hAnsi="仿宋" w:cs="Garamond" w:hint="eastAsia"/>
                <w:color w:val="000000" w:themeColor="text1"/>
                <w:sz w:val="30"/>
                <w:szCs w:val="30"/>
              </w:rPr>
              <w:t>张茵</w:t>
            </w:r>
            <w:proofErr w:type="gramEnd"/>
          </w:p>
        </w:tc>
        <w:tc>
          <w:tcPr>
            <w:tcW w:w="2191"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jc w:val="center"/>
              <w:rPr>
                <w:rFonts w:ascii="仿宋" w:hAnsi="仿宋" w:cs="Garamond"/>
                <w:color w:val="000000" w:themeColor="text1"/>
                <w:sz w:val="30"/>
                <w:szCs w:val="30"/>
              </w:rPr>
            </w:pPr>
          </w:p>
        </w:tc>
      </w:tr>
      <w:tr w:rsidR="00B67F0C" w:rsidRPr="00B67F0C" w:rsidTr="0024022B">
        <w:trPr>
          <w:trHeight w:val="390"/>
          <w:jc w:val="center"/>
        </w:trPr>
        <w:tc>
          <w:tcPr>
            <w:tcW w:w="950" w:type="dxa"/>
            <w:tcBorders>
              <w:top w:val="single" w:sz="6" w:space="0" w:color="auto"/>
              <w:left w:val="single" w:sz="6" w:space="0" w:color="auto"/>
              <w:bottom w:val="single" w:sz="6" w:space="0" w:color="auto"/>
              <w:right w:val="single" w:sz="6" w:space="0" w:color="auto"/>
            </w:tcBorders>
          </w:tcPr>
          <w:p w:rsidR="007A2D9A" w:rsidRPr="00B67F0C" w:rsidRDefault="00D36D67"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V1.1</w:t>
            </w:r>
          </w:p>
        </w:tc>
        <w:tc>
          <w:tcPr>
            <w:tcW w:w="1725" w:type="dxa"/>
            <w:gridSpan w:val="2"/>
            <w:tcBorders>
              <w:top w:val="single" w:sz="6" w:space="0" w:color="auto"/>
              <w:left w:val="single" w:sz="6" w:space="0" w:color="auto"/>
              <w:bottom w:val="single" w:sz="6" w:space="0" w:color="auto"/>
              <w:right w:val="single" w:sz="6" w:space="0" w:color="auto"/>
            </w:tcBorders>
          </w:tcPr>
          <w:p w:rsidR="0024022B" w:rsidRPr="00B67F0C" w:rsidRDefault="00D36D67"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color w:val="000000" w:themeColor="text1"/>
                <w:sz w:val="30"/>
                <w:szCs w:val="30"/>
              </w:rPr>
              <w:t>3.3.2.1.3</w:t>
            </w:r>
          </w:p>
          <w:p w:rsidR="00D36D67" w:rsidRPr="00B67F0C" w:rsidRDefault="00D36D67"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3.3.2.2.3</w:t>
            </w:r>
          </w:p>
        </w:tc>
        <w:tc>
          <w:tcPr>
            <w:tcW w:w="709" w:type="dxa"/>
            <w:tcBorders>
              <w:top w:val="single" w:sz="6" w:space="0" w:color="auto"/>
              <w:left w:val="single" w:sz="6" w:space="0" w:color="auto"/>
              <w:bottom w:val="single" w:sz="6" w:space="0" w:color="auto"/>
              <w:right w:val="single" w:sz="6" w:space="0" w:color="auto"/>
            </w:tcBorders>
          </w:tcPr>
          <w:p w:rsidR="007A2D9A" w:rsidRPr="00B67F0C" w:rsidRDefault="00117DE8" w:rsidP="001833CA">
            <w:pPr>
              <w:autoSpaceDE w:val="0"/>
              <w:autoSpaceDN w:val="0"/>
              <w:adjustRightInd w:val="0"/>
              <w:spacing w:before="60" w:after="60"/>
              <w:ind w:firstLineChars="50" w:firstLine="150"/>
              <w:rPr>
                <w:rFonts w:ascii="仿宋" w:hAnsi="仿宋" w:cs="Garamond"/>
                <w:color w:val="000000" w:themeColor="text1"/>
                <w:sz w:val="30"/>
                <w:szCs w:val="30"/>
              </w:rPr>
            </w:pPr>
            <w:r w:rsidRPr="00B67F0C">
              <w:rPr>
                <w:rFonts w:ascii="仿宋" w:hAnsi="仿宋" w:cs="Garamond" w:hint="eastAsia"/>
                <w:color w:val="000000" w:themeColor="text1"/>
                <w:sz w:val="30"/>
                <w:szCs w:val="30"/>
              </w:rPr>
              <w:t>U</w:t>
            </w:r>
          </w:p>
        </w:tc>
        <w:tc>
          <w:tcPr>
            <w:tcW w:w="1418" w:type="dxa"/>
            <w:tcBorders>
              <w:top w:val="single" w:sz="6" w:space="0" w:color="auto"/>
              <w:left w:val="single" w:sz="6" w:space="0" w:color="auto"/>
              <w:bottom w:val="single" w:sz="6" w:space="0" w:color="auto"/>
              <w:right w:val="single" w:sz="6" w:space="0" w:color="auto"/>
            </w:tcBorders>
          </w:tcPr>
          <w:p w:rsidR="007A2D9A" w:rsidRPr="00B67F0C" w:rsidRDefault="00B72831"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color w:val="000000" w:themeColor="text1"/>
                <w:sz w:val="30"/>
                <w:szCs w:val="30"/>
              </w:rPr>
              <w:t>20180102</w:t>
            </w:r>
          </w:p>
        </w:tc>
        <w:tc>
          <w:tcPr>
            <w:tcW w:w="992" w:type="dxa"/>
            <w:tcBorders>
              <w:top w:val="single" w:sz="6" w:space="0" w:color="auto"/>
              <w:left w:val="single" w:sz="6" w:space="0" w:color="auto"/>
              <w:bottom w:val="single" w:sz="6" w:space="0" w:color="auto"/>
              <w:right w:val="single" w:sz="6" w:space="0" w:color="auto"/>
            </w:tcBorders>
          </w:tcPr>
          <w:p w:rsidR="007A2D9A" w:rsidRPr="00B67F0C" w:rsidRDefault="00C274C7" w:rsidP="001833CA">
            <w:pPr>
              <w:autoSpaceDE w:val="0"/>
              <w:autoSpaceDN w:val="0"/>
              <w:adjustRightInd w:val="0"/>
              <w:spacing w:before="60" w:after="60"/>
              <w:ind w:firstLineChars="50" w:firstLine="150"/>
              <w:rPr>
                <w:rFonts w:ascii="仿宋" w:hAnsi="仿宋" w:cs="Garamond"/>
                <w:color w:val="000000" w:themeColor="text1"/>
                <w:sz w:val="30"/>
                <w:szCs w:val="30"/>
              </w:rPr>
            </w:pPr>
            <w:proofErr w:type="gramStart"/>
            <w:r w:rsidRPr="00B67F0C">
              <w:rPr>
                <w:rFonts w:ascii="仿宋" w:hAnsi="仿宋" w:cs="Garamond" w:hint="eastAsia"/>
                <w:color w:val="000000" w:themeColor="text1"/>
                <w:sz w:val="30"/>
                <w:szCs w:val="30"/>
              </w:rPr>
              <w:t>姜燕</w:t>
            </w:r>
            <w:proofErr w:type="gramEnd"/>
          </w:p>
        </w:tc>
        <w:tc>
          <w:tcPr>
            <w:tcW w:w="2191" w:type="dxa"/>
            <w:tcBorders>
              <w:top w:val="single" w:sz="6" w:space="0" w:color="auto"/>
              <w:left w:val="single" w:sz="6" w:space="0" w:color="auto"/>
              <w:bottom w:val="single" w:sz="6" w:space="0" w:color="auto"/>
              <w:right w:val="single" w:sz="6" w:space="0" w:color="auto"/>
            </w:tcBorders>
          </w:tcPr>
          <w:p w:rsidR="007A2D9A" w:rsidRPr="00B67F0C" w:rsidRDefault="00455131"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1、</w:t>
            </w:r>
            <w:r w:rsidR="00072512" w:rsidRPr="00B67F0C">
              <w:rPr>
                <w:rFonts w:ascii="仿宋" w:hAnsi="仿宋" w:cs="Garamond" w:hint="eastAsia"/>
                <w:color w:val="000000" w:themeColor="text1"/>
                <w:sz w:val="30"/>
                <w:szCs w:val="30"/>
              </w:rPr>
              <w:t>预投保清单表结构详细设计</w:t>
            </w:r>
          </w:p>
          <w:p w:rsidR="00072512" w:rsidRPr="00B67F0C" w:rsidRDefault="00072512"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2、理赔定损清单表结构详细设计</w:t>
            </w:r>
          </w:p>
        </w:tc>
      </w:tr>
      <w:tr w:rsidR="00B67F0C" w:rsidRPr="00B67F0C" w:rsidTr="0024022B">
        <w:trPr>
          <w:trHeight w:val="390"/>
          <w:jc w:val="center"/>
        </w:trPr>
        <w:tc>
          <w:tcPr>
            <w:tcW w:w="950" w:type="dxa"/>
            <w:tcBorders>
              <w:top w:val="single" w:sz="6" w:space="0" w:color="auto"/>
              <w:left w:val="single" w:sz="6" w:space="0" w:color="auto"/>
              <w:bottom w:val="single" w:sz="6" w:space="0" w:color="auto"/>
              <w:right w:val="single" w:sz="6" w:space="0" w:color="auto"/>
            </w:tcBorders>
          </w:tcPr>
          <w:p w:rsidR="00741C9F" w:rsidRPr="00B67F0C" w:rsidRDefault="00741C9F"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V1.2</w:t>
            </w:r>
          </w:p>
        </w:tc>
        <w:tc>
          <w:tcPr>
            <w:tcW w:w="1725" w:type="dxa"/>
            <w:gridSpan w:val="2"/>
            <w:tcBorders>
              <w:top w:val="single" w:sz="6" w:space="0" w:color="auto"/>
              <w:left w:val="single" w:sz="6" w:space="0" w:color="auto"/>
              <w:bottom w:val="single" w:sz="6" w:space="0" w:color="auto"/>
              <w:right w:val="single" w:sz="6" w:space="0" w:color="auto"/>
            </w:tcBorders>
          </w:tcPr>
          <w:p w:rsidR="00741C9F" w:rsidRPr="00B67F0C" w:rsidRDefault="006546A4"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color w:val="000000" w:themeColor="text1"/>
                <w:sz w:val="30"/>
                <w:szCs w:val="30"/>
              </w:rPr>
              <w:t>3.4</w:t>
            </w:r>
          </w:p>
          <w:p w:rsidR="006546A4" w:rsidRPr="00B67F0C" w:rsidRDefault="006546A4"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3.5</w:t>
            </w:r>
          </w:p>
        </w:tc>
        <w:tc>
          <w:tcPr>
            <w:tcW w:w="709" w:type="dxa"/>
            <w:tcBorders>
              <w:top w:val="single" w:sz="6" w:space="0" w:color="auto"/>
              <w:left w:val="single" w:sz="6" w:space="0" w:color="auto"/>
              <w:bottom w:val="single" w:sz="6" w:space="0" w:color="auto"/>
              <w:right w:val="single" w:sz="6" w:space="0" w:color="auto"/>
            </w:tcBorders>
          </w:tcPr>
          <w:p w:rsidR="00741C9F" w:rsidRPr="00B67F0C" w:rsidRDefault="006546A4" w:rsidP="001833CA">
            <w:pPr>
              <w:autoSpaceDE w:val="0"/>
              <w:autoSpaceDN w:val="0"/>
              <w:adjustRightInd w:val="0"/>
              <w:spacing w:before="60" w:after="60"/>
              <w:ind w:firstLineChars="50" w:firstLine="150"/>
              <w:rPr>
                <w:rFonts w:ascii="仿宋" w:hAnsi="仿宋" w:cs="Garamond"/>
                <w:color w:val="000000" w:themeColor="text1"/>
                <w:sz w:val="30"/>
                <w:szCs w:val="30"/>
              </w:rPr>
            </w:pPr>
            <w:r w:rsidRPr="00B67F0C">
              <w:rPr>
                <w:rFonts w:ascii="仿宋" w:hAnsi="仿宋" w:cs="Garamond" w:hint="eastAsia"/>
                <w:color w:val="000000" w:themeColor="text1"/>
                <w:sz w:val="30"/>
                <w:szCs w:val="30"/>
              </w:rPr>
              <w:t>U</w:t>
            </w:r>
          </w:p>
        </w:tc>
        <w:tc>
          <w:tcPr>
            <w:tcW w:w="1418" w:type="dxa"/>
            <w:tcBorders>
              <w:top w:val="single" w:sz="6" w:space="0" w:color="auto"/>
              <w:left w:val="single" w:sz="6" w:space="0" w:color="auto"/>
              <w:bottom w:val="single" w:sz="6" w:space="0" w:color="auto"/>
              <w:right w:val="single" w:sz="6" w:space="0" w:color="auto"/>
            </w:tcBorders>
          </w:tcPr>
          <w:p w:rsidR="00741C9F" w:rsidRPr="00B67F0C" w:rsidRDefault="006546A4"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color w:val="000000" w:themeColor="text1"/>
                <w:sz w:val="30"/>
                <w:szCs w:val="30"/>
              </w:rPr>
              <w:t>20180115</w:t>
            </w:r>
          </w:p>
        </w:tc>
        <w:tc>
          <w:tcPr>
            <w:tcW w:w="992" w:type="dxa"/>
            <w:tcBorders>
              <w:top w:val="single" w:sz="6" w:space="0" w:color="auto"/>
              <w:left w:val="single" w:sz="6" w:space="0" w:color="auto"/>
              <w:bottom w:val="single" w:sz="6" w:space="0" w:color="auto"/>
              <w:right w:val="single" w:sz="6" w:space="0" w:color="auto"/>
            </w:tcBorders>
          </w:tcPr>
          <w:p w:rsidR="00741C9F" w:rsidRPr="00B67F0C" w:rsidRDefault="006546A4" w:rsidP="001833CA">
            <w:pPr>
              <w:autoSpaceDE w:val="0"/>
              <w:autoSpaceDN w:val="0"/>
              <w:adjustRightInd w:val="0"/>
              <w:spacing w:before="60" w:after="60"/>
              <w:ind w:firstLineChars="50" w:firstLine="150"/>
              <w:rPr>
                <w:rFonts w:ascii="仿宋" w:hAnsi="仿宋" w:cs="Garamond"/>
                <w:color w:val="000000" w:themeColor="text1"/>
                <w:sz w:val="30"/>
                <w:szCs w:val="30"/>
              </w:rPr>
            </w:pPr>
            <w:proofErr w:type="gramStart"/>
            <w:r w:rsidRPr="00B67F0C">
              <w:rPr>
                <w:rFonts w:ascii="仿宋" w:hAnsi="仿宋" w:cs="Garamond" w:hint="eastAsia"/>
                <w:color w:val="000000" w:themeColor="text1"/>
                <w:sz w:val="30"/>
                <w:szCs w:val="30"/>
              </w:rPr>
              <w:t>姜燕</w:t>
            </w:r>
            <w:proofErr w:type="gramEnd"/>
          </w:p>
        </w:tc>
        <w:tc>
          <w:tcPr>
            <w:tcW w:w="2191" w:type="dxa"/>
            <w:tcBorders>
              <w:top w:val="single" w:sz="6" w:space="0" w:color="auto"/>
              <w:left w:val="single" w:sz="6" w:space="0" w:color="auto"/>
              <w:bottom w:val="single" w:sz="6" w:space="0" w:color="auto"/>
              <w:right w:val="single" w:sz="6" w:space="0" w:color="auto"/>
            </w:tcBorders>
          </w:tcPr>
          <w:p w:rsidR="00741C9F" w:rsidRPr="00B67F0C" w:rsidRDefault="006546A4" w:rsidP="001833CA">
            <w:pPr>
              <w:autoSpaceDE w:val="0"/>
              <w:autoSpaceDN w:val="0"/>
              <w:adjustRightInd w:val="0"/>
              <w:spacing w:before="60" w:after="60"/>
              <w:rPr>
                <w:rFonts w:ascii="仿宋" w:hAnsi="仿宋" w:cs="Garamond"/>
                <w:color w:val="000000" w:themeColor="text1"/>
                <w:sz w:val="30"/>
                <w:szCs w:val="30"/>
              </w:rPr>
            </w:pPr>
            <w:r w:rsidRPr="00B67F0C">
              <w:rPr>
                <w:rFonts w:ascii="仿宋" w:hAnsi="仿宋" w:cs="Garamond" w:hint="eastAsia"/>
                <w:color w:val="000000" w:themeColor="text1"/>
                <w:sz w:val="30"/>
                <w:szCs w:val="30"/>
              </w:rPr>
              <w:t>补充权限控制需求 和 电子单证需求</w:t>
            </w:r>
          </w:p>
        </w:tc>
      </w:tr>
    </w:tbl>
    <w:p w:rsidR="007A2D9A" w:rsidRPr="00B67F0C" w:rsidRDefault="007A2D9A" w:rsidP="007A2D9A">
      <w:pPr>
        <w:autoSpaceDE w:val="0"/>
        <w:autoSpaceDN w:val="0"/>
        <w:adjustRightInd w:val="0"/>
        <w:spacing w:before="312" w:after="312"/>
        <w:rPr>
          <w:rFonts w:ascii="仿宋" w:hAnsi="仿宋" w:cs="宋体"/>
          <w:b/>
          <w:bCs/>
          <w:color w:val="000000" w:themeColor="text1"/>
          <w:sz w:val="30"/>
          <w:szCs w:val="30"/>
        </w:rPr>
      </w:pPr>
      <w:r w:rsidRPr="00B67F0C">
        <w:rPr>
          <w:rFonts w:ascii="仿宋" w:hAnsi="仿宋" w:cs="宋体" w:hint="eastAsia"/>
          <w:b/>
          <w:bCs/>
          <w:color w:val="000000" w:themeColor="text1"/>
          <w:sz w:val="30"/>
          <w:szCs w:val="30"/>
          <w:lang w:val="zh-CN"/>
        </w:rPr>
        <w:t>说明</w:t>
      </w:r>
      <w:r w:rsidRPr="00B67F0C">
        <w:rPr>
          <w:rFonts w:ascii="仿宋" w:hAnsi="仿宋" w:cs="宋体" w:hint="eastAsia"/>
          <w:b/>
          <w:bCs/>
          <w:color w:val="000000" w:themeColor="text1"/>
          <w:sz w:val="30"/>
          <w:szCs w:val="30"/>
        </w:rPr>
        <w:t>：</w:t>
      </w:r>
      <w:r w:rsidRPr="00B67F0C">
        <w:rPr>
          <w:rFonts w:ascii="仿宋" w:hAnsi="仿宋" w:cs="宋体" w:hint="eastAsia"/>
          <w:b/>
          <w:bCs/>
          <w:color w:val="000000" w:themeColor="text1"/>
          <w:sz w:val="30"/>
          <w:szCs w:val="30"/>
          <w:lang w:val="zh-CN"/>
        </w:rPr>
        <w:t>类型</w:t>
      </w:r>
      <w:r w:rsidRPr="00B67F0C">
        <w:rPr>
          <w:rFonts w:ascii="仿宋" w:hAnsi="仿宋" w:cs="宋体" w:hint="eastAsia"/>
          <w:b/>
          <w:bCs/>
          <w:color w:val="000000" w:themeColor="text1"/>
          <w:sz w:val="30"/>
          <w:szCs w:val="30"/>
        </w:rPr>
        <w:t>－</w:t>
      </w:r>
      <w:r w:rsidRPr="00B67F0C">
        <w:rPr>
          <w:rFonts w:ascii="仿宋" w:hAnsi="仿宋" w:cs="宋体" w:hint="eastAsia"/>
          <w:b/>
          <w:bCs/>
          <w:color w:val="000000" w:themeColor="text1"/>
          <w:sz w:val="30"/>
          <w:szCs w:val="30"/>
          <w:lang w:val="zh-CN"/>
        </w:rPr>
        <w:t>新增</w:t>
      </w:r>
      <w:r w:rsidRPr="00B67F0C">
        <w:rPr>
          <w:rFonts w:ascii="仿宋" w:hAnsi="仿宋" w:cs="宋体" w:hint="eastAsia"/>
          <w:b/>
          <w:bCs/>
          <w:color w:val="000000" w:themeColor="text1"/>
          <w:sz w:val="30"/>
          <w:szCs w:val="30"/>
        </w:rPr>
        <w:t>（</w:t>
      </w:r>
      <w:r w:rsidRPr="00B67F0C">
        <w:rPr>
          <w:rFonts w:ascii="仿宋" w:hAnsi="仿宋"/>
          <w:b/>
          <w:bCs/>
          <w:color w:val="000000" w:themeColor="text1"/>
          <w:sz w:val="30"/>
          <w:szCs w:val="30"/>
        </w:rPr>
        <w:t>C</w:t>
      </w:r>
      <w:r w:rsidRPr="00B67F0C">
        <w:rPr>
          <w:rFonts w:ascii="仿宋" w:hAnsi="仿宋" w:cs="宋体" w:hint="eastAsia"/>
          <w:b/>
          <w:bCs/>
          <w:color w:val="000000" w:themeColor="text1"/>
          <w:sz w:val="30"/>
          <w:szCs w:val="30"/>
        </w:rPr>
        <w:t>）</w:t>
      </w:r>
      <w:r w:rsidRPr="00B67F0C">
        <w:rPr>
          <w:rFonts w:ascii="仿宋" w:hAnsi="仿宋" w:cs="宋体" w:hint="eastAsia"/>
          <w:b/>
          <w:bCs/>
          <w:color w:val="000000" w:themeColor="text1"/>
          <w:sz w:val="30"/>
          <w:szCs w:val="30"/>
          <w:lang w:val="zh-CN"/>
        </w:rPr>
        <w:t>、修改</w:t>
      </w:r>
      <w:r w:rsidRPr="00B67F0C">
        <w:rPr>
          <w:rFonts w:ascii="仿宋" w:hAnsi="仿宋" w:cs="宋体" w:hint="eastAsia"/>
          <w:b/>
          <w:bCs/>
          <w:color w:val="000000" w:themeColor="text1"/>
          <w:sz w:val="30"/>
          <w:szCs w:val="30"/>
        </w:rPr>
        <w:t>（</w:t>
      </w:r>
      <w:r w:rsidRPr="00B67F0C">
        <w:rPr>
          <w:rFonts w:ascii="仿宋" w:hAnsi="仿宋"/>
          <w:b/>
          <w:bCs/>
          <w:color w:val="000000" w:themeColor="text1"/>
          <w:sz w:val="30"/>
          <w:szCs w:val="30"/>
        </w:rPr>
        <w:t>U</w:t>
      </w:r>
      <w:r w:rsidRPr="00B67F0C">
        <w:rPr>
          <w:rFonts w:ascii="仿宋" w:hAnsi="仿宋" w:cs="宋体" w:hint="eastAsia"/>
          <w:b/>
          <w:bCs/>
          <w:color w:val="000000" w:themeColor="text1"/>
          <w:sz w:val="30"/>
          <w:szCs w:val="30"/>
        </w:rPr>
        <w:t>）</w:t>
      </w:r>
      <w:r w:rsidRPr="00B67F0C">
        <w:rPr>
          <w:rFonts w:ascii="仿宋" w:hAnsi="仿宋" w:cs="宋体" w:hint="eastAsia"/>
          <w:b/>
          <w:bCs/>
          <w:color w:val="000000" w:themeColor="text1"/>
          <w:sz w:val="30"/>
          <w:szCs w:val="30"/>
          <w:lang w:val="zh-CN"/>
        </w:rPr>
        <w:t>、删除</w:t>
      </w:r>
      <w:r w:rsidRPr="00B67F0C">
        <w:rPr>
          <w:rFonts w:ascii="仿宋" w:hAnsi="仿宋" w:cs="宋体" w:hint="eastAsia"/>
          <w:b/>
          <w:bCs/>
          <w:color w:val="000000" w:themeColor="text1"/>
          <w:sz w:val="30"/>
          <w:szCs w:val="30"/>
        </w:rPr>
        <w:t>（</w:t>
      </w:r>
      <w:r w:rsidRPr="00B67F0C">
        <w:rPr>
          <w:rFonts w:ascii="仿宋" w:hAnsi="仿宋"/>
          <w:b/>
          <w:bCs/>
          <w:color w:val="000000" w:themeColor="text1"/>
          <w:sz w:val="30"/>
          <w:szCs w:val="30"/>
        </w:rPr>
        <w:t>D</w:t>
      </w:r>
      <w:r w:rsidRPr="00B67F0C">
        <w:rPr>
          <w:rFonts w:ascii="仿宋" w:hAnsi="仿宋" w:cs="宋体" w:hint="eastAsia"/>
          <w:b/>
          <w:bCs/>
          <w:color w:val="000000" w:themeColor="text1"/>
          <w:sz w:val="30"/>
          <w:szCs w:val="30"/>
        </w:rPr>
        <w:t>）；</w:t>
      </w:r>
    </w:p>
    <w:tbl>
      <w:tblPr>
        <w:tblW w:w="7740" w:type="dxa"/>
        <w:jc w:val="center"/>
        <w:tblLayout w:type="fixed"/>
        <w:tblLook w:val="04A0" w:firstRow="1" w:lastRow="0" w:firstColumn="1" w:lastColumn="0" w:noHBand="0" w:noVBand="1"/>
      </w:tblPr>
      <w:tblGrid>
        <w:gridCol w:w="1445"/>
        <w:gridCol w:w="1559"/>
        <w:gridCol w:w="2410"/>
        <w:gridCol w:w="2326"/>
      </w:tblGrid>
      <w:tr w:rsidR="00B67F0C" w:rsidRPr="00B67F0C" w:rsidTr="001833CA">
        <w:trPr>
          <w:jc w:val="center"/>
        </w:trPr>
        <w:tc>
          <w:tcPr>
            <w:tcW w:w="7740" w:type="dxa"/>
            <w:gridSpan w:val="4"/>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rPr>
                <w:rFonts w:ascii="仿宋" w:hAnsi="仿宋" w:cs="Garamond"/>
                <w:b/>
                <w:bCs/>
                <w:color w:val="000000" w:themeColor="text1"/>
                <w:sz w:val="30"/>
                <w:szCs w:val="30"/>
              </w:rPr>
            </w:pPr>
            <w:r w:rsidRPr="00B67F0C">
              <w:rPr>
                <w:rFonts w:ascii="仿宋" w:hAnsi="仿宋" w:cs="宋体" w:hint="eastAsia"/>
                <w:b/>
                <w:bCs/>
                <w:color w:val="000000" w:themeColor="text1"/>
                <w:sz w:val="30"/>
                <w:szCs w:val="30"/>
                <w:lang w:val="zh-CN"/>
              </w:rPr>
              <w:lastRenderedPageBreak/>
              <w:t>评审记录</w:t>
            </w:r>
          </w:p>
        </w:tc>
      </w:tr>
      <w:tr w:rsidR="00B67F0C" w:rsidRPr="00B67F0C" w:rsidTr="001833CA">
        <w:trPr>
          <w:jc w:val="center"/>
        </w:trPr>
        <w:tc>
          <w:tcPr>
            <w:tcW w:w="1445" w:type="dxa"/>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b/>
                <w:bCs/>
                <w:color w:val="000000" w:themeColor="text1"/>
                <w:sz w:val="30"/>
                <w:szCs w:val="30"/>
              </w:rPr>
            </w:pPr>
            <w:r w:rsidRPr="00B67F0C">
              <w:rPr>
                <w:rFonts w:ascii="仿宋" w:hAnsi="仿宋" w:cs="宋体" w:hint="eastAsia"/>
                <w:b/>
                <w:bCs/>
                <w:color w:val="000000" w:themeColor="text1"/>
                <w:sz w:val="30"/>
                <w:szCs w:val="30"/>
                <w:lang w:val="zh-CN"/>
              </w:rPr>
              <w:t>参与人员</w:t>
            </w:r>
          </w:p>
        </w:tc>
        <w:tc>
          <w:tcPr>
            <w:tcW w:w="1559" w:type="dxa"/>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b/>
                <w:bCs/>
                <w:color w:val="000000" w:themeColor="text1"/>
                <w:sz w:val="30"/>
                <w:szCs w:val="30"/>
              </w:rPr>
            </w:pPr>
            <w:r w:rsidRPr="00B67F0C">
              <w:rPr>
                <w:rFonts w:ascii="仿宋" w:hAnsi="仿宋" w:cs="宋体" w:hint="eastAsia"/>
                <w:b/>
                <w:bCs/>
                <w:color w:val="000000" w:themeColor="text1"/>
                <w:sz w:val="30"/>
                <w:szCs w:val="30"/>
                <w:lang w:val="zh-CN"/>
              </w:rPr>
              <w:t>签名</w:t>
            </w:r>
          </w:p>
        </w:tc>
        <w:tc>
          <w:tcPr>
            <w:tcW w:w="2410" w:type="dxa"/>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jc w:val="center"/>
              <w:rPr>
                <w:rFonts w:ascii="仿宋" w:hAnsi="仿宋" w:cs="Garamond"/>
                <w:b/>
                <w:bCs/>
                <w:color w:val="000000" w:themeColor="text1"/>
                <w:sz w:val="30"/>
                <w:szCs w:val="30"/>
              </w:rPr>
            </w:pPr>
            <w:r w:rsidRPr="00B67F0C">
              <w:rPr>
                <w:rFonts w:ascii="仿宋" w:hAnsi="仿宋" w:cs="宋体" w:hint="eastAsia"/>
                <w:b/>
                <w:bCs/>
                <w:color w:val="000000" w:themeColor="text1"/>
                <w:sz w:val="30"/>
                <w:szCs w:val="30"/>
                <w:lang w:val="zh-CN"/>
              </w:rPr>
              <w:t>日期</w:t>
            </w:r>
          </w:p>
        </w:tc>
        <w:tc>
          <w:tcPr>
            <w:tcW w:w="2326" w:type="dxa"/>
            <w:tcBorders>
              <w:top w:val="single" w:sz="6" w:space="0" w:color="auto"/>
              <w:left w:val="single" w:sz="6" w:space="0" w:color="auto"/>
              <w:bottom w:val="single" w:sz="6" w:space="0" w:color="auto"/>
              <w:right w:val="single" w:sz="6" w:space="0" w:color="auto"/>
            </w:tcBorders>
            <w:shd w:val="pct10" w:color="auto" w:fill="auto"/>
          </w:tcPr>
          <w:p w:rsidR="007A2D9A" w:rsidRPr="00B67F0C" w:rsidRDefault="007A2D9A" w:rsidP="001833CA">
            <w:pPr>
              <w:autoSpaceDE w:val="0"/>
              <w:autoSpaceDN w:val="0"/>
              <w:adjustRightInd w:val="0"/>
              <w:spacing w:before="60" w:after="60"/>
              <w:ind w:left="-468" w:firstLineChars="237" w:firstLine="714"/>
              <w:jc w:val="center"/>
              <w:rPr>
                <w:rFonts w:ascii="仿宋" w:hAnsi="仿宋" w:cs="Garamond"/>
                <w:b/>
                <w:bCs/>
                <w:color w:val="000000" w:themeColor="text1"/>
                <w:sz w:val="30"/>
                <w:szCs w:val="30"/>
              </w:rPr>
            </w:pPr>
            <w:r w:rsidRPr="00B67F0C">
              <w:rPr>
                <w:rFonts w:ascii="仿宋" w:hAnsi="仿宋" w:cs="宋体" w:hint="eastAsia"/>
                <w:b/>
                <w:bCs/>
                <w:color w:val="000000" w:themeColor="text1"/>
                <w:sz w:val="30"/>
                <w:szCs w:val="30"/>
                <w:lang w:val="zh-CN"/>
              </w:rPr>
              <w:t>说明</w:t>
            </w: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r w:rsidR="00B67F0C" w:rsidRPr="00B67F0C"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B67F0C" w:rsidRDefault="007A2D9A" w:rsidP="001833CA">
            <w:pPr>
              <w:autoSpaceDE w:val="0"/>
              <w:autoSpaceDN w:val="0"/>
              <w:adjustRightInd w:val="0"/>
              <w:spacing w:before="60" w:after="60"/>
              <w:rPr>
                <w:rFonts w:ascii="仿宋" w:hAnsi="仿宋" w:cs="Garamond"/>
                <w:color w:val="000000" w:themeColor="text1"/>
                <w:sz w:val="30"/>
                <w:szCs w:val="30"/>
                <w:lang w:eastAsia="zh-TW"/>
              </w:rPr>
            </w:pPr>
          </w:p>
        </w:tc>
      </w:tr>
    </w:tbl>
    <w:p w:rsidR="007A2D9A" w:rsidRPr="00B67F0C" w:rsidRDefault="007A2D9A" w:rsidP="007A2D9A">
      <w:pPr>
        <w:pStyle w:val="1"/>
        <w:rPr>
          <w:rFonts w:ascii="黑体" w:eastAsia="黑体" w:hAnsi="黑体"/>
          <w:color w:val="000000" w:themeColor="text1"/>
          <w:szCs w:val="32"/>
        </w:rPr>
      </w:pPr>
      <w:r w:rsidRPr="00B67F0C">
        <w:rPr>
          <w:rFonts w:ascii="黑体" w:eastAsia="黑体" w:hAnsi="黑体" w:hint="eastAsia"/>
          <w:color w:val="000000" w:themeColor="text1"/>
          <w:szCs w:val="32"/>
        </w:rPr>
        <w:t>前言</w:t>
      </w:r>
    </w:p>
    <w:p w:rsidR="007A2D9A" w:rsidRPr="00B67F0C" w:rsidRDefault="007A2D9A" w:rsidP="007A2D9A">
      <w:pPr>
        <w:pStyle w:val="2"/>
        <w:spacing w:line="240" w:lineRule="auto"/>
        <w:rPr>
          <w:rFonts w:ascii="楷体" w:eastAsia="楷体" w:hAnsi="楷体"/>
          <w:color w:val="000000" w:themeColor="text1"/>
          <w:sz w:val="32"/>
        </w:rPr>
      </w:pPr>
      <w:bookmarkStart w:id="1" w:name="_Toc437724661"/>
      <w:bookmarkStart w:id="2" w:name="_Toc466288609"/>
      <w:bookmarkStart w:id="3" w:name="_Toc476838947"/>
      <w:bookmarkStart w:id="4" w:name="_Toc498951940"/>
      <w:bookmarkStart w:id="5" w:name="_Toc498952208"/>
      <w:r w:rsidRPr="00B67F0C">
        <w:rPr>
          <w:rFonts w:ascii="楷体" w:eastAsia="楷体" w:hAnsi="楷体" w:hint="eastAsia"/>
          <w:color w:val="000000" w:themeColor="text1"/>
          <w:sz w:val="32"/>
        </w:rPr>
        <w:t>目的</w:t>
      </w:r>
      <w:bookmarkEnd w:id="1"/>
      <w:bookmarkEnd w:id="2"/>
      <w:bookmarkEnd w:id="3"/>
      <w:bookmarkEnd w:id="4"/>
      <w:bookmarkEnd w:id="5"/>
    </w:p>
    <w:p w:rsidR="007A2D9A" w:rsidRPr="00B67F0C" w:rsidRDefault="007A2D9A" w:rsidP="007A2D9A">
      <w:pPr>
        <w:pStyle w:val="aa"/>
        <w:widowControl w:val="0"/>
        <w:ind w:leftChars="0" w:left="0" w:rightChars="0" w:right="0" w:firstLine="640"/>
        <w:rPr>
          <w:rFonts w:ascii="仿宋" w:eastAsia="仿宋" w:hAnsi="仿宋"/>
          <w:color w:val="000000" w:themeColor="text1"/>
          <w:szCs w:val="32"/>
        </w:rPr>
      </w:pPr>
      <w:r w:rsidRPr="00B67F0C">
        <w:rPr>
          <w:rFonts w:ascii="仿宋" w:eastAsia="仿宋" w:hAnsi="仿宋" w:hint="eastAsia"/>
          <w:color w:val="000000" w:themeColor="text1"/>
          <w:szCs w:val="32"/>
        </w:rPr>
        <w:t>此需求规格说明书</w:t>
      </w:r>
      <w:r w:rsidR="00731213" w:rsidRPr="00B67F0C">
        <w:rPr>
          <w:rFonts w:ascii="仿宋" w:eastAsia="仿宋" w:hAnsi="仿宋" w:hint="eastAsia"/>
          <w:color w:val="000000" w:themeColor="text1"/>
          <w:szCs w:val="32"/>
        </w:rPr>
        <w:t>针对在《国元农业保险新农险承保系统需求规格说明书》的基础上提出的新需求的具体流程和相关处理办法进行描述</w:t>
      </w:r>
      <w:r w:rsidR="007D2EF4" w:rsidRPr="00B67F0C">
        <w:rPr>
          <w:rFonts w:ascii="仿宋" w:eastAsia="仿宋" w:hAnsi="仿宋" w:hint="eastAsia"/>
          <w:color w:val="000000" w:themeColor="text1"/>
          <w:szCs w:val="32"/>
        </w:rPr>
        <w:t>，</w:t>
      </w:r>
      <w:r w:rsidRPr="00B67F0C">
        <w:rPr>
          <w:rFonts w:ascii="仿宋" w:eastAsia="仿宋" w:hAnsi="仿宋" w:hint="eastAsia"/>
          <w:color w:val="000000" w:themeColor="text1"/>
          <w:szCs w:val="32"/>
        </w:rPr>
        <w:t>明确所要开发的软件应具有的功能和实现方法，使系统分析人员及软件开发人员能清楚地了解用户的需求，并在此基础上进一步完成后续设计与开发工作。</w:t>
      </w:r>
    </w:p>
    <w:p w:rsidR="007A2D9A" w:rsidRPr="00B67F0C" w:rsidRDefault="007A2D9A" w:rsidP="007A2D9A">
      <w:pPr>
        <w:pStyle w:val="aa"/>
        <w:widowControl w:val="0"/>
        <w:ind w:leftChars="0" w:left="0" w:rightChars="0" w:right="0" w:firstLine="640"/>
        <w:rPr>
          <w:rFonts w:ascii="仿宋" w:eastAsia="仿宋" w:hAnsi="仿宋"/>
          <w:color w:val="000000" w:themeColor="text1"/>
          <w:szCs w:val="32"/>
        </w:rPr>
      </w:pPr>
      <w:proofErr w:type="gramStart"/>
      <w:r w:rsidRPr="00B67F0C">
        <w:rPr>
          <w:rFonts w:ascii="仿宋" w:eastAsia="仿宋" w:hAnsi="仿宋" w:hint="eastAsia"/>
          <w:color w:val="000000" w:themeColor="text1"/>
          <w:szCs w:val="32"/>
        </w:rPr>
        <w:t>本说明</w:t>
      </w:r>
      <w:proofErr w:type="gramEnd"/>
      <w:r w:rsidRPr="00B67F0C">
        <w:rPr>
          <w:rFonts w:ascii="仿宋" w:eastAsia="仿宋" w:hAnsi="仿宋" w:hint="eastAsia"/>
          <w:color w:val="000000" w:themeColor="text1"/>
          <w:szCs w:val="32"/>
        </w:rPr>
        <w:t>书面向的读者为中科软的系统设计人员、开发人员、测试人员以及</w:t>
      </w:r>
      <w:proofErr w:type="gramStart"/>
      <w:r w:rsidRPr="00B67F0C">
        <w:rPr>
          <w:rFonts w:ascii="仿宋" w:eastAsia="仿宋" w:hAnsi="仿宋" w:hint="eastAsia"/>
          <w:color w:val="000000" w:themeColor="text1"/>
          <w:szCs w:val="32"/>
        </w:rPr>
        <w:t>国元农业</w:t>
      </w:r>
      <w:proofErr w:type="gramEnd"/>
      <w:r w:rsidRPr="00B67F0C">
        <w:rPr>
          <w:rFonts w:ascii="仿宋" w:eastAsia="仿宋" w:hAnsi="仿宋" w:hint="eastAsia"/>
          <w:color w:val="000000" w:themeColor="text1"/>
          <w:szCs w:val="32"/>
        </w:rPr>
        <w:t>保险相关业务人员等。</w:t>
      </w:r>
    </w:p>
    <w:p w:rsidR="00353BD0" w:rsidRPr="00B67F0C" w:rsidRDefault="00353BD0" w:rsidP="00353BD0">
      <w:pPr>
        <w:pStyle w:val="2"/>
        <w:spacing w:line="240" w:lineRule="auto"/>
        <w:rPr>
          <w:rFonts w:ascii="楷体" w:eastAsia="楷体" w:hAnsi="楷体"/>
          <w:color w:val="000000" w:themeColor="text1"/>
          <w:sz w:val="32"/>
        </w:rPr>
      </w:pPr>
      <w:bookmarkStart w:id="6" w:name="_Toc498951941"/>
      <w:bookmarkStart w:id="7" w:name="_Toc498952209"/>
      <w:r w:rsidRPr="00B67F0C">
        <w:rPr>
          <w:rFonts w:ascii="楷体" w:eastAsia="楷体" w:hAnsi="楷体" w:hint="eastAsia"/>
          <w:color w:val="000000" w:themeColor="text1"/>
          <w:sz w:val="32"/>
        </w:rPr>
        <w:lastRenderedPageBreak/>
        <w:t>背景</w:t>
      </w:r>
      <w:bookmarkEnd w:id="6"/>
      <w:bookmarkEnd w:id="7"/>
    </w:p>
    <w:p w:rsidR="00353BD0" w:rsidRPr="00B67F0C" w:rsidRDefault="00353BD0" w:rsidP="00353BD0">
      <w:pPr>
        <w:ind w:firstLineChars="200" w:firstLine="640"/>
        <w:rPr>
          <w:rFonts w:ascii="仿宋" w:hAnsi="仿宋"/>
          <w:color w:val="000000" w:themeColor="text1"/>
          <w:szCs w:val="32"/>
        </w:rPr>
      </w:pPr>
      <w:r w:rsidRPr="00B67F0C">
        <w:rPr>
          <w:rFonts w:ascii="仿宋" w:hAnsi="仿宋" w:hint="eastAsia"/>
          <w:color w:val="000000" w:themeColor="text1"/>
          <w:szCs w:val="32"/>
        </w:rPr>
        <w:t>随着</w:t>
      </w:r>
      <w:proofErr w:type="gramStart"/>
      <w:r w:rsidRPr="00B67F0C">
        <w:rPr>
          <w:rFonts w:ascii="仿宋" w:hAnsi="仿宋" w:hint="eastAsia"/>
          <w:color w:val="000000" w:themeColor="text1"/>
          <w:szCs w:val="32"/>
        </w:rPr>
        <w:t>国元农业</w:t>
      </w:r>
      <w:proofErr w:type="gramEnd"/>
      <w:r w:rsidRPr="00B67F0C">
        <w:rPr>
          <w:rFonts w:ascii="仿宋" w:hAnsi="仿宋" w:hint="eastAsia"/>
          <w:color w:val="000000" w:themeColor="text1"/>
          <w:szCs w:val="32"/>
        </w:rPr>
        <w:t>保险业务的高速发展，为满足实际业务需要，</w:t>
      </w:r>
      <w:proofErr w:type="gramStart"/>
      <w:r w:rsidRPr="00B67F0C">
        <w:rPr>
          <w:rFonts w:ascii="仿宋" w:hAnsi="仿宋" w:hint="eastAsia"/>
          <w:color w:val="000000" w:themeColor="text1"/>
          <w:szCs w:val="32"/>
        </w:rPr>
        <w:t>国元农业</w:t>
      </w:r>
      <w:proofErr w:type="gramEnd"/>
      <w:r w:rsidRPr="00B67F0C">
        <w:rPr>
          <w:rFonts w:ascii="仿宋" w:hAnsi="仿宋" w:hint="eastAsia"/>
          <w:color w:val="000000" w:themeColor="text1"/>
          <w:szCs w:val="32"/>
        </w:rPr>
        <w:t>保险将建设一套新核心业务系统。新核心业务系统包括承保系统、理赔系统和交易清单管理系统。新核心业务系统将同时与大农险平台的其他子系统对接，为农业保险业务提供数据支持。</w:t>
      </w:r>
    </w:p>
    <w:p w:rsidR="00353BD0" w:rsidRPr="00B67F0C" w:rsidRDefault="00353BD0" w:rsidP="00353BD0">
      <w:pPr>
        <w:pStyle w:val="2"/>
        <w:spacing w:line="240" w:lineRule="auto"/>
        <w:rPr>
          <w:rFonts w:ascii="楷体" w:eastAsia="楷体" w:hAnsi="楷体"/>
          <w:color w:val="000000" w:themeColor="text1"/>
          <w:sz w:val="32"/>
        </w:rPr>
      </w:pPr>
      <w:bookmarkStart w:id="8" w:name="_Toc437724662"/>
      <w:bookmarkStart w:id="9" w:name="_Toc466288611"/>
      <w:bookmarkStart w:id="10" w:name="_Toc476838949"/>
      <w:bookmarkStart w:id="11" w:name="_Toc498951942"/>
      <w:bookmarkStart w:id="12" w:name="_Toc498952210"/>
      <w:r w:rsidRPr="00B67F0C">
        <w:rPr>
          <w:rFonts w:ascii="楷体" w:eastAsia="楷体" w:hAnsi="楷体" w:hint="eastAsia"/>
          <w:color w:val="000000" w:themeColor="text1"/>
          <w:sz w:val="32"/>
        </w:rPr>
        <w:t>范围</w:t>
      </w:r>
      <w:bookmarkEnd w:id="8"/>
      <w:bookmarkEnd w:id="9"/>
      <w:bookmarkEnd w:id="10"/>
      <w:bookmarkEnd w:id="11"/>
      <w:bookmarkEnd w:id="12"/>
    </w:p>
    <w:p w:rsidR="004D2571" w:rsidRPr="00B67F0C" w:rsidRDefault="00B67F0C" w:rsidP="004D2571">
      <w:pPr>
        <w:rPr>
          <w:color w:val="000000" w:themeColor="text1"/>
        </w:rPr>
      </w:pPr>
      <w:r>
        <w:rPr>
          <w:rFonts w:hint="eastAsia"/>
          <w:color w:val="000000" w:themeColor="text1"/>
        </w:rPr>
        <w:t>需求变更范围及工作量</w:t>
      </w:r>
      <w:r>
        <w:rPr>
          <w:noProof/>
        </w:rPr>
        <w:t>评估见附件</w:t>
      </w:r>
      <w:r w:rsidR="00353BD0" w:rsidRPr="00B67F0C">
        <w:rPr>
          <w:rFonts w:hint="eastAsia"/>
          <w:color w:val="000000" w:themeColor="text1"/>
        </w:rPr>
        <w:t>。</w:t>
      </w:r>
      <w:bookmarkStart w:id="13" w:name="_Toc498951943"/>
      <w:bookmarkStart w:id="14" w:name="_Toc498952211"/>
    </w:p>
    <w:p w:rsidR="00B67F0C" w:rsidRPr="00B67F0C" w:rsidRDefault="00764B36" w:rsidP="004D2571">
      <w:pPr>
        <w:rPr>
          <w:rFonts w:ascii="黑体" w:eastAsia="黑体" w:hAnsi="黑体" w:cs="DFKai-SB"/>
          <w:color w:val="000000" w:themeColor="text1"/>
        </w:rPr>
      </w:pPr>
      <w:r>
        <w:rPr>
          <w:rFonts w:ascii="黑体" w:eastAsia="黑体" w:hAnsi="黑体" w:cs="DFKai-SB"/>
          <w:color w:val="000000" w:themeColor="text1"/>
        </w:rPr>
        <w:object w:dxaOrig="1508" w:dyaOrig="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6.35pt" o:ole="">
            <v:imagedata r:id="rId9" o:title=""/>
          </v:shape>
          <o:OLEObject Type="Embed" ProgID="Excel.Sheet.12" ShapeID="_x0000_i1025" DrawAspect="Icon" ObjectID="_1579702826" r:id="rId10"/>
        </w:object>
      </w:r>
    </w:p>
    <w:p w:rsidR="00353BD0" w:rsidRPr="00B67F0C" w:rsidRDefault="007773B7" w:rsidP="00353BD0">
      <w:pPr>
        <w:pStyle w:val="1"/>
        <w:rPr>
          <w:rFonts w:ascii="黑体" w:eastAsia="黑体" w:hAnsi="黑体"/>
          <w:color w:val="000000" w:themeColor="text1"/>
          <w:szCs w:val="32"/>
        </w:rPr>
      </w:pPr>
      <w:r w:rsidRPr="00B67F0C">
        <w:rPr>
          <w:rFonts w:ascii="黑体" w:eastAsia="黑体" w:hAnsi="黑体" w:hint="eastAsia"/>
          <w:color w:val="000000" w:themeColor="text1"/>
          <w:szCs w:val="32"/>
        </w:rPr>
        <w:t>功能性需求</w:t>
      </w:r>
      <w:bookmarkEnd w:id="13"/>
      <w:bookmarkEnd w:id="14"/>
    </w:p>
    <w:p w:rsidR="00353BD0" w:rsidRPr="00B67F0C" w:rsidRDefault="00353BD0" w:rsidP="00353BD0">
      <w:pPr>
        <w:pStyle w:val="2"/>
        <w:rPr>
          <w:color w:val="000000" w:themeColor="text1"/>
        </w:rPr>
      </w:pPr>
      <w:r w:rsidRPr="00B67F0C">
        <w:rPr>
          <w:color w:val="000000" w:themeColor="text1"/>
        </w:rPr>
        <w:t>投保单管理</w:t>
      </w:r>
    </w:p>
    <w:p w:rsidR="007A2D9A" w:rsidRPr="00B67F0C" w:rsidRDefault="00353BD0" w:rsidP="00353BD0">
      <w:pPr>
        <w:pStyle w:val="3"/>
        <w:ind w:right="320"/>
        <w:rPr>
          <w:rFonts w:eastAsiaTheme="minorEastAsia"/>
          <w:color w:val="000000" w:themeColor="text1"/>
        </w:rPr>
      </w:pPr>
      <w:r w:rsidRPr="00B67F0C">
        <w:rPr>
          <w:rFonts w:hint="eastAsia"/>
          <w:color w:val="000000" w:themeColor="text1"/>
        </w:rPr>
        <w:t>投保单录入</w:t>
      </w:r>
    </w:p>
    <w:p w:rsidR="004761A1" w:rsidRPr="00B67F0C" w:rsidRDefault="004761A1" w:rsidP="004761A1">
      <w:pPr>
        <w:pStyle w:val="4"/>
        <w:rPr>
          <w:color w:val="000000" w:themeColor="text1"/>
        </w:rPr>
      </w:pPr>
      <w:r w:rsidRPr="00B67F0C">
        <w:rPr>
          <w:rFonts w:hint="eastAsia"/>
          <w:color w:val="000000" w:themeColor="text1"/>
        </w:rPr>
        <w:t>业务场景</w:t>
      </w:r>
    </w:p>
    <w:p w:rsidR="004761A1" w:rsidRPr="00B67F0C" w:rsidRDefault="004761A1" w:rsidP="004761A1">
      <w:pPr>
        <w:ind w:left="420"/>
        <w:rPr>
          <w:color w:val="000000" w:themeColor="text1"/>
          <w:lang w:val="zh-CN"/>
        </w:rPr>
      </w:pPr>
      <w:r w:rsidRPr="00B67F0C">
        <w:rPr>
          <w:rFonts w:hint="eastAsia"/>
          <w:color w:val="000000" w:themeColor="text1"/>
          <w:lang w:val="zh-CN"/>
        </w:rPr>
        <w:t>出单员在客户信息管理系统缮制好清单信息之后，将投保单其余信息录入系统，并保存提交。</w:t>
      </w:r>
    </w:p>
    <w:p w:rsidR="004761A1" w:rsidRPr="00B67F0C" w:rsidRDefault="004761A1" w:rsidP="004761A1">
      <w:pPr>
        <w:pStyle w:val="4"/>
        <w:rPr>
          <w:color w:val="000000" w:themeColor="text1"/>
        </w:rPr>
      </w:pPr>
      <w:r w:rsidRPr="00B67F0C">
        <w:rPr>
          <w:rFonts w:hint="eastAsia"/>
          <w:color w:val="000000" w:themeColor="text1"/>
        </w:rPr>
        <w:t>菜单权限</w:t>
      </w:r>
    </w:p>
    <w:p w:rsidR="004761A1" w:rsidRPr="00B67F0C" w:rsidRDefault="004761A1" w:rsidP="004761A1">
      <w:pPr>
        <w:ind w:left="420"/>
        <w:rPr>
          <w:color w:val="000000" w:themeColor="text1"/>
          <w:lang w:val="zh-CN"/>
        </w:rPr>
      </w:pPr>
      <w:r w:rsidRPr="00B67F0C">
        <w:rPr>
          <w:rFonts w:hint="eastAsia"/>
          <w:color w:val="000000" w:themeColor="text1"/>
          <w:lang w:val="zh-CN"/>
        </w:rPr>
        <w:t>菜单：在菜单栏设置二级菜单</w:t>
      </w:r>
      <w:r w:rsidRPr="00B67F0C">
        <w:rPr>
          <w:color w:val="000000" w:themeColor="text1"/>
          <w:lang w:val="zh-CN"/>
        </w:rPr>
        <w:t>—</w:t>
      </w:r>
      <w:r w:rsidRPr="00B67F0C">
        <w:rPr>
          <w:rFonts w:hint="eastAsia"/>
          <w:color w:val="000000" w:themeColor="text1"/>
          <w:lang w:val="zh-CN"/>
        </w:rPr>
        <w:t>投保单管理</w:t>
      </w:r>
      <w:r w:rsidRPr="00B67F0C">
        <w:rPr>
          <w:color w:val="000000" w:themeColor="text1"/>
          <w:lang w:val="zh-CN"/>
        </w:rPr>
        <w:t>—</w:t>
      </w:r>
      <w:r w:rsidRPr="00B67F0C">
        <w:rPr>
          <w:rFonts w:hint="eastAsia"/>
          <w:color w:val="000000" w:themeColor="text1"/>
          <w:lang w:val="zh-CN"/>
        </w:rPr>
        <w:t>投保单录入</w:t>
      </w:r>
    </w:p>
    <w:p w:rsidR="004761A1" w:rsidRPr="00B67F0C" w:rsidRDefault="004761A1" w:rsidP="004761A1">
      <w:pPr>
        <w:ind w:left="420"/>
        <w:rPr>
          <w:color w:val="000000" w:themeColor="text1"/>
          <w:lang w:val="zh-CN"/>
        </w:rPr>
      </w:pPr>
      <w:r w:rsidRPr="00B67F0C">
        <w:rPr>
          <w:rFonts w:hint="eastAsia"/>
          <w:color w:val="000000" w:themeColor="text1"/>
          <w:lang w:val="zh-CN"/>
        </w:rPr>
        <w:t>访问权限：出单点岗、出单员、各机构农险经理、系统运</w:t>
      </w:r>
      <w:r w:rsidRPr="00B67F0C">
        <w:rPr>
          <w:rFonts w:hint="eastAsia"/>
          <w:color w:val="000000" w:themeColor="text1"/>
          <w:lang w:val="zh-CN"/>
        </w:rPr>
        <w:lastRenderedPageBreak/>
        <w:t>维员</w:t>
      </w:r>
    </w:p>
    <w:p w:rsidR="004761A1" w:rsidRPr="00B67F0C" w:rsidRDefault="004761A1" w:rsidP="004761A1">
      <w:pPr>
        <w:pStyle w:val="4"/>
        <w:rPr>
          <w:color w:val="000000" w:themeColor="text1"/>
        </w:rPr>
      </w:pPr>
      <w:r w:rsidRPr="00B67F0C">
        <w:rPr>
          <w:rFonts w:hint="eastAsia"/>
          <w:color w:val="000000" w:themeColor="text1"/>
        </w:rPr>
        <w:t>功能概述</w:t>
      </w:r>
    </w:p>
    <w:p w:rsidR="004761A1" w:rsidRPr="00B67F0C" w:rsidRDefault="004761A1" w:rsidP="004761A1">
      <w:pPr>
        <w:pStyle w:val="a5"/>
        <w:numPr>
          <w:ilvl w:val="0"/>
          <w:numId w:val="3"/>
        </w:numPr>
        <w:ind w:firstLineChars="0"/>
        <w:rPr>
          <w:color w:val="000000" w:themeColor="text1"/>
          <w:lang w:val="zh-CN"/>
        </w:rPr>
      </w:pPr>
      <w:r w:rsidRPr="00B67F0C">
        <w:rPr>
          <w:rFonts w:hint="eastAsia"/>
          <w:color w:val="000000" w:themeColor="text1"/>
          <w:lang w:val="zh-CN"/>
        </w:rPr>
        <w:t>用户可通过</w:t>
      </w:r>
      <w:r w:rsidR="0063112B" w:rsidRPr="00B67F0C">
        <w:rPr>
          <w:rFonts w:hint="eastAsia"/>
          <w:color w:val="000000" w:themeColor="text1"/>
          <w:lang w:val="zh-CN"/>
        </w:rPr>
        <w:t>在</w:t>
      </w:r>
      <w:r w:rsidR="003163B8" w:rsidRPr="00B67F0C">
        <w:rPr>
          <w:rFonts w:hint="eastAsia"/>
          <w:color w:val="000000" w:themeColor="text1"/>
          <w:lang w:val="zh-CN"/>
        </w:rPr>
        <w:t>本公司</w:t>
      </w:r>
      <w:r w:rsidRPr="00B67F0C">
        <w:rPr>
          <w:rFonts w:hint="eastAsia"/>
          <w:color w:val="000000" w:themeColor="text1"/>
          <w:lang w:val="zh-CN"/>
        </w:rPr>
        <w:t>续保、复制保单、复制投保单、选择投保模板的方式将已有信息带入出单页面，并可在</w:t>
      </w:r>
      <w:r w:rsidR="00E46324" w:rsidRPr="00B67F0C">
        <w:rPr>
          <w:rFonts w:hint="eastAsia"/>
          <w:color w:val="000000" w:themeColor="text1"/>
          <w:lang w:val="zh-CN"/>
        </w:rPr>
        <w:t>根据实际业务进行修改。但除了选择模板外，其他方式</w:t>
      </w:r>
      <w:r w:rsidRPr="00B67F0C">
        <w:rPr>
          <w:rFonts w:hint="eastAsia"/>
          <w:color w:val="000000" w:themeColor="text1"/>
          <w:lang w:val="zh-CN"/>
        </w:rPr>
        <w:t>不可带入</w:t>
      </w:r>
      <w:r w:rsidR="00E46324" w:rsidRPr="00B67F0C">
        <w:rPr>
          <w:rFonts w:hint="eastAsia"/>
          <w:color w:val="000000" w:themeColor="text1"/>
          <w:lang w:val="zh-CN"/>
        </w:rPr>
        <w:t>以下历史数据</w:t>
      </w:r>
      <w:r w:rsidRPr="00B67F0C">
        <w:rPr>
          <w:rFonts w:hint="eastAsia"/>
          <w:color w:val="000000" w:themeColor="text1"/>
          <w:lang w:val="zh-CN"/>
        </w:rPr>
        <w:t>：保险期限（全部默认为空）、关联清单、投保人或被保险人信息等。保存时需对所有</w:t>
      </w:r>
      <w:proofErr w:type="gramStart"/>
      <w:r w:rsidRPr="00B67F0C">
        <w:rPr>
          <w:rFonts w:hint="eastAsia"/>
          <w:color w:val="000000" w:themeColor="text1"/>
          <w:lang w:val="zh-CN"/>
        </w:rPr>
        <w:t>必录项判断</w:t>
      </w:r>
      <w:proofErr w:type="gramEnd"/>
      <w:r w:rsidRPr="00B67F0C">
        <w:rPr>
          <w:rFonts w:hint="eastAsia"/>
          <w:color w:val="000000" w:themeColor="text1"/>
          <w:lang w:val="zh-CN"/>
        </w:rPr>
        <w:t>数据的合法性。</w:t>
      </w:r>
    </w:p>
    <w:p w:rsidR="004761A1" w:rsidRPr="00B67F0C" w:rsidRDefault="00E46324" w:rsidP="004761A1">
      <w:pPr>
        <w:pStyle w:val="a5"/>
        <w:numPr>
          <w:ilvl w:val="0"/>
          <w:numId w:val="3"/>
        </w:numPr>
        <w:ind w:firstLineChars="0"/>
        <w:rPr>
          <w:color w:val="000000" w:themeColor="text1"/>
          <w:lang w:val="zh-CN"/>
        </w:rPr>
      </w:pPr>
      <w:r w:rsidRPr="00B67F0C">
        <w:rPr>
          <w:rFonts w:hint="eastAsia"/>
          <w:color w:val="000000" w:themeColor="text1"/>
          <w:lang w:val="zh-CN"/>
        </w:rPr>
        <w:t>进行投保单录入前</w:t>
      </w:r>
      <w:r w:rsidR="004761A1" w:rsidRPr="00B67F0C">
        <w:rPr>
          <w:rFonts w:hint="eastAsia"/>
          <w:color w:val="000000" w:themeColor="text1"/>
          <w:lang w:val="zh-CN"/>
        </w:rPr>
        <w:t>需在出单向导中选择清单、条款和投保模板，投保模板为非必选内容。</w:t>
      </w:r>
    </w:p>
    <w:p w:rsidR="004761A1" w:rsidRPr="00B67F0C" w:rsidRDefault="004761A1" w:rsidP="004761A1">
      <w:pPr>
        <w:pStyle w:val="a5"/>
        <w:numPr>
          <w:ilvl w:val="0"/>
          <w:numId w:val="3"/>
        </w:numPr>
        <w:ind w:firstLineChars="0"/>
        <w:rPr>
          <w:color w:val="000000" w:themeColor="text1"/>
          <w:lang w:val="zh-CN"/>
        </w:rPr>
      </w:pPr>
      <w:r w:rsidRPr="00B67F0C">
        <w:rPr>
          <w:rFonts w:hint="eastAsia"/>
          <w:color w:val="000000" w:themeColor="text1"/>
          <w:lang w:val="zh-CN"/>
        </w:rPr>
        <w:t>如果模板定义了条款版本，则自动带出相应内容。</w:t>
      </w:r>
    </w:p>
    <w:p w:rsidR="004761A1" w:rsidRPr="00B67F0C" w:rsidRDefault="004761A1" w:rsidP="004761A1">
      <w:pPr>
        <w:pStyle w:val="a5"/>
        <w:numPr>
          <w:ilvl w:val="0"/>
          <w:numId w:val="3"/>
        </w:numPr>
        <w:ind w:firstLineChars="0"/>
        <w:rPr>
          <w:color w:val="000000" w:themeColor="text1"/>
          <w:lang w:val="zh-CN"/>
        </w:rPr>
      </w:pPr>
      <w:r w:rsidRPr="00B67F0C">
        <w:rPr>
          <w:rFonts w:hint="eastAsia"/>
          <w:color w:val="000000" w:themeColor="text1"/>
          <w:lang w:val="zh-CN"/>
        </w:rPr>
        <w:t>清单搜索查询过程中页面正计时显示搜索进度，选择清单之后将标的信息带入标的列表中，支持预览及下载标的清单列表功能</w:t>
      </w:r>
      <w:r w:rsidR="00026FB8" w:rsidRPr="00B67F0C">
        <w:rPr>
          <w:rFonts w:hint="eastAsia"/>
          <w:color w:val="000000" w:themeColor="text1"/>
          <w:lang w:val="zh-CN"/>
        </w:rPr>
        <w:t>。</w:t>
      </w:r>
    </w:p>
    <w:p w:rsidR="004761A1" w:rsidRPr="00B67F0C" w:rsidRDefault="004761A1" w:rsidP="004761A1">
      <w:pPr>
        <w:pStyle w:val="a5"/>
        <w:numPr>
          <w:ilvl w:val="0"/>
          <w:numId w:val="3"/>
        </w:numPr>
        <w:ind w:firstLineChars="0"/>
        <w:rPr>
          <w:color w:val="000000" w:themeColor="text1"/>
          <w:lang w:val="zh-CN"/>
        </w:rPr>
      </w:pPr>
      <w:r w:rsidRPr="00B67F0C">
        <w:rPr>
          <w:color w:val="000000" w:themeColor="text1"/>
          <w:lang w:val="zh-CN"/>
        </w:rPr>
        <w:t>投保单录入页面支持多险别多标的险种的多清单关联</w:t>
      </w:r>
      <w:r w:rsidRPr="00B67F0C">
        <w:rPr>
          <w:rFonts w:hint="eastAsia"/>
          <w:color w:val="000000" w:themeColor="text1"/>
          <w:lang w:val="zh-CN"/>
        </w:rPr>
        <w:t>。</w:t>
      </w:r>
    </w:p>
    <w:p w:rsidR="008F3755" w:rsidRPr="00B67F0C" w:rsidRDefault="008F3755" w:rsidP="004761A1">
      <w:pPr>
        <w:pStyle w:val="a5"/>
        <w:numPr>
          <w:ilvl w:val="0"/>
          <w:numId w:val="3"/>
        </w:numPr>
        <w:ind w:firstLineChars="0"/>
        <w:rPr>
          <w:color w:val="000000" w:themeColor="text1"/>
          <w:lang w:val="zh-CN"/>
        </w:rPr>
      </w:pPr>
      <w:r w:rsidRPr="00B67F0C">
        <w:rPr>
          <w:rFonts w:hint="eastAsia"/>
          <w:color w:val="000000" w:themeColor="text1"/>
          <w:lang w:val="zh-CN"/>
        </w:rPr>
        <w:t>所有格式校验统一在录入完成后即校验，若不通过则在录入域下方红字提示；所有</w:t>
      </w:r>
      <w:proofErr w:type="gramStart"/>
      <w:r w:rsidRPr="00B67F0C">
        <w:rPr>
          <w:rFonts w:hint="eastAsia"/>
          <w:color w:val="000000" w:themeColor="text1"/>
          <w:lang w:val="zh-CN"/>
        </w:rPr>
        <w:t>必填项校验</w:t>
      </w:r>
      <w:proofErr w:type="gramEnd"/>
      <w:r w:rsidRPr="00B67F0C">
        <w:rPr>
          <w:rFonts w:hint="eastAsia"/>
          <w:color w:val="000000" w:themeColor="text1"/>
          <w:lang w:val="zh-CN"/>
        </w:rPr>
        <w:t>统一在保存时校验，校验不通过则弹出提示，</w:t>
      </w:r>
      <w:proofErr w:type="gramStart"/>
      <w:r w:rsidRPr="00B67F0C">
        <w:rPr>
          <w:rFonts w:hint="eastAsia"/>
          <w:color w:val="000000" w:themeColor="text1"/>
          <w:lang w:val="zh-CN"/>
        </w:rPr>
        <w:t>关闭弹窗鼠标</w:t>
      </w:r>
      <w:proofErr w:type="gramEnd"/>
      <w:r w:rsidRPr="00B67F0C">
        <w:rPr>
          <w:rFonts w:hint="eastAsia"/>
          <w:color w:val="000000" w:themeColor="text1"/>
          <w:lang w:val="zh-CN"/>
        </w:rPr>
        <w:t>自动位移至第一个待修改录入域。</w:t>
      </w:r>
      <w:r w:rsidR="00B77D71" w:rsidRPr="00B67F0C">
        <w:rPr>
          <w:rFonts w:hint="eastAsia"/>
          <w:color w:val="000000" w:themeColor="text1"/>
          <w:lang w:val="zh-CN"/>
        </w:rPr>
        <w:t>此规则系统通用。</w:t>
      </w:r>
    </w:p>
    <w:p w:rsidR="004761A1" w:rsidRPr="00B67F0C" w:rsidRDefault="004761A1" w:rsidP="004761A1">
      <w:pPr>
        <w:pStyle w:val="4"/>
        <w:rPr>
          <w:color w:val="000000" w:themeColor="text1"/>
        </w:rPr>
      </w:pPr>
      <w:r w:rsidRPr="00B67F0C">
        <w:rPr>
          <w:rFonts w:hint="eastAsia"/>
          <w:color w:val="000000" w:themeColor="text1"/>
        </w:rPr>
        <w:lastRenderedPageBreak/>
        <w:t>页面原型</w:t>
      </w:r>
    </w:p>
    <w:p w:rsidR="004761A1" w:rsidRPr="00B67F0C" w:rsidRDefault="008150CF" w:rsidP="00B50D32">
      <w:pPr>
        <w:rPr>
          <w:color w:val="000000" w:themeColor="text1"/>
        </w:rPr>
      </w:pPr>
      <w:r w:rsidRPr="00B67F0C">
        <w:rPr>
          <w:noProof/>
          <w:color w:val="000000" w:themeColor="text1"/>
        </w:rPr>
        <w:drawing>
          <wp:inline distT="0" distB="0" distL="0" distR="0" wp14:anchorId="271ADC19" wp14:editId="4C7A7B7B">
            <wp:extent cx="5274310" cy="3168249"/>
            <wp:effectExtent l="19050" t="19050" r="215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68249"/>
                    </a:xfrm>
                    <a:prstGeom prst="rect">
                      <a:avLst/>
                    </a:prstGeom>
                    <a:ln>
                      <a:solidFill>
                        <a:schemeClr val="bg1">
                          <a:lumMod val="85000"/>
                        </a:schemeClr>
                      </a:solidFill>
                    </a:ln>
                  </pic:spPr>
                </pic:pic>
              </a:graphicData>
            </a:graphic>
          </wp:inline>
        </w:drawing>
      </w:r>
    </w:p>
    <w:p w:rsidR="007A2D9A" w:rsidRPr="00B67F0C" w:rsidRDefault="004761A1" w:rsidP="004761A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w:t>
      </w:r>
      <w:r w:rsidRPr="00B67F0C">
        <w:rPr>
          <w:color w:val="000000" w:themeColor="text1"/>
        </w:rPr>
        <w:fldChar w:fldCharType="end"/>
      </w:r>
      <w:r w:rsidRPr="00B67F0C">
        <w:rPr>
          <w:color w:val="000000" w:themeColor="text1"/>
        </w:rPr>
        <w:t>出单向导</w:t>
      </w:r>
    </w:p>
    <w:p w:rsidR="00504A55" w:rsidRPr="00B67F0C" w:rsidRDefault="00504A55" w:rsidP="00504A55">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504A55">
        <w:trPr>
          <w:trHeight w:val="376"/>
          <w:jc w:val="center"/>
        </w:trPr>
        <w:tc>
          <w:tcPr>
            <w:tcW w:w="7992" w:type="dxa"/>
            <w:gridSpan w:val="6"/>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出单向导</w:t>
            </w:r>
          </w:p>
        </w:tc>
      </w:tr>
      <w:tr w:rsidR="00B67F0C" w:rsidRPr="00B67F0C" w:rsidTr="00504A55">
        <w:trPr>
          <w:trHeight w:val="543"/>
          <w:jc w:val="center"/>
        </w:trPr>
        <w:tc>
          <w:tcPr>
            <w:tcW w:w="1416"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504A55" w:rsidRPr="00B67F0C" w:rsidRDefault="00504A55"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1833CA">
        <w:trPr>
          <w:trHeight w:val="413"/>
          <w:jc w:val="center"/>
        </w:trPr>
        <w:tc>
          <w:tcPr>
            <w:tcW w:w="1416" w:type="dxa"/>
          </w:tcPr>
          <w:p w:rsidR="00504A55" w:rsidRPr="00B67F0C" w:rsidRDefault="00504A55"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编辑类型</w:t>
            </w:r>
          </w:p>
        </w:tc>
        <w:tc>
          <w:tcPr>
            <w:tcW w:w="1575" w:type="dxa"/>
          </w:tcPr>
          <w:p w:rsidR="00504A55" w:rsidRPr="00B67F0C" w:rsidRDefault="00504A55" w:rsidP="001833CA">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730" w:type="dxa"/>
          </w:tcPr>
          <w:p w:rsidR="00504A55" w:rsidRPr="00B67F0C" w:rsidRDefault="00504A55"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787" w:type="dxa"/>
          </w:tcPr>
          <w:p w:rsidR="00504A55" w:rsidRPr="00B67F0C" w:rsidRDefault="00504A55"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1888" w:type="dxa"/>
          </w:tcPr>
          <w:p w:rsidR="00504A55" w:rsidRPr="00B67F0C" w:rsidRDefault="008150C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选择内容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新保</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复制投保单</w:t>
            </w:r>
            <w:r w:rsidRPr="00B67F0C">
              <w:rPr>
                <w:rFonts w:ascii="仿宋" w:hAnsi="仿宋" w:cs="宋体" w:hint="eastAsia"/>
                <w:bCs/>
                <w:color w:val="000000" w:themeColor="text1"/>
                <w:kern w:val="0"/>
                <w:sz w:val="21"/>
                <w:szCs w:val="21"/>
                <w:lang w:val="zh-CN"/>
              </w:rPr>
              <w:t>、复制保单、</w:t>
            </w:r>
            <w:r w:rsidR="007773B7" w:rsidRPr="00B67F0C">
              <w:rPr>
                <w:rFonts w:ascii="仿宋" w:hAnsi="仿宋" w:cs="宋体" w:hint="eastAsia"/>
                <w:bCs/>
                <w:color w:val="000000" w:themeColor="text1"/>
                <w:kern w:val="0"/>
                <w:sz w:val="21"/>
                <w:szCs w:val="21"/>
                <w:lang w:val="zh-CN"/>
              </w:rPr>
              <w:t>在本公司</w:t>
            </w:r>
            <w:r w:rsidRPr="00B67F0C">
              <w:rPr>
                <w:rFonts w:ascii="仿宋" w:hAnsi="仿宋" w:cs="宋体" w:hint="eastAsia"/>
                <w:bCs/>
                <w:color w:val="000000" w:themeColor="text1"/>
                <w:kern w:val="0"/>
                <w:sz w:val="21"/>
                <w:szCs w:val="21"/>
                <w:lang w:val="zh-CN"/>
              </w:rPr>
              <w:t>续保</w:t>
            </w:r>
          </w:p>
        </w:tc>
        <w:tc>
          <w:tcPr>
            <w:tcW w:w="596" w:type="dxa"/>
          </w:tcPr>
          <w:p w:rsidR="00504A55" w:rsidRPr="00B67F0C" w:rsidRDefault="008150CF"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新保</w:t>
            </w: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请输入投保单号</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条件必录</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rPr>
              <w:t>此元素根据编辑类型选择内容条件显示；当编辑类型选择除“新保”以外的选项时显示；当编辑类型选择“复制投保单”，文本框内显示提示内容“请输入投保单号”且必录；当编辑类型选择“复制保单”和“在本公司续保”时，文本框内显示</w:t>
            </w:r>
            <w:r w:rsidRPr="00B67F0C">
              <w:rPr>
                <w:rFonts w:ascii="仿宋" w:hAnsi="仿宋" w:cs="宋体" w:hint="eastAsia"/>
                <w:bCs/>
                <w:color w:val="000000" w:themeColor="text1"/>
                <w:kern w:val="0"/>
                <w:sz w:val="21"/>
                <w:szCs w:val="21"/>
              </w:rPr>
              <w:lastRenderedPageBreak/>
              <w:t>提示内容“请输入保单号”且必录。</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查询</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校验是否输入业务单号，如果没有输入根据选择的编辑类型提示输入正确的投保单号或者保单号；其次再校验输入的业务单号在系统中是否存在，如果不存在，提示“输入的投保单号或保单号不存在，请输入正确的投保单/保单号”；如果存在，根据编辑类型和输入的业务单号，查询相应的投保单（保单）信息，</w:t>
            </w:r>
            <w:r w:rsidRPr="00B67F0C">
              <w:rPr>
                <w:rFonts w:ascii="仿宋" w:hAnsi="仿宋" w:cs="宋体"/>
                <w:bCs/>
                <w:color w:val="000000" w:themeColor="text1"/>
                <w:kern w:val="0"/>
                <w:sz w:val="21"/>
                <w:szCs w:val="21"/>
                <w:lang w:val="zh-CN"/>
              </w:rPr>
              <w:t>将信息带入出单向导及投保单录入页面中。</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指金禾缮制预投保清单的清单编号</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查询</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87" w:type="dxa"/>
          </w:tcPr>
          <w:p w:rsidR="007773B7" w:rsidRPr="00B67F0C" w:rsidRDefault="00026FB8"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无论是否录入清单编号都需点击查询</w:t>
            </w:r>
          </w:p>
        </w:tc>
        <w:tc>
          <w:tcPr>
            <w:tcW w:w="1888" w:type="dxa"/>
          </w:tcPr>
          <w:p w:rsidR="007773B7" w:rsidRPr="00B67F0C" w:rsidRDefault="007773B7" w:rsidP="003760C5">
            <w:pPr>
              <w:widowControl/>
              <w:jc w:val="left"/>
              <w:rPr>
                <w:rFonts w:ascii="仿宋" w:hAnsi="仿宋" w:cs="宋体"/>
                <w:bCs/>
                <w:color w:val="000000" w:themeColor="text1"/>
                <w:kern w:val="0"/>
                <w:sz w:val="21"/>
                <w:szCs w:val="21"/>
                <w:lang w:val="zh-CN"/>
              </w:rPr>
            </w:pPr>
            <w:proofErr w:type="gramStart"/>
            <w:r w:rsidRPr="00B67F0C">
              <w:rPr>
                <w:rFonts w:ascii="仿宋" w:hAnsi="仿宋" w:cs="宋体" w:hint="eastAsia"/>
                <w:bCs/>
                <w:color w:val="000000" w:themeColor="text1"/>
                <w:kern w:val="0"/>
                <w:sz w:val="21"/>
                <w:szCs w:val="21"/>
                <w:lang w:val="zh-CN"/>
              </w:rPr>
              <w:t>单击</w:t>
            </w:r>
            <w:r w:rsidR="00E51935" w:rsidRPr="00B67F0C">
              <w:rPr>
                <w:rFonts w:ascii="仿宋" w:hAnsi="仿宋" w:cs="宋体" w:hint="eastAsia"/>
                <w:bCs/>
                <w:color w:val="000000" w:themeColor="text1"/>
                <w:kern w:val="0"/>
                <w:sz w:val="21"/>
                <w:szCs w:val="21"/>
                <w:lang w:val="zh-CN"/>
              </w:rPr>
              <w:t>单击</w:t>
            </w:r>
            <w:proofErr w:type="gramEnd"/>
            <w:r w:rsidR="00E51935" w:rsidRPr="00B67F0C">
              <w:rPr>
                <w:rFonts w:ascii="仿宋" w:hAnsi="仿宋" w:cs="宋体"/>
                <w:bCs/>
                <w:color w:val="000000" w:themeColor="text1"/>
                <w:kern w:val="0"/>
                <w:sz w:val="21"/>
                <w:szCs w:val="21"/>
                <w:lang w:val="zh-CN"/>
              </w:rPr>
              <w:t>系统弹出图</w:t>
            </w:r>
            <w:r w:rsidR="00E51935" w:rsidRPr="00B67F0C">
              <w:rPr>
                <w:rFonts w:ascii="仿宋" w:hAnsi="仿宋" w:cs="宋体" w:hint="eastAsia"/>
                <w:bCs/>
                <w:color w:val="000000" w:themeColor="text1"/>
                <w:kern w:val="0"/>
                <w:sz w:val="21"/>
                <w:szCs w:val="21"/>
                <w:lang w:val="zh-CN"/>
              </w:rPr>
              <w:t>2页面。若已录入清单编号，系统校验录入的清单编号是否存在，若不存在则提示，“您输入的清单编号在系统中不存在，请重新输入！”并将鼠标定位至“清单编号”录入域；校验通过则将清单编号带入图2的查询条件中，自动查询出清单列表；若未录入清单编号，则弹出</w:t>
            </w:r>
            <w:r w:rsidR="00E51935" w:rsidRPr="00B67F0C">
              <w:rPr>
                <w:rFonts w:ascii="仿宋" w:hAnsi="仿宋" w:cs="宋体" w:hint="eastAsia"/>
                <w:bCs/>
                <w:color w:val="000000" w:themeColor="text1"/>
                <w:kern w:val="0"/>
                <w:sz w:val="21"/>
                <w:szCs w:val="21"/>
                <w:lang w:val="zh-CN"/>
              </w:rPr>
              <w:lastRenderedPageBreak/>
              <w:t>图2，手动输入查询条件进行清单查询。</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详情</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单击按钮系统校验是否已选择清单</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若未选择则系统提示</w:t>
            </w:r>
            <w:r w:rsidRPr="00B67F0C">
              <w:rPr>
                <w:rFonts w:ascii="仿宋" w:hAnsi="仿宋" w:cs="宋体" w:hint="eastAsia"/>
                <w:bCs/>
                <w:color w:val="000000" w:themeColor="text1"/>
                <w:kern w:val="0"/>
                <w:sz w:val="21"/>
                <w:szCs w:val="21"/>
                <w:lang w:val="zh-CN"/>
              </w:rPr>
              <w:t>“请先选择清单！”若已选择则</w:t>
            </w:r>
            <w:r w:rsidRPr="00B67F0C">
              <w:rPr>
                <w:rFonts w:ascii="仿宋" w:hAnsi="仿宋" w:cs="宋体"/>
                <w:bCs/>
                <w:color w:val="000000" w:themeColor="text1"/>
                <w:kern w:val="0"/>
                <w:sz w:val="21"/>
                <w:szCs w:val="21"/>
                <w:lang w:val="zh-CN"/>
              </w:rPr>
              <w:t>调用金禾页面</w:t>
            </w:r>
            <w:proofErr w:type="gramStart"/>
            <w:r w:rsidRPr="00B67F0C">
              <w:rPr>
                <w:rFonts w:ascii="仿宋" w:hAnsi="仿宋" w:cs="宋体"/>
                <w:bCs/>
                <w:color w:val="000000" w:themeColor="text1"/>
                <w:kern w:val="0"/>
                <w:sz w:val="21"/>
                <w:szCs w:val="21"/>
                <w:lang w:val="zh-CN"/>
              </w:rPr>
              <w:t>查看验标流程</w:t>
            </w:r>
            <w:proofErr w:type="gramEnd"/>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预投保清单</w:t>
            </w:r>
            <w:r w:rsidRPr="00B67F0C">
              <w:rPr>
                <w:rFonts w:ascii="仿宋" w:hAnsi="仿宋" w:cs="宋体" w:hint="eastAsia"/>
                <w:bCs/>
                <w:color w:val="000000" w:themeColor="text1"/>
                <w:kern w:val="0"/>
                <w:sz w:val="21"/>
                <w:szCs w:val="21"/>
                <w:lang w:val="zh-CN"/>
              </w:rPr>
              <w:t>、GIS地图</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归属机构</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检索框</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通过检索归属机构代码或名称进行模糊查询</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选择保单的归属机构</w:t>
            </w:r>
            <w:r w:rsidRPr="00B67F0C">
              <w:rPr>
                <w:rFonts w:ascii="仿宋" w:hAnsi="仿宋" w:cs="宋体" w:hint="eastAsia"/>
                <w:bCs/>
                <w:color w:val="000000" w:themeColor="text1"/>
                <w:kern w:val="0"/>
                <w:sz w:val="21"/>
                <w:szCs w:val="21"/>
                <w:lang w:val="zh-CN"/>
              </w:rPr>
              <w:t>。</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险种</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险类与险种进行联动选择</w:t>
            </w:r>
            <w:r w:rsidRPr="00B67F0C">
              <w:rPr>
                <w:rFonts w:ascii="仿宋" w:hAnsi="仿宋" w:cs="宋体" w:hint="eastAsia"/>
                <w:bCs/>
                <w:color w:val="000000" w:themeColor="text1"/>
                <w:kern w:val="0"/>
                <w:sz w:val="21"/>
                <w:szCs w:val="21"/>
                <w:lang w:val="zh-CN"/>
              </w:rPr>
              <w:t>。</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7992" w:type="dxa"/>
            <w:gridSpan w:val="6"/>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标的列表</w:t>
            </w:r>
            <w:r w:rsidRPr="00B67F0C">
              <w:rPr>
                <w:rFonts w:ascii="仿宋" w:hAnsi="仿宋" w:cs="宋体" w:hint="eastAsia"/>
                <w:color w:val="000000" w:themeColor="text1"/>
                <w:kern w:val="0"/>
                <w:sz w:val="21"/>
                <w:szCs w:val="21"/>
              </w:rPr>
              <w:t>（系统根据标的将关联的清单拆分成标的列表，相关信息带入列表中）</w:t>
            </w: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标的名称</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标的清单编号</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预览</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超链接</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5A3B7B">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单击超链接</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系统弹出图</w:t>
            </w:r>
            <w:r w:rsidRPr="00B67F0C">
              <w:rPr>
                <w:rFonts w:ascii="仿宋" w:hAnsi="仿宋" w:cs="宋体" w:hint="eastAsia"/>
                <w:bCs/>
                <w:color w:val="000000" w:themeColor="text1"/>
                <w:kern w:val="0"/>
                <w:sz w:val="21"/>
                <w:szCs w:val="21"/>
                <w:lang w:val="zh-CN"/>
              </w:rPr>
              <w:t>3标的清单列表</w:t>
            </w: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7992" w:type="dxa"/>
            <w:gridSpan w:val="6"/>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选择投保模板</w:t>
            </w:r>
            <w:r w:rsidRPr="00B67F0C">
              <w:rPr>
                <w:rFonts w:ascii="仿宋" w:hAnsi="仿宋" w:cs="宋体" w:hint="eastAsia"/>
                <w:color w:val="000000" w:themeColor="text1"/>
                <w:kern w:val="0"/>
                <w:sz w:val="21"/>
                <w:szCs w:val="21"/>
              </w:rPr>
              <w:t>（根据险种展示本操作员权限下的可使用的投保模板）</w:t>
            </w: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模板代码</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模板名称</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制作人</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7992" w:type="dxa"/>
            <w:gridSpan w:val="6"/>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选择条款</w:t>
            </w:r>
            <w:r w:rsidRPr="00B67F0C">
              <w:rPr>
                <w:rFonts w:ascii="仿宋" w:hAnsi="仿宋" w:cs="宋体" w:hint="eastAsia"/>
                <w:color w:val="000000" w:themeColor="text1"/>
                <w:kern w:val="0"/>
                <w:sz w:val="21"/>
                <w:szCs w:val="21"/>
              </w:rPr>
              <w:t>（根据险种展示本操作员权限下的可使用的条款）</w:t>
            </w: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条款代码</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条款名称</w:t>
            </w:r>
          </w:p>
        </w:tc>
        <w:tc>
          <w:tcPr>
            <w:tcW w:w="1575"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730"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87" w:type="dxa"/>
          </w:tcPr>
          <w:p w:rsidR="007773B7" w:rsidRPr="00B67F0C" w:rsidRDefault="007773B7"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7773B7" w:rsidRPr="00B67F0C" w:rsidRDefault="007773B7" w:rsidP="001833CA">
            <w:pPr>
              <w:widowControl/>
              <w:jc w:val="left"/>
              <w:rPr>
                <w:rFonts w:ascii="仿宋" w:hAnsi="仿宋" w:cs="宋体"/>
                <w:bCs/>
                <w:color w:val="000000" w:themeColor="text1"/>
                <w:kern w:val="0"/>
                <w:sz w:val="21"/>
                <w:szCs w:val="21"/>
                <w:lang w:val="zh-CN"/>
              </w:rPr>
            </w:pPr>
          </w:p>
        </w:tc>
        <w:tc>
          <w:tcPr>
            <w:tcW w:w="596" w:type="dxa"/>
          </w:tcPr>
          <w:p w:rsidR="007773B7" w:rsidRPr="00B67F0C" w:rsidRDefault="007773B7" w:rsidP="001833CA">
            <w:pPr>
              <w:widowControl/>
              <w:jc w:val="center"/>
              <w:rPr>
                <w:rFonts w:ascii="仿宋" w:hAnsi="仿宋" w:cs="宋体"/>
                <w:color w:val="000000" w:themeColor="text1"/>
                <w:kern w:val="0"/>
                <w:sz w:val="21"/>
                <w:szCs w:val="21"/>
              </w:rPr>
            </w:pPr>
          </w:p>
        </w:tc>
      </w:tr>
    </w:tbl>
    <w:p w:rsidR="000638DF" w:rsidRPr="00B67F0C" w:rsidRDefault="008A6B25" w:rsidP="008A6B25">
      <w:pPr>
        <w:rPr>
          <w:color w:val="000000" w:themeColor="text1"/>
        </w:rPr>
      </w:pPr>
      <w:r w:rsidRPr="00B67F0C">
        <w:rPr>
          <w:rFonts w:hint="eastAsia"/>
          <w:color w:val="000000" w:themeColor="text1"/>
        </w:rPr>
        <w:t>选项说明：</w:t>
      </w:r>
    </w:p>
    <w:p w:rsidR="008A6B25" w:rsidRPr="00B67F0C" w:rsidRDefault="008A6B25" w:rsidP="008A6B25">
      <w:pPr>
        <w:rPr>
          <w:color w:val="000000" w:themeColor="text1"/>
        </w:rPr>
      </w:pPr>
      <w:r w:rsidRPr="00B67F0C">
        <w:rPr>
          <w:rFonts w:hint="eastAsia"/>
          <w:color w:val="000000" w:themeColor="text1"/>
        </w:rPr>
        <w:t>1.</w:t>
      </w:r>
      <w:r w:rsidRPr="00B67F0C">
        <w:rPr>
          <w:rFonts w:hint="eastAsia"/>
          <w:color w:val="000000" w:themeColor="text1"/>
        </w:rPr>
        <w:t>【下一步】按钮</w:t>
      </w:r>
    </w:p>
    <w:p w:rsidR="00F648AC" w:rsidRPr="00B67F0C" w:rsidRDefault="00AF2C19" w:rsidP="008A6B25">
      <w:pPr>
        <w:rPr>
          <w:color w:val="000000" w:themeColor="text1"/>
        </w:rPr>
      </w:pPr>
      <w:r w:rsidRPr="00B67F0C">
        <w:rPr>
          <w:rFonts w:hint="eastAsia"/>
          <w:color w:val="000000" w:themeColor="text1"/>
        </w:rPr>
        <w:lastRenderedPageBreak/>
        <w:t>顶部按钮需固定定位，位置</w:t>
      </w:r>
      <w:proofErr w:type="gramStart"/>
      <w:r w:rsidRPr="00B67F0C">
        <w:rPr>
          <w:rFonts w:hint="eastAsia"/>
          <w:color w:val="000000" w:themeColor="text1"/>
        </w:rPr>
        <w:t>不</w:t>
      </w:r>
      <w:proofErr w:type="gramEnd"/>
      <w:r w:rsidRPr="00B67F0C">
        <w:rPr>
          <w:rFonts w:hint="eastAsia"/>
          <w:color w:val="000000" w:themeColor="text1"/>
        </w:rPr>
        <w:t>随着滚动条移动。</w:t>
      </w:r>
      <w:r w:rsidR="008A6B25" w:rsidRPr="00B67F0C">
        <w:rPr>
          <w:rFonts w:hint="eastAsia"/>
          <w:color w:val="000000" w:themeColor="text1"/>
        </w:rPr>
        <w:t>用户单击【下一步】按钮，系统</w:t>
      </w:r>
      <w:r w:rsidR="00F648AC" w:rsidRPr="00B67F0C">
        <w:rPr>
          <w:rFonts w:hint="eastAsia"/>
          <w:color w:val="000000" w:themeColor="text1"/>
        </w:rPr>
        <w:t>进行以下校验：</w:t>
      </w:r>
    </w:p>
    <w:p w:rsidR="00CE6C52" w:rsidRPr="00B67F0C" w:rsidRDefault="00F648AC" w:rsidP="00EF5B81">
      <w:pPr>
        <w:pStyle w:val="a5"/>
        <w:numPr>
          <w:ilvl w:val="0"/>
          <w:numId w:val="13"/>
        </w:numPr>
        <w:ind w:firstLineChars="0"/>
        <w:rPr>
          <w:color w:val="000000" w:themeColor="text1"/>
        </w:rPr>
      </w:pPr>
      <w:r w:rsidRPr="00B67F0C">
        <w:rPr>
          <w:rFonts w:hint="eastAsia"/>
          <w:color w:val="000000" w:themeColor="text1"/>
        </w:rPr>
        <w:t>系统校验所有</w:t>
      </w:r>
      <w:proofErr w:type="gramStart"/>
      <w:r w:rsidRPr="00B67F0C">
        <w:rPr>
          <w:rFonts w:hint="eastAsia"/>
          <w:color w:val="000000" w:themeColor="text1"/>
        </w:rPr>
        <w:t>必录项是否</w:t>
      </w:r>
      <w:proofErr w:type="gramEnd"/>
      <w:r w:rsidRPr="00B67F0C">
        <w:rPr>
          <w:rFonts w:hint="eastAsia"/>
          <w:color w:val="000000" w:themeColor="text1"/>
        </w:rPr>
        <w:t>已录入，若存在未录入项，则系统提示“请录入</w:t>
      </w:r>
      <w:r w:rsidRPr="00B67F0C">
        <w:rPr>
          <w:rFonts w:hint="eastAsia"/>
          <w:color w:val="000000" w:themeColor="text1"/>
        </w:rPr>
        <w:t>***</w:t>
      </w:r>
      <w:r w:rsidRPr="00B67F0C">
        <w:rPr>
          <w:rFonts w:hint="eastAsia"/>
          <w:color w:val="000000" w:themeColor="text1"/>
        </w:rPr>
        <w:t>！”，并将鼠标移动</w:t>
      </w:r>
      <w:proofErr w:type="gramStart"/>
      <w:r w:rsidRPr="00B67F0C">
        <w:rPr>
          <w:rFonts w:hint="eastAsia"/>
          <w:color w:val="000000" w:themeColor="text1"/>
        </w:rPr>
        <w:t>至相应未</w:t>
      </w:r>
      <w:proofErr w:type="gramEnd"/>
      <w:r w:rsidRPr="00B67F0C">
        <w:rPr>
          <w:rFonts w:hint="eastAsia"/>
          <w:color w:val="000000" w:themeColor="text1"/>
        </w:rPr>
        <w:t>录入项录入域，若存在多个，则按照由上至下，从左到右的顺序移动至第一个录入域。</w:t>
      </w:r>
    </w:p>
    <w:p w:rsidR="00D156DC" w:rsidRPr="00B67F0C" w:rsidRDefault="00D156DC" w:rsidP="00D156DC">
      <w:pPr>
        <w:pStyle w:val="a5"/>
        <w:numPr>
          <w:ilvl w:val="0"/>
          <w:numId w:val="13"/>
        </w:numPr>
        <w:ind w:firstLineChars="0"/>
        <w:rPr>
          <w:color w:val="000000" w:themeColor="text1"/>
        </w:rPr>
      </w:pPr>
      <w:r w:rsidRPr="00B67F0C">
        <w:rPr>
          <w:rFonts w:hint="eastAsia"/>
          <w:color w:val="000000" w:themeColor="text1"/>
        </w:rPr>
        <w:t>若以上校验全部通过，则系统进入投保单录入页面（如图</w:t>
      </w:r>
      <w:r w:rsidR="00895078" w:rsidRPr="00B67F0C">
        <w:rPr>
          <w:rFonts w:hint="eastAsia"/>
          <w:color w:val="000000" w:themeColor="text1"/>
        </w:rPr>
        <w:t>7</w:t>
      </w:r>
      <w:r w:rsidRPr="00B67F0C">
        <w:rPr>
          <w:rFonts w:hint="eastAsia"/>
          <w:color w:val="000000" w:themeColor="text1"/>
        </w:rPr>
        <w:t>投保单录入），将已录入的信息带入投保单录入页面，并生成投保单号。</w:t>
      </w:r>
    </w:p>
    <w:p w:rsidR="008A6B25" w:rsidRPr="00B67F0C" w:rsidRDefault="00CE6C52" w:rsidP="008A6B25">
      <w:pPr>
        <w:pStyle w:val="a5"/>
        <w:numPr>
          <w:ilvl w:val="0"/>
          <w:numId w:val="13"/>
        </w:numPr>
        <w:ind w:firstLineChars="0"/>
        <w:rPr>
          <w:color w:val="000000" w:themeColor="text1"/>
        </w:rPr>
      </w:pPr>
      <w:r w:rsidRPr="00B67F0C">
        <w:rPr>
          <w:rFonts w:hint="eastAsia"/>
          <w:color w:val="000000" w:themeColor="text1"/>
        </w:rPr>
        <w:t>若用户由图</w:t>
      </w:r>
      <w:r w:rsidR="00895078" w:rsidRPr="00B67F0C">
        <w:rPr>
          <w:rFonts w:hint="eastAsia"/>
          <w:color w:val="000000" w:themeColor="text1"/>
        </w:rPr>
        <w:t>7</w:t>
      </w:r>
      <w:r w:rsidRPr="00B67F0C">
        <w:rPr>
          <w:rFonts w:hint="eastAsia"/>
          <w:color w:val="000000" w:themeColor="text1"/>
        </w:rPr>
        <w:t>投保单录入页面单击【上一步】返回至本页面，并单击【下一步】按钮，系统需校验用户是否对险种、归属机构进行修改，若修改则需重新生成投保单号，若未修改则保留已生成的投保单号。</w:t>
      </w:r>
    </w:p>
    <w:p w:rsidR="008A6B25" w:rsidRPr="00B67F0C" w:rsidRDefault="008A6B25" w:rsidP="008A6B25">
      <w:pPr>
        <w:rPr>
          <w:color w:val="000000" w:themeColor="text1"/>
        </w:rPr>
      </w:pPr>
      <w:r w:rsidRPr="00B67F0C">
        <w:rPr>
          <w:rFonts w:hint="eastAsia"/>
          <w:color w:val="000000" w:themeColor="text1"/>
        </w:rPr>
        <w:t>2.</w:t>
      </w:r>
      <w:r w:rsidRPr="00B67F0C">
        <w:rPr>
          <w:rFonts w:hint="eastAsia"/>
          <w:color w:val="000000" w:themeColor="text1"/>
        </w:rPr>
        <w:t>【取消】按钮</w:t>
      </w:r>
    </w:p>
    <w:p w:rsidR="008A6B25" w:rsidRPr="00B67F0C" w:rsidRDefault="00AF2C19" w:rsidP="008A6B25">
      <w:pPr>
        <w:rPr>
          <w:color w:val="000000" w:themeColor="text1"/>
        </w:rPr>
      </w:pPr>
      <w:r w:rsidRPr="00B67F0C">
        <w:rPr>
          <w:rFonts w:hint="eastAsia"/>
          <w:color w:val="000000" w:themeColor="text1"/>
        </w:rPr>
        <w:t>顶部按钮需固定定位，位置</w:t>
      </w:r>
      <w:proofErr w:type="gramStart"/>
      <w:r w:rsidRPr="00B67F0C">
        <w:rPr>
          <w:rFonts w:hint="eastAsia"/>
          <w:color w:val="000000" w:themeColor="text1"/>
        </w:rPr>
        <w:t>不</w:t>
      </w:r>
      <w:proofErr w:type="gramEnd"/>
      <w:r w:rsidRPr="00B67F0C">
        <w:rPr>
          <w:rFonts w:hint="eastAsia"/>
          <w:color w:val="000000" w:themeColor="text1"/>
        </w:rPr>
        <w:t>随着滚动条移动。</w:t>
      </w:r>
      <w:r w:rsidR="008A6B25" w:rsidRPr="00B67F0C">
        <w:rPr>
          <w:rFonts w:hint="eastAsia"/>
          <w:color w:val="000000" w:themeColor="text1"/>
        </w:rPr>
        <w:t>用户单击【取消】按钮，系统页面返回至工作台。</w:t>
      </w:r>
    </w:p>
    <w:p w:rsidR="00D156DC" w:rsidRPr="00B67F0C" w:rsidRDefault="00D156DC" w:rsidP="008A6B25">
      <w:pPr>
        <w:rPr>
          <w:color w:val="000000" w:themeColor="text1"/>
        </w:rPr>
      </w:pPr>
    </w:p>
    <w:p w:rsidR="0087115C" w:rsidRPr="00B67F0C" w:rsidRDefault="00D156DC" w:rsidP="008A6B25">
      <w:pPr>
        <w:rPr>
          <w:noProof/>
          <w:color w:val="000000" w:themeColor="text1"/>
        </w:rPr>
      </w:pPr>
      <w:r w:rsidRPr="00B67F0C">
        <w:rPr>
          <w:rFonts w:hint="eastAsia"/>
          <w:noProof/>
          <w:color w:val="000000" w:themeColor="text1"/>
        </w:rPr>
        <w:t>用户点击（图</w:t>
      </w:r>
      <w:r w:rsidRPr="00B67F0C">
        <w:rPr>
          <w:rFonts w:hint="eastAsia"/>
          <w:noProof/>
          <w:color w:val="000000" w:themeColor="text1"/>
        </w:rPr>
        <w:t xml:space="preserve">1 </w:t>
      </w:r>
      <w:r w:rsidRPr="00B67F0C">
        <w:rPr>
          <w:rFonts w:hint="eastAsia"/>
          <w:noProof/>
          <w:color w:val="000000" w:themeColor="text1"/>
        </w:rPr>
        <w:t>出单向导）清单编号录入域后的【查询】按钮后，系统弹出如下图所示页面：</w:t>
      </w:r>
    </w:p>
    <w:p w:rsidR="008C4B13" w:rsidRPr="00B67F0C" w:rsidRDefault="0087115C" w:rsidP="00B50D32">
      <w:pPr>
        <w:rPr>
          <w:color w:val="000000" w:themeColor="text1"/>
        </w:rPr>
      </w:pPr>
      <w:r w:rsidRPr="00B67F0C">
        <w:rPr>
          <w:noProof/>
          <w:color w:val="000000" w:themeColor="text1"/>
        </w:rPr>
        <w:lastRenderedPageBreak/>
        <w:drawing>
          <wp:inline distT="0" distB="0" distL="0" distR="0" wp14:anchorId="3546CC62" wp14:editId="781B9627">
            <wp:extent cx="5274310" cy="2749478"/>
            <wp:effectExtent l="19050" t="19050" r="2159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49478"/>
                    </a:xfrm>
                    <a:prstGeom prst="rect">
                      <a:avLst/>
                    </a:prstGeom>
                    <a:ln>
                      <a:solidFill>
                        <a:schemeClr val="bg1">
                          <a:lumMod val="85000"/>
                        </a:schemeClr>
                      </a:solidFill>
                    </a:ln>
                  </pic:spPr>
                </pic:pic>
              </a:graphicData>
            </a:graphic>
          </wp:inline>
        </w:drawing>
      </w:r>
    </w:p>
    <w:p w:rsidR="008C4B13" w:rsidRPr="00B67F0C" w:rsidRDefault="008C4B13" w:rsidP="008C4B13">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w:t>
      </w:r>
      <w:r w:rsidRPr="00B67F0C">
        <w:rPr>
          <w:color w:val="000000" w:themeColor="text1"/>
        </w:rPr>
        <w:fldChar w:fldCharType="end"/>
      </w:r>
      <w:r w:rsidRPr="00B67F0C">
        <w:rPr>
          <w:color w:val="000000" w:themeColor="text1"/>
        </w:rPr>
        <w:t>清单查询</w:t>
      </w:r>
    </w:p>
    <w:p w:rsidR="0060613D" w:rsidRPr="00B67F0C" w:rsidRDefault="0060613D" w:rsidP="0060613D">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706"/>
        <w:gridCol w:w="778"/>
      </w:tblGrid>
      <w:tr w:rsidR="00B67F0C" w:rsidRPr="00B67F0C" w:rsidTr="0060613D">
        <w:trPr>
          <w:trHeight w:val="376"/>
          <w:jc w:val="center"/>
        </w:trPr>
        <w:tc>
          <w:tcPr>
            <w:tcW w:w="7992" w:type="dxa"/>
            <w:gridSpan w:val="6"/>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清单查询</w:t>
            </w:r>
          </w:p>
        </w:tc>
      </w:tr>
      <w:tr w:rsidR="00B67F0C" w:rsidRPr="00B67F0C" w:rsidTr="00215BA3">
        <w:trPr>
          <w:trHeight w:val="543"/>
          <w:jc w:val="center"/>
        </w:trPr>
        <w:tc>
          <w:tcPr>
            <w:tcW w:w="1416"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706"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778" w:type="dxa"/>
            <w:shd w:val="clear" w:color="auto" w:fill="B6DDE8" w:themeFill="accent5" w:themeFillTint="66"/>
          </w:tcPr>
          <w:p w:rsidR="0060613D" w:rsidRPr="00B67F0C" w:rsidRDefault="0060613D"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清单编号</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60613D" w:rsidRPr="00B67F0C" w:rsidRDefault="008F05A1"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如果用户在（图1 出单向导）清单编号录入域中已录入清单编号，将清单编号带入此录入域中</w:t>
            </w: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清单名称</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缮制人名称</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215BA3">
        <w:trPr>
          <w:trHeight w:val="413"/>
          <w:jc w:val="center"/>
        </w:trPr>
        <w:tc>
          <w:tcPr>
            <w:tcW w:w="1416" w:type="dxa"/>
          </w:tcPr>
          <w:p w:rsidR="0060613D" w:rsidRPr="00B67F0C" w:rsidRDefault="00215BA3" w:rsidP="001833CA">
            <w:pPr>
              <w:widowControl/>
              <w:jc w:val="center"/>
              <w:rPr>
                <w:rFonts w:ascii="仿宋" w:hAnsi="仿宋" w:cs="宋体"/>
                <w:color w:val="000000" w:themeColor="text1"/>
                <w:kern w:val="0"/>
                <w:sz w:val="21"/>
                <w:szCs w:val="21"/>
              </w:rPr>
            </w:pPr>
            <w:r>
              <w:rPr>
                <w:rFonts w:ascii="仿宋" w:hAnsi="仿宋" w:cs="宋体" w:hint="eastAsia"/>
                <w:color w:val="000000" w:themeColor="text1"/>
                <w:kern w:val="0"/>
                <w:sz w:val="21"/>
                <w:szCs w:val="21"/>
              </w:rPr>
              <w:t>清单缮制日</w:t>
            </w:r>
            <w:r w:rsidR="0060613D" w:rsidRPr="00B67F0C">
              <w:rPr>
                <w:rFonts w:ascii="仿宋" w:hAnsi="仿宋" w:cs="宋体" w:hint="eastAsia"/>
                <w:color w:val="000000" w:themeColor="text1"/>
                <w:kern w:val="0"/>
                <w:sz w:val="21"/>
                <w:szCs w:val="21"/>
              </w:rPr>
              <w:t>期</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时间控件</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8B1B45" w:rsidRPr="00B67F0C" w:rsidRDefault="008B1B45"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1、</w:t>
            </w:r>
            <w:r w:rsidRPr="00B67F0C">
              <w:rPr>
                <w:rFonts w:ascii="仿宋" w:hAnsi="仿宋" w:cs="宋体"/>
                <w:bCs/>
                <w:color w:val="000000" w:themeColor="text1"/>
                <w:kern w:val="0"/>
                <w:sz w:val="21"/>
                <w:szCs w:val="21"/>
                <w:lang w:val="zh-CN"/>
              </w:rPr>
              <w:t>时间区间若只选择了起始时间</w:t>
            </w:r>
            <w:r w:rsidRPr="00B67F0C">
              <w:rPr>
                <w:rFonts w:ascii="仿宋" w:hAnsi="仿宋" w:cs="宋体" w:hint="eastAsia"/>
                <w:bCs/>
                <w:color w:val="000000" w:themeColor="text1"/>
                <w:kern w:val="0"/>
                <w:sz w:val="21"/>
                <w:szCs w:val="21"/>
                <w:lang w:val="zh-CN"/>
              </w:rPr>
              <w:t>未选择结束时间，则系统查询区间为&gt;=输入的时间2、若只选择了结束时间，未选择起始时间，则系统查询区间为&lt;=输入时间；</w:t>
            </w:r>
          </w:p>
          <w:p w:rsidR="0060613D" w:rsidRPr="00B67F0C" w:rsidRDefault="008B1B45"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3、若起始时间与结束时间都录入则查询期间为起</w:t>
            </w:r>
            <w:r w:rsidRPr="00B67F0C">
              <w:rPr>
                <w:rFonts w:ascii="仿宋" w:hAnsi="仿宋" w:cs="宋体" w:hint="eastAsia"/>
                <w:bCs/>
                <w:color w:val="000000" w:themeColor="text1"/>
                <w:kern w:val="0"/>
                <w:sz w:val="21"/>
                <w:szCs w:val="21"/>
                <w:lang w:val="zh-CN"/>
              </w:rPr>
              <w:lastRenderedPageBreak/>
              <w:t>始时间至结束时间，包含录入的日期；</w:t>
            </w:r>
          </w:p>
          <w:p w:rsidR="008B1B45" w:rsidRPr="00B67F0C" w:rsidRDefault="008B1B45"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4、若起始时间与结束时间录入日期为同一天，则查询时间为录入的时间；</w:t>
            </w:r>
          </w:p>
          <w:p w:rsidR="008B1B45" w:rsidRPr="00B67F0C" w:rsidRDefault="008B1B45"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5、所有查询条件为时间区间的都按照此标准操作。</w:t>
            </w:r>
          </w:p>
        </w:tc>
        <w:tc>
          <w:tcPr>
            <w:tcW w:w="778" w:type="dxa"/>
          </w:tcPr>
          <w:p w:rsidR="0060613D" w:rsidRPr="00B67F0C" w:rsidRDefault="00215BA3" w:rsidP="001833CA">
            <w:pPr>
              <w:widowControl/>
              <w:jc w:val="center"/>
              <w:rPr>
                <w:rFonts w:ascii="仿宋" w:hAnsi="仿宋" w:cs="宋体"/>
                <w:color w:val="000000" w:themeColor="text1"/>
                <w:kern w:val="0"/>
                <w:sz w:val="21"/>
                <w:szCs w:val="21"/>
              </w:rPr>
            </w:pPr>
            <w:r>
              <w:rPr>
                <w:rFonts w:ascii="仿宋" w:hAnsi="仿宋" w:cs="宋体"/>
                <w:kern w:val="0"/>
                <w:sz w:val="21"/>
                <w:szCs w:val="21"/>
              </w:rPr>
              <w:lastRenderedPageBreak/>
              <w:t>默认本年本月</w:t>
            </w:r>
            <w:r>
              <w:rPr>
                <w:rFonts w:ascii="仿宋" w:hAnsi="仿宋" w:cs="宋体" w:hint="eastAsia"/>
                <w:kern w:val="0"/>
                <w:sz w:val="21"/>
                <w:szCs w:val="21"/>
              </w:rPr>
              <w:t>1日至当前日期</w:t>
            </w: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归属区域</w:t>
            </w:r>
          </w:p>
        </w:tc>
        <w:tc>
          <w:tcPr>
            <w:tcW w:w="1575" w:type="dxa"/>
          </w:tcPr>
          <w:p w:rsidR="0060613D" w:rsidRPr="00B67F0C" w:rsidRDefault="008B1B45"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730" w:type="dxa"/>
          </w:tcPr>
          <w:p w:rsidR="0060613D" w:rsidRPr="00B67F0C" w:rsidRDefault="008B1B45"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60613D" w:rsidRPr="00B67F0C" w:rsidRDefault="008B1B45"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根据登录人权限五级联动进行选择</w:t>
            </w:r>
            <w:r w:rsidR="008F05A1" w:rsidRPr="00B67F0C">
              <w:rPr>
                <w:rFonts w:ascii="仿宋" w:hAnsi="仿宋" w:cs="宋体" w:hint="eastAsia"/>
                <w:bCs/>
                <w:color w:val="000000" w:themeColor="text1"/>
                <w:kern w:val="0"/>
                <w:sz w:val="21"/>
                <w:szCs w:val="21"/>
                <w:lang w:val="zh-CN"/>
              </w:rPr>
              <w:t>。此处由金禾提供服务供我方调用。</w:t>
            </w: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7992" w:type="dxa"/>
            <w:gridSpan w:val="6"/>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查询结果列表</w:t>
            </w:r>
            <w:r w:rsidR="008F05A1" w:rsidRPr="00B67F0C">
              <w:rPr>
                <w:rFonts w:ascii="仿宋" w:hAnsi="仿宋" w:cs="宋体"/>
                <w:color w:val="000000" w:themeColor="text1"/>
                <w:kern w:val="0"/>
                <w:sz w:val="21"/>
                <w:szCs w:val="21"/>
              </w:rPr>
              <w:t>（</w:t>
            </w:r>
            <w:r w:rsidR="008F05A1" w:rsidRPr="00B67F0C">
              <w:rPr>
                <w:rFonts w:ascii="仿宋" w:hAnsi="仿宋" w:cs="宋体" w:hint="eastAsia"/>
                <w:color w:val="000000" w:themeColor="text1"/>
                <w:kern w:val="0"/>
                <w:sz w:val="21"/>
                <w:szCs w:val="21"/>
              </w:rPr>
              <w:t>若用户在（图1出单向导）页面录入了系统中存在的清单编号，弹出此页面的查询结果列表默认显示根据清单编号模糊查询出的所有清单编号</w:t>
            </w:r>
            <w:r w:rsidR="008F05A1" w:rsidRPr="00B67F0C">
              <w:rPr>
                <w:rFonts w:ascii="仿宋" w:hAnsi="仿宋" w:cs="宋体"/>
                <w:color w:val="000000" w:themeColor="text1"/>
                <w:kern w:val="0"/>
                <w:sz w:val="21"/>
                <w:szCs w:val="21"/>
              </w:rPr>
              <w:t>）</w:t>
            </w: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选择</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单选</w:t>
            </w:r>
          </w:p>
        </w:tc>
        <w:tc>
          <w:tcPr>
            <w:tcW w:w="1730" w:type="dxa"/>
          </w:tcPr>
          <w:p w:rsidR="0060613D" w:rsidRPr="00B67F0C" w:rsidRDefault="0087115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215BA3">
        <w:trPr>
          <w:trHeight w:val="413"/>
          <w:jc w:val="center"/>
        </w:trPr>
        <w:tc>
          <w:tcPr>
            <w:tcW w:w="1416" w:type="dxa"/>
          </w:tcPr>
          <w:p w:rsidR="0060613D" w:rsidRPr="00B67F0C" w:rsidRDefault="0087115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清单编号</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清单名称</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缮制日期</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215BA3">
        <w:trPr>
          <w:trHeight w:val="413"/>
          <w:jc w:val="center"/>
        </w:trPr>
        <w:tc>
          <w:tcPr>
            <w:tcW w:w="1416"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缮制人</w:t>
            </w:r>
          </w:p>
        </w:tc>
        <w:tc>
          <w:tcPr>
            <w:tcW w:w="1575"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0613D" w:rsidRPr="00B67F0C" w:rsidRDefault="0060613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60613D" w:rsidRPr="00B67F0C" w:rsidRDefault="0060613D" w:rsidP="001833CA">
            <w:pPr>
              <w:widowControl/>
              <w:jc w:val="center"/>
              <w:rPr>
                <w:rFonts w:ascii="仿宋" w:hAnsi="仿宋" w:cs="宋体"/>
                <w:color w:val="000000" w:themeColor="text1"/>
                <w:kern w:val="0"/>
                <w:sz w:val="21"/>
                <w:szCs w:val="21"/>
              </w:rPr>
            </w:pPr>
          </w:p>
        </w:tc>
        <w:tc>
          <w:tcPr>
            <w:tcW w:w="1706" w:type="dxa"/>
          </w:tcPr>
          <w:p w:rsidR="0060613D" w:rsidRPr="00B67F0C" w:rsidRDefault="0060613D" w:rsidP="001833CA">
            <w:pPr>
              <w:widowControl/>
              <w:jc w:val="left"/>
              <w:rPr>
                <w:rFonts w:ascii="仿宋" w:hAnsi="仿宋" w:cs="宋体"/>
                <w:bCs/>
                <w:color w:val="000000" w:themeColor="text1"/>
                <w:kern w:val="0"/>
                <w:sz w:val="21"/>
                <w:szCs w:val="21"/>
                <w:lang w:val="zh-CN"/>
              </w:rPr>
            </w:pPr>
          </w:p>
        </w:tc>
        <w:tc>
          <w:tcPr>
            <w:tcW w:w="778" w:type="dxa"/>
          </w:tcPr>
          <w:p w:rsidR="0060613D" w:rsidRPr="00B67F0C" w:rsidRDefault="0060613D" w:rsidP="001833CA">
            <w:pPr>
              <w:widowControl/>
              <w:jc w:val="center"/>
              <w:rPr>
                <w:rFonts w:ascii="仿宋" w:hAnsi="仿宋" w:cs="宋体"/>
                <w:color w:val="000000" w:themeColor="text1"/>
                <w:kern w:val="0"/>
                <w:sz w:val="21"/>
                <w:szCs w:val="21"/>
              </w:rPr>
            </w:pPr>
          </w:p>
        </w:tc>
      </w:tr>
      <w:tr w:rsidR="00B67F0C" w:rsidRPr="00B67F0C" w:rsidTr="00215BA3">
        <w:trPr>
          <w:trHeight w:val="413"/>
          <w:jc w:val="center"/>
        </w:trPr>
        <w:tc>
          <w:tcPr>
            <w:tcW w:w="1416" w:type="dxa"/>
          </w:tcPr>
          <w:p w:rsidR="0087115C" w:rsidRPr="00B67F0C" w:rsidRDefault="0087115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详情</w:t>
            </w:r>
          </w:p>
        </w:tc>
        <w:tc>
          <w:tcPr>
            <w:tcW w:w="1575" w:type="dxa"/>
          </w:tcPr>
          <w:p w:rsidR="0087115C" w:rsidRPr="00B67F0C" w:rsidRDefault="0087115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730" w:type="dxa"/>
          </w:tcPr>
          <w:p w:rsidR="0087115C" w:rsidRPr="00B67F0C" w:rsidRDefault="0087115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87115C" w:rsidRPr="00B67F0C" w:rsidRDefault="0087115C" w:rsidP="001833CA">
            <w:pPr>
              <w:widowControl/>
              <w:jc w:val="center"/>
              <w:rPr>
                <w:rFonts w:ascii="仿宋" w:hAnsi="仿宋" w:cs="宋体"/>
                <w:color w:val="000000" w:themeColor="text1"/>
                <w:kern w:val="0"/>
                <w:sz w:val="21"/>
                <w:szCs w:val="21"/>
              </w:rPr>
            </w:pPr>
          </w:p>
        </w:tc>
        <w:tc>
          <w:tcPr>
            <w:tcW w:w="1706" w:type="dxa"/>
          </w:tcPr>
          <w:p w:rsidR="0087115C" w:rsidRPr="00B67F0C" w:rsidRDefault="0087115C"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单击超链接调用金禾页面查看</w:t>
            </w:r>
            <w:r w:rsidR="007F3D9A" w:rsidRPr="00B67F0C">
              <w:rPr>
                <w:rFonts w:ascii="仿宋" w:hAnsi="仿宋" w:cs="宋体"/>
                <w:bCs/>
                <w:color w:val="000000" w:themeColor="text1"/>
                <w:kern w:val="0"/>
                <w:sz w:val="21"/>
                <w:szCs w:val="21"/>
                <w:lang w:val="zh-CN"/>
              </w:rPr>
              <w:t>预投保清单详情</w:t>
            </w:r>
            <w:r w:rsidR="007F3D9A" w:rsidRPr="00B67F0C">
              <w:rPr>
                <w:rFonts w:ascii="仿宋" w:hAnsi="仿宋" w:cs="宋体" w:hint="eastAsia"/>
                <w:bCs/>
                <w:color w:val="000000" w:themeColor="text1"/>
                <w:kern w:val="0"/>
                <w:sz w:val="21"/>
                <w:szCs w:val="21"/>
                <w:lang w:val="zh-CN"/>
              </w:rPr>
              <w:t>。</w:t>
            </w:r>
            <w:r w:rsidR="001A645E" w:rsidRPr="00B67F0C">
              <w:rPr>
                <w:rFonts w:ascii="仿宋" w:hAnsi="仿宋" w:cs="宋体" w:hint="eastAsia"/>
                <w:bCs/>
                <w:color w:val="000000" w:themeColor="text1"/>
                <w:kern w:val="0"/>
                <w:sz w:val="21"/>
                <w:szCs w:val="21"/>
                <w:lang w:val="zh-CN"/>
              </w:rPr>
              <w:t>同图1出单向导中清单编号录入域后的【详情】按钮</w:t>
            </w:r>
          </w:p>
        </w:tc>
        <w:tc>
          <w:tcPr>
            <w:tcW w:w="778" w:type="dxa"/>
          </w:tcPr>
          <w:p w:rsidR="0087115C" w:rsidRPr="00B67F0C" w:rsidRDefault="0087115C" w:rsidP="001833CA">
            <w:pPr>
              <w:widowControl/>
              <w:jc w:val="center"/>
              <w:rPr>
                <w:rFonts w:ascii="仿宋" w:hAnsi="仿宋" w:cs="宋体"/>
                <w:color w:val="000000" w:themeColor="text1"/>
                <w:kern w:val="0"/>
                <w:sz w:val="21"/>
                <w:szCs w:val="21"/>
              </w:rPr>
            </w:pPr>
          </w:p>
        </w:tc>
      </w:tr>
    </w:tbl>
    <w:p w:rsidR="0017305D" w:rsidRPr="00B67F0C" w:rsidRDefault="0017305D" w:rsidP="0017305D">
      <w:pPr>
        <w:rPr>
          <w:color w:val="000000" w:themeColor="text1"/>
        </w:rPr>
      </w:pPr>
      <w:r w:rsidRPr="00B67F0C">
        <w:rPr>
          <w:rFonts w:hint="eastAsia"/>
          <w:color w:val="000000" w:themeColor="text1"/>
        </w:rPr>
        <w:t>1.</w:t>
      </w:r>
      <w:r w:rsidRPr="00B67F0C">
        <w:rPr>
          <w:rFonts w:hint="eastAsia"/>
          <w:color w:val="000000" w:themeColor="text1"/>
        </w:rPr>
        <w:t>【查询】按钮</w:t>
      </w:r>
    </w:p>
    <w:p w:rsidR="0017305D" w:rsidRPr="00B67F0C" w:rsidRDefault="0017305D" w:rsidP="0017305D">
      <w:pPr>
        <w:rPr>
          <w:color w:val="000000" w:themeColor="text1"/>
        </w:rPr>
      </w:pPr>
      <w:r w:rsidRPr="00B67F0C">
        <w:rPr>
          <w:rFonts w:hint="eastAsia"/>
          <w:color w:val="000000" w:themeColor="text1"/>
        </w:rPr>
        <w:t>用户单击【查询】按钮，系统校验是否录入查询条件，若未录入，系统提示“请至少录入一个查询条件！”；若校验通过，系统根据查询条件查询出结果列表。</w:t>
      </w:r>
    </w:p>
    <w:p w:rsidR="0017305D" w:rsidRPr="00B67F0C" w:rsidRDefault="0017305D" w:rsidP="0017305D">
      <w:pPr>
        <w:rPr>
          <w:color w:val="000000" w:themeColor="text1"/>
        </w:rPr>
      </w:pPr>
      <w:r w:rsidRPr="00B67F0C">
        <w:rPr>
          <w:rFonts w:hint="eastAsia"/>
          <w:color w:val="000000" w:themeColor="text1"/>
        </w:rPr>
        <w:t>2.</w:t>
      </w:r>
      <w:r w:rsidRPr="00B67F0C">
        <w:rPr>
          <w:rFonts w:hint="eastAsia"/>
          <w:color w:val="000000" w:themeColor="text1"/>
        </w:rPr>
        <w:t>【重置】按钮</w:t>
      </w:r>
    </w:p>
    <w:p w:rsidR="0017305D" w:rsidRPr="00B67F0C" w:rsidRDefault="0017305D" w:rsidP="0017305D">
      <w:pPr>
        <w:rPr>
          <w:color w:val="000000" w:themeColor="text1"/>
        </w:rPr>
      </w:pPr>
      <w:r w:rsidRPr="00B67F0C">
        <w:rPr>
          <w:rFonts w:hint="eastAsia"/>
          <w:color w:val="000000" w:themeColor="text1"/>
        </w:rPr>
        <w:t>用户单击【重置】按钮，系统刷新，清空已录入的查询信息。</w:t>
      </w:r>
    </w:p>
    <w:p w:rsidR="0060613D" w:rsidRPr="00B67F0C" w:rsidRDefault="0017305D" w:rsidP="0060613D">
      <w:pPr>
        <w:rPr>
          <w:color w:val="000000" w:themeColor="text1"/>
        </w:rPr>
      </w:pPr>
      <w:r w:rsidRPr="00B67F0C">
        <w:rPr>
          <w:rFonts w:hint="eastAsia"/>
          <w:color w:val="000000" w:themeColor="text1"/>
        </w:rPr>
        <w:lastRenderedPageBreak/>
        <w:t>3.</w:t>
      </w:r>
      <w:r w:rsidRPr="00B67F0C">
        <w:rPr>
          <w:rFonts w:hint="eastAsia"/>
          <w:color w:val="000000" w:themeColor="text1"/>
        </w:rPr>
        <w:t>【确定】按钮</w:t>
      </w:r>
    </w:p>
    <w:p w:rsidR="0017305D" w:rsidRPr="00B67F0C" w:rsidRDefault="0017305D" w:rsidP="0060613D">
      <w:pPr>
        <w:rPr>
          <w:color w:val="000000" w:themeColor="text1"/>
        </w:rPr>
      </w:pPr>
      <w:r w:rsidRPr="00B67F0C">
        <w:rPr>
          <w:rFonts w:hint="eastAsia"/>
          <w:color w:val="000000" w:themeColor="text1"/>
        </w:rPr>
        <w:t>用户的单击【确定】按钮，系统校验是否已选择清单，若未选择，系统提示“请先选择清单！”；若校验通过，则系统提示“您已成功关联清单编号为</w:t>
      </w:r>
      <w:r w:rsidRPr="00B67F0C">
        <w:rPr>
          <w:rFonts w:hint="eastAsia"/>
          <w:color w:val="000000" w:themeColor="text1"/>
        </w:rPr>
        <w:t>*******</w:t>
      </w:r>
      <w:r w:rsidRPr="00B67F0C">
        <w:rPr>
          <w:rFonts w:hint="eastAsia"/>
          <w:color w:val="000000" w:themeColor="text1"/>
        </w:rPr>
        <w:t>的预投保清单！”，关闭提示，</w:t>
      </w:r>
      <w:r w:rsidR="001A645E" w:rsidRPr="00B67F0C">
        <w:rPr>
          <w:rFonts w:hint="eastAsia"/>
          <w:color w:val="000000" w:themeColor="text1"/>
        </w:rPr>
        <w:t>并将选择关联的清单编号带入图</w:t>
      </w:r>
      <w:r w:rsidR="001A645E" w:rsidRPr="00B67F0C">
        <w:rPr>
          <w:rFonts w:hint="eastAsia"/>
          <w:color w:val="000000" w:themeColor="text1"/>
        </w:rPr>
        <w:t>1</w:t>
      </w:r>
      <w:r w:rsidR="001A645E" w:rsidRPr="00B67F0C">
        <w:rPr>
          <w:rFonts w:hint="eastAsia"/>
          <w:color w:val="000000" w:themeColor="text1"/>
        </w:rPr>
        <w:t>出单向导页面中的清单编号文本域。</w:t>
      </w:r>
      <w:r w:rsidRPr="00B67F0C">
        <w:rPr>
          <w:rFonts w:hint="eastAsia"/>
          <w:color w:val="000000" w:themeColor="text1"/>
        </w:rPr>
        <w:t>若关联失败，则系统提示“抱歉，您关联的清单编号为</w:t>
      </w:r>
      <w:r w:rsidRPr="00B67F0C">
        <w:rPr>
          <w:rFonts w:hint="eastAsia"/>
          <w:color w:val="000000" w:themeColor="text1"/>
        </w:rPr>
        <w:t>******</w:t>
      </w:r>
      <w:r w:rsidRPr="00B67F0C">
        <w:rPr>
          <w:rFonts w:hint="eastAsia"/>
          <w:color w:val="000000" w:themeColor="text1"/>
        </w:rPr>
        <w:t>的预投保清单操作失败，请重新关联！”，关闭提示，页面停留在图</w:t>
      </w:r>
      <w:r w:rsidRPr="00B67F0C">
        <w:rPr>
          <w:rFonts w:hint="eastAsia"/>
          <w:color w:val="000000" w:themeColor="text1"/>
        </w:rPr>
        <w:t>2</w:t>
      </w:r>
      <w:r w:rsidRPr="00B67F0C">
        <w:rPr>
          <w:rFonts w:hint="eastAsia"/>
          <w:color w:val="000000" w:themeColor="text1"/>
        </w:rPr>
        <w:t>，且保持查询结果，以便用户重新关联。</w:t>
      </w:r>
    </w:p>
    <w:p w:rsidR="0017305D" w:rsidRPr="00B67F0C" w:rsidRDefault="0017305D" w:rsidP="0060613D">
      <w:pPr>
        <w:rPr>
          <w:color w:val="000000" w:themeColor="text1"/>
        </w:rPr>
      </w:pPr>
      <w:r w:rsidRPr="00B67F0C">
        <w:rPr>
          <w:rFonts w:hint="eastAsia"/>
          <w:color w:val="000000" w:themeColor="text1"/>
        </w:rPr>
        <w:t>4.</w:t>
      </w:r>
      <w:r w:rsidRPr="00B67F0C">
        <w:rPr>
          <w:rFonts w:hint="eastAsia"/>
          <w:color w:val="000000" w:themeColor="text1"/>
        </w:rPr>
        <w:t>【取消】按钮</w:t>
      </w:r>
    </w:p>
    <w:p w:rsidR="0017305D" w:rsidRPr="00B67F0C" w:rsidRDefault="0017305D" w:rsidP="0060613D">
      <w:pPr>
        <w:rPr>
          <w:color w:val="000000" w:themeColor="text1"/>
        </w:rPr>
      </w:pPr>
      <w:r w:rsidRPr="00B67F0C">
        <w:rPr>
          <w:rFonts w:hint="eastAsia"/>
          <w:color w:val="000000" w:themeColor="text1"/>
        </w:rPr>
        <w:t>用户单击【取消】按钮，关闭当前弹窗，返回图</w:t>
      </w:r>
      <w:r w:rsidRPr="00B67F0C">
        <w:rPr>
          <w:rFonts w:hint="eastAsia"/>
          <w:color w:val="000000" w:themeColor="text1"/>
        </w:rPr>
        <w:t>1.</w:t>
      </w:r>
    </w:p>
    <w:p w:rsidR="0017305D" w:rsidRPr="00B67F0C" w:rsidRDefault="0017305D" w:rsidP="0060613D">
      <w:pPr>
        <w:rPr>
          <w:color w:val="000000" w:themeColor="text1"/>
        </w:rPr>
      </w:pPr>
    </w:p>
    <w:p w:rsidR="00E305DB" w:rsidRPr="00B67F0C" w:rsidRDefault="00E305DB" w:rsidP="00E305DB">
      <w:pPr>
        <w:rPr>
          <w:color w:val="000000" w:themeColor="text1"/>
        </w:rPr>
      </w:pPr>
      <w:r w:rsidRPr="00B67F0C">
        <w:rPr>
          <w:rFonts w:hint="eastAsia"/>
          <w:color w:val="000000" w:themeColor="text1"/>
        </w:rPr>
        <w:t>用户单击【图</w:t>
      </w:r>
      <w:r w:rsidRPr="00B67F0C">
        <w:rPr>
          <w:rFonts w:hint="eastAsia"/>
          <w:color w:val="000000" w:themeColor="text1"/>
        </w:rPr>
        <w:t xml:space="preserve">1 </w:t>
      </w:r>
      <w:r w:rsidRPr="00B67F0C">
        <w:rPr>
          <w:rFonts w:hint="eastAsia"/>
          <w:color w:val="000000" w:themeColor="text1"/>
        </w:rPr>
        <w:t>出单向导】页面中标的列表中的“预览”超链接，系统弹出</w:t>
      </w:r>
      <w:proofErr w:type="gramStart"/>
      <w:r w:rsidRPr="00B67F0C">
        <w:rPr>
          <w:rFonts w:hint="eastAsia"/>
          <w:color w:val="000000" w:themeColor="text1"/>
        </w:rPr>
        <w:t>弹窗如下</w:t>
      </w:r>
      <w:proofErr w:type="gramEnd"/>
      <w:r w:rsidRPr="00B67F0C">
        <w:rPr>
          <w:rFonts w:hint="eastAsia"/>
          <w:color w:val="000000" w:themeColor="text1"/>
        </w:rPr>
        <w:t>图：</w:t>
      </w:r>
    </w:p>
    <w:p w:rsidR="008C4B13" w:rsidRPr="00B67F0C" w:rsidRDefault="00B50D32" w:rsidP="00B50D32">
      <w:pPr>
        <w:rPr>
          <w:color w:val="000000" w:themeColor="text1"/>
        </w:rPr>
      </w:pPr>
      <w:r w:rsidRPr="00B67F0C">
        <w:rPr>
          <w:noProof/>
          <w:color w:val="000000" w:themeColor="text1"/>
        </w:rPr>
        <w:drawing>
          <wp:inline distT="0" distB="0" distL="0" distR="0" wp14:anchorId="03358684" wp14:editId="37762EAD">
            <wp:extent cx="5274310" cy="1448604"/>
            <wp:effectExtent l="19050" t="19050" r="2159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448604"/>
                    </a:xfrm>
                    <a:prstGeom prst="rect">
                      <a:avLst/>
                    </a:prstGeom>
                    <a:ln>
                      <a:solidFill>
                        <a:schemeClr val="bg1">
                          <a:lumMod val="85000"/>
                        </a:schemeClr>
                      </a:solidFill>
                    </a:ln>
                  </pic:spPr>
                </pic:pic>
              </a:graphicData>
            </a:graphic>
          </wp:inline>
        </w:drawing>
      </w:r>
    </w:p>
    <w:p w:rsidR="008C4B13" w:rsidRPr="00B67F0C" w:rsidRDefault="008C4B13" w:rsidP="008C4B13">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3</w:t>
      </w:r>
      <w:r w:rsidRPr="00B67F0C">
        <w:rPr>
          <w:color w:val="000000" w:themeColor="text1"/>
        </w:rPr>
        <w:fldChar w:fldCharType="end"/>
      </w:r>
      <w:r w:rsidR="000638DF" w:rsidRPr="00B67F0C">
        <w:rPr>
          <w:color w:val="000000" w:themeColor="text1"/>
        </w:rPr>
        <w:t>标的清单列表</w:t>
      </w:r>
    </w:p>
    <w:p w:rsidR="006E3B49" w:rsidRPr="00B67F0C" w:rsidRDefault="006E3B49" w:rsidP="006E3B49">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1833CA">
        <w:trPr>
          <w:trHeight w:val="376"/>
          <w:jc w:val="center"/>
        </w:trPr>
        <w:tc>
          <w:tcPr>
            <w:tcW w:w="7992" w:type="dxa"/>
            <w:gridSpan w:val="6"/>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标的清单列表</w:t>
            </w:r>
            <w:r w:rsidR="00B50D32" w:rsidRPr="00B67F0C">
              <w:rPr>
                <w:rFonts w:ascii="仿宋" w:hAnsi="仿宋" w:cs="宋体" w:hint="eastAsia"/>
                <w:b/>
                <w:color w:val="000000" w:themeColor="text1"/>
                <w:kern w:val="0"/>
                <w:sz w:val="24"/>
                <w:szCs w:val="24"/>
              </w:rPr>
              <w:t>（分页显示）</w:t>
            </w:r>
          </w:p>
        </w:tc>
      </w:tr>
      <w:tr w:rsidR="00B67F0C" w:rsidRPr="00B67F0C" w:rsidTr="001833CA">
        <w:trPr>
          <w:trHeight w:val="543"/>
          <w:jc w:val="center"/>
        </w:trPr>
        <w:tc>
          <w:tcPr>
            <w:tcW w:w="1416"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FE642A" w:rsidRPr="00B67F0C" w:rsidRDefault="00FE642A"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1833CA">
        <w:trPr>
          <w:trHeight w:val="413"/>
          <w:jc w:val="center"/>
        </w:trPr>
        <w:tc>
          <w:tcPr>
            <w:tcW w:w="1416"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E642A" w:rsidRPr="00B67F0C" w:rsidRDefault="00FE642A" w:rsidP="001833CA">
            <w:pPr>
              <w:widowControl/>
              <w:jc w:val="left"/>
              <w:rPr>
                <w:rFonts w:ascii="仿宋" w:hAnsi="仿宋" w:cs="宋体"/>
                <w:bCs/>
                <w:color w:val="000000" w:themeColor="text1"/>
                <w:kern w:val="0"/>
                <w:sz w:val="21"/>
                <w:szCs w:val="21"/>
                <w:lang w:val="zh-CN"/>
              </w:rPr>
            </w:pPr>
          </w:p>
        </w:tc>
        <w:tc>
          <w:tcPr>
            <w:tcW w:w="596"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1833CA">
        <w:trPr>
          <w:trHeight w:val="413"/>
          <w:jc w:val="center"/>
        </w:trPr>
        <w:tc>
          <w:tcPr>
            <w:tcW w:w="1416" w:type="dxa"/>
          </w:tcPr>
          <w:p w:rsidR="00FE642A" w:rsidRPr="00B67F0C" w:rsidRDefault="00FE642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标的类型</w:t>
            </w:r>
          </w:p>
        </w:tc>
        <w:tc>
          <w:tcPr>
            <w:tcW w:w="1575" w:type="dxa"/>
          </w:tcPr>
          <w:p w:rsidR="00FE642A"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E642A"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E642A"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E642A" w:rsidRPr="00B67F0C" w:rsidRDefault="00B50D32"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类型包括：农作物，林木，养殖品种，基础设施，被保险人，连带被保险人</w:t>
            </w:r>
          </w:p>
        </w:tc>
        <w:tc>
          <w:tcPr>
            <w:tcW w:w="596" w:type="dxa"/>
          </w:tcPr>
          <w:p w:rsidR="00FE642A" w:rsidRPr="00B67F0C" w:rsidRDefault="00FE642A"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标的名称</w:t>
            </w:r>
          </w:p>
        </w:tc>
        <w:tc>
          <w:tcPr>
            <w:tcW w:w="1575"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50D32" w:rsidRPr="00B67F0C" w:rsidRDefault="00B50D32" w:rsidP="001833CA">
            <w:pPr>
              <w:widowControl/>
              <w:jc w:val="center"/>
              <w:rPr>
                <w:rFonts w:ascii="仿宋" w:hAnsi="仿宋" w:cs="宋体"/>
                <w:color w:val="000000" w:themeColor="text1"/>
                <w:kern w:val="0"/>
                <w:sz w:val="21"/>
                <w:szCs w:val="21"/>
              </w:rPr>
            </w:pPr>
          </w:p>
        </w:tc>
        <w:tc>
          <w:tcPr>
            <w:tcW w:w="596" w:type="dxa"/>
          </w:tcPr>
          <w:p w:rsidR="00B50D32" w:rsidRPr="00B67F0C" w:rsidRDefault="00B50D32"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标的清单编号</w:t>
            </w:r>
          </w:p>
        </w:tc>
        <w:tc>
          <w:tcPr>
            <w:tcW w:w="1575"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50D32" w:rsidRPr="00B67F0C" w:rsidRDefault="00B50D32" w:rsidP="001833CA">
            <w:pPr>
              <w:widowControl/>
              <w:jc w:val="center"/>
              <w:rPr>
                <w:rFonts w:ascii="仿宋" w:hAnsi="仿宋" w:cs="宋体"/>
                <w:color w:val="000000" w:themeColor="text1"/>
                <w:kern w:val="0"/>
                <w:sz w:val="21"/>
                <w:szCs w:val="21"/>
              </w:rPr>
            </w:pPr>
          </w:p>
        </w:tc>
        <w:tc>
          <w:tcPr>
            <w:tcW w:w="596" w:type="dxa"/>
          </w:tcPr>
          <w:p w:rsidR="00B50D32" w:rsidRPr="00B67F0C" w:rsidRDefault="00B50D32"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农户代码</w:t>
            </w:r>
          </w:p>
        </w:tc>
        <w:tc>
          <w:tcPr>
            <w:tcW w:w="1575"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50D32" w:rsidRPr="00B67F0C" w:rsidRDefault="00B50D32" w:rsidP="001833CA">
            <w:pPr>
              <w:widowControl/>
              <w:jc w:val="center"/>
              <w:rPr>
                <w:rFonts w:ascii="仿宋" w:hAnsi="仿宋" w:cs="宋体"/>
                <w:color w:val="000000" w:themeColor="text1"/>
                <w:kern w:val="0"/>
                <w:sz w:val="21"/>
                <w:szCs w:val="21"/>
              </w:rPr>
            </w:pPr>
          </w:p>
        </w:tc>
        <w:tc>
          <w:tcPr>
            <w:tcW w:w="596" w:type="dxa"/>
          </w:tcPr>
          <w:p w:rsidR="00B50D32" w:rsidRPr="00B67F0C" w:rsidRDefault="00B50D32"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农户姓名</w:t>
            </w:r>
          </w:p>
        </w:tc>
        <w:tc>
          <w:tcPr>
            <w:tcW w:w="1575"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50D32" w:rsidRPr="00B67F0C" w:rsidRDefault="00B50D32" w:rsidP="001833CA">
            <w:pPr>
              <w:widowControl/>
              <w:jc w:val="center"/>
              <w:rPr>
                <w:rFonts w:ascii="仿宋" w:hAnsi="仿宋" w:cs="宋体"/>
                <w:color w:val="000000" w:themeColor="text1"/>
                <w:kern w:val="0"/>
                <w:sz w:val="21"/>
                <w:szCs w:val="21"/>
              </w:rPr>
            </w:pPr>
          </w:p>
        </w:tc>
        <w:tc>
          <w:tcPr>
            <w:tcW w:w="596" w:type="dxa"/>
          </w:tcPr>
          <w:p w:rsidR="00B50D32" w:rsidRPr="00B67F0C" w:rsidRDefault="00B50D32"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投保数量</w:t>
            </w:r>
          </w:p>
        </w:tc>
        <w:tc>
          <w:tcPr>
            <w:tcW w:w="1575" w:type="dxa"/>
          </w:tcPr>
          <w:p w:rsidR="00B50D32" w:rsidRPr="00B67F0C" w:rsidRDefault="007F799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730" w:type="dxa"/>
          </w:tcPr>
          <w:p w:rsidR="00B50D32" w:rsidRPr="00B67F0C" w:rsidRDefault="007F799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B50D32" w:rsidRPr="00B67F0C" w:rsidRDefault="00B50D32"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50D32" w:rsidRPr="00B67F0C" w:rsidRDefault="00967A8B" w:rsidP="00967A8B">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大牲畜养殖险则单击超链接显示显示该农户该标的下的耳标号清单</w:t>
            </w:r>
            <w:r w:rsidR="00572282" w:rsidRPr="00B67F0C">
              <w:rPr>
                <w:rFonts w:ascii="仿宋" w:hAnsi="仿宋" w:cs="宋体" w:hint="eastAsia"/>
                <w:color w:val="000000" w:themeColor="text1"/>
                <w:kern w:val="0"/>
                <w:sz w:val="21"/>
                <w:szCs w:val="21"/>
              </w:rPr>
              <w:t>，</w:t>
            </w:r>
            <w:r w:rsidR="00572282" w:rsidRPr="00B67F0C">
              <w:rPr>
                <w:rFonts w:ascii="仿宋" w:hAnsi="仿宋" w:cs="宋体"/>
                <w:color w:val="000000" w:themeColor="text1"/>
                <w:kern w:val="0"/>
                <w:sz w:val="21"/>
                <w:szCs w:val="21"/>
              </w:rPr>
              <w:t>如图</w:t>
            </w:r>
            <w:r w:rsidR="00572282" w:rsidRPr="00B67F0C">
              <w:rPr>
                <w:rFonts w:ascii="仿宋" w:hAnsi="仿宋" w:cs="宋体" w:hint="eastAsia"/>
                <w:color w:val="000000" w:themeColor="text1"/>
                <w:kern w:val="0"/>
                <w:sz w:val="21"/>
                <w:szCs w:val="21"/>
              </w:rPr>
              <w:t>4</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若为种植险则显示该农户该标的下的田块信息</w:t>
            </w:r>
            <w:r w:rsidR="00791B94" w:rsidRPr="00B67F0C">
              <w:rPr>
                <w:rFonts w:ascii="仿宋" w:hAnsi="仿宋" w:cs="宋体"/>
                <w:color w:val="000000" w:themeColor="text1"/>
                <w:kern w:val="0"/>
                <w:sz w:val="21"/>
                <w:szCs w:val="21"/>
              </w:rPr>
              <w:t>如图</w:t>
            </w:r>
            <w:r w:rsidR="00791B94" w:rsidRPr="00B67F0C">
              <w:rPr>
                <w:rFonts w:ascii="仿宋" w:hAnsi="仿宋" w:cs="宋体" w:hint="eastAsia"/>
                <w:color w:val="000000" w:themeColor="text1"/>
                <w:kern w:val="0"/>
                <w:sz w:val="21"/>
                <w:szCs w:val="21"/>
              </w:rPr>
              <w:t>5</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若为类种植险则显示</w:t>
            </w:r>
            <w:r w:rsidRPr="00B67F0C">
              <w:rPr>
                <w:rFonts w:ascii="仿宋" w:hAnsi="仿宋" w:cs="宋体" w:hint="eastAsia"/>
                <w:color w:val="000000" w:themeColor="text1"/>
                <w:kern w:val="0"/>
                <w:sz w:val="21"/>
                <w:szCs w:val="21"/>
              </w:rPr>
              <w:t>GPS地图信息</w:t>
            </w:r>
            <w:r w:rsidR="00791B94" w:rsidRPr="00B67F0C">
              <w:rPr>
                <w:rFonts w:ascii="仿宋" w:hAnsi="仿宋" w:cs="宋体" w:hint="eastAsia"/>
                <w:color w:val="000000" w:themeColor="text1"/>
                <w:kern w:val="0"/>
                <w:sz w:val="21"/>
                <w:szCs w:val="21"/>
              </w:rPr>
              <w:t>，如图6</w:t>
            </w:r>
          </w:p>
        </w:tc>
        <w:tc>
          <w:tcPr>
            <w:tcW w:w="596" w:type="dxa"/>
          </w:tcPr>
          <w:p w:rsidR="00B50D32" w:rsidRPr="00B67F0C" w:rsidRDefault="00B50D32" w:rsidP="001833CA">
            <w:pPr>
              <w:widowControl/>
              <w:jc w:val="center"/>
              <w:rPr>
                <w:rFonts w:ascii="仿宋" w:hAnsi="仿宋" w:cs="宋体"/>
                <w:color w:val="000000" w:themeColor="text1"/>
                <w:kern w:val="0"/>
                <w:sz w:val="21"/>
                <w:szCs w:val="21"/>
              </w:rPr>
            </w:pPr>
          </w:p>
        </w:tc>
      </w:tr>
    </w:tbl>
    <w:p w:rsidR="006E3B49" w:rsidRPr="00B67F0C" w:rsidRDefault="00B50D32" w:rsidP="006E3B49">
      <w:pPr>
        <w:rPr>
          <w:color w:val="000000" w:themeColor="text1"/>
        </w:rPr>
      </w:pPr>
      <w:r w:rsidRPr="00B67F0C">
        <w:rPr>
          <w:color w:val="000000" w:themeColor="text1"/>
        </w:rPr>
        <w:t>选项说明</w:t>
      </w:r>
      <w:r w:rsidRPr="00B67F0C">
        <w:rPr>
          <w:rFonts w:hint="eastAsia"/>
          <w:color w:val="000000" w:themeColor="text1"/>
        </w:rPr>
        <w:t>：</w:t>
      </w:r>
    </w:p>
    <w:p w:rsidR="00B50D32" w:rsidRPr="00B67F0C" w:rsidRDefault="00B50D32" w:rsidP="006E3B49">
      <w:pPr>
        <w:rPr>
          <w:color w:val="000000" w:themeColor="text1"/>
        </w:rPr>
      </w:pPr>
      <w:r w:rsidRPr="00B67F0C">
        <w:rPr>
          <w:rFonts w:hint="eastAsia"/>
          <w:color w:val="000000" w:themeColor="text1"/>
        </w:rPr>
        <w:t>1.</w:t>
      </w:r>
      <w:r w:rsidRPr="00B67F0C">
        <w:rPr>
          <w:rFonts w:hint="eastAsia"/>
          <w:color w:val="000000" w:themeColor="text1"/>
        </w:rPr>
        <w:t>【下载】按钮</w:t>
      </w:r>
    </w:p>
    <w:p w:rsidR="00B50D32" w:rsidRPr="00B67F0C" w:rsidRDefault="00B50D32" w:rsidP="006E3B49">
      <w:pPr>
        <w:rPr>
          <w:color w:val="000000" w:themeColor="text1"/>
        </w:rPr>
      </w:pPr>
      <w:r w:rsidRPr="00B67F0C">
        <w:rPr>
          <w:rFonts w:hint="eastAsia"/>
          <w:color w:val="000000" w:themeColor="text1"/>
        </w:rPr>
        <w:t>用户单击【下载】按钮，下载整个标的清单列表</w:t>
      </w:r>
      <w:r w:rsidR="000E4A2C" w:rsidRPr="00B67F0C">
        <w:rPr>
          <w:rFonts w:hint="eastAsia"/>
          <w:color w:val="000000" w:themeColor="text1"/>
        </w:rPr>
        <w:t>，下载清单的顺序应该与原始清单保持一致，便于用户查看</w:t>
      </w:r>
      <w:r w:rsidRPr="00B67F0C">
        <w:rPr>
          <w:rFonts w:hint="eastAsia"/>
          <w:color w:val="000000" w:themeColor="text1"/>
        </w:rPr>
        <w:t>。下载成功则系统提示“您已成功下载标的清单编号为</w:t>
      </w:r>
      <w:r w:rsidRPr="00B67F0C">
        <w:rPr>
          <w:rFonts w:hint="eastAsia"/>
          <w:color w:val="000000" w:themeColor="text1"/>
        </w:rPr>
        <w:t>*******</w:t>
      </w:r>
      <w:r w:rsidRPr="00B67F0C">
        <w:rPr>
          <w:rFonts w:hint="eastAsia"/>
          <w:color w:val="000000" w:themeColor="text1"/>
        </w:rPr>
        <w:t>的标的清单列表！”关闭提示，系统返回至图</w:t>
      </w:r>
      <w:r w:rsidRPr="00B67F0C">
        <w:rPr>
          <w:rFonts w:hint="eastAsia"/>
          <w:color w:val="000000" w:themeColor="text1"/>
        </w:rPr>
        <w:t>1</w:t>
      </w:r>
      <w:r w:rsidRPr="00B67F0C">
        <w:rPr>
          <w:rFonts w:hint="eastAsia"/>
          <w:color w:val="000000" w:themeColor="text1"/>
        </w:rPr>
        <w:t>；下载失败则系统提示“您下载的标的清单编号为</w:t>
      </w:r>
      <w:r w:rsidRPr="00B67F0C">
        <w:rPr>
          <w:rFonts w:hint="eastAsia"/>
          <w:color w:val="000000" w:themeColor="text1"/>
        </w:rPr>
        <w:t>******</w:t>
      </w:r>
      <w:r w:rsidRPr="00B67F0C">
        <w:rPr>
          <w:rFonts w:hint="eastAsia"/>
          <w:color w:val="000000" w:themeColor="text1"/>
        </w:rPr>
        <w:t>的标的清单列表操作失败，请重新下载！”，关闭提示，系统停留至图</w:t>
      </w:r>
      <w:r w:rsidRPr="00B67F0C">
        <w:rPr>
          <w:rFonts w:hint="eastAsia"/>
          <w:color w:val="000000" w:themeColor="text1"/>
        </w:rPr>
        <w:t>3</w:t>
      </w:r>
      <w:r w:rsidRPr="00B67F0C">
        <w:rPr>
          <w:rFonts w:hint="eastAsia"/>
          <w:color w:val="000000" w:themeColor="text1"/>
        </w:rPr>
        <w:t>，且保留列表数据。</w:t>
      </w:r>
    </w:p>
    <w:p w:rsidR="00B50D32" w:rsidRPr="00B67F0C" w:rsidRDefault="00B50D32" w:rsidP="006E3B49">
      <w:pPr>
        <w:rPr>
          <w:color w:val="000000" w:themeColor="text1"/>
        </w:rPr>
      </w:pPr>
      <w:r w:rsidRPr="00B67F0C">
        <w:rPr>
          <w:rFonts w:hint="eastAsia"/>
          <w:color w:val="000000" w:themeColor="text1"/>
        </w:rPr>
        <w:t>2.</w:t>
      </w:r>
      <w:r w:rsidRPr="00B67F0C">
        <w:rPr>
          <w:rFonts w:hint="eastAsia"/>
          <w:color w:val="000000" w:themeColor="text1"/>
        </w:rPr>
        <w:t>【返回】按钮</w:t>
      </w:r>
    </w:p>
    <w:p w:rsidR="00572282" w:rsidRPr="00B67F0C" w:rsidRDefault="00B50D32" w:rsidP="004D2571">
      <w:pPr>
        <w:keepNext/>
        <w:rPr>
          <w:color w:val="000000" w:themeColor="text1"/>
        </w:rPr>
      </w:pPr>
      <w:r w:rsidRPr="00B67F0C">
        <w:rPr>
          <w:rFonts w:hint="eastAsia"/>
          <w:color w:val="000000" w:themeColor="text1"/>
        </w:rPr>
        <w:t>用户单击【返回】按钮，关闭当前页面，返回至图</w:t>
      </w:r>
      <w:r w:rsidRPr="00B67F0C">
        <w:rPr>
          <w:rFonts w:hint="eastAsia"/>
          <w:color w:val="000000" w:themeColor="text1"/>
        </w:rPr>
        <w:t>1.</w:t>
      </w:r>
      <w:r w:rsidR="00572282" w:rsidRPr="00B67F0C">
        <w:rPr>
          <w:noProof/>
          <w:color w:val="000000" w:themeColor="text1"/>
        </w:rPr>
        <w:lastRenderedPageBreak/>
        <w:drawing>
          <wp:inline distT="0" distB="0" distL="0" distR="0" wp14:anchorId="7A8B7FCA" wp14:editId="54B263A4">
            <wp:extent cx="5274310" cy="1460202"/>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460202"/>
                    </a:xfrm>
                    <a:prstGeom prst="rect">
                      <a:avLst/>
                    </a:prstGeom>
                    <a:ln>
                      <a:solidFill>
                        <a:schemeClr val="bg1">
                          <a:lumMod val="85000"/>
                        </a:schemeClr>
                      </a:solidFill>
                    </a:ln>
                  </pic:spPr>
                </pic:pic>
              </a:graphicData>
            </a:graphic>
          </wp:inline>
        </w:drawing>
      </w:r>
    </w:p>
    <w:p w:rsidR="00CE6C52" w:rsidRPr="00B67F0C" w:rsidRDefault="00572282"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4</w:t>
      </w:r>
      <w:r w:rsidRPr="00B67F0C">
        <w:rPr>
          <w:color w:val="000000" w:themeColor="text1"/>
        </w:rPr>
        <w:fldChar w:fldCharType="end"/>
      </w:r>
      <w:r w:rsidRPr="00B67F0C">
        <w:rPr>
          <w:color w:val="000000" w:themeColor="text1"/>
        </w:rPr>
        <w:t>耳标号信息</w:t>
      </w:r>
    </w:p>
    <w:p w:rsidR="00572282" w:rsidRPr="00B67F0C" w:rsidRDefault="00572282" w:rsidP="00572282">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572282">
        <w:trPr>
          <w:trHeight w:val="376"/>
          <w:jc w:val="center"/>
        </w:trPr>
        <w:tc>
          <w:tcPr>
            <w:tcW w:w="7992" w:type="dxa"/>
            <w:gridSpan w:val="6"/>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耳标号信息</w:t>
            </w:r>
          </w:p>
        </w:tc>
      </w:tr>
      <w:tr w:rsidR="00B67F0C" w:rsidRPr="00B67F0C" w:rsidTr="00572282">
        <w:trPr>
          <w:trHeight w:val="543"/>
          <w:jc w:val="center"/>
        </w:trPr>
        <w:tc>
          <w:tcPr>
            <w:tcW w:w="1416"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572282" w:rsidRPr="00B67F0C" w:rsidRDefault="00572282" w:rsidP="00572282">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572282">
        <w:trPr>
          <w:trHeight w:val="413"/>
          <w:jc w:val="center"/>
        </w:trPr>
        <w:tc>
          <w:tcPr>
            <w:tcW w:w="141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72282" w:rsidRPr="00B67F0C" w:rsidRDefault="00572282" w:rsidP="00572282">
            <w:pPr>
              <w:widowControl/>
              <w:jc w:val="left"/>
              <w:rPr>
                <w:rFonts w:ascii="仿宋" w:hAnsi="仿宋" w:cs="宋体"/>
                <w:bCs/>
                <w:color w:val="000000" w:themeColor="text1"/>
                <w:kern w:val="0"/>
                <w:sz w:val="21"/>
                <w:szCs w:val="21"/>
                <w:lang w:val="zh-CN"/>
              </w:rPr>
            </w:pPr>
          </w:p>
        </w:tc>
        <w:tc>
          <w:tcPr>
            <w:tcW w:w="59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572282">
        <w:trPr>
          <w:trHeight w:val="413"/>
          <w:jc w:val="center"/>
        </w:trPr>
        <w:tc>
          <w:tcPr>
            <w:tcW w:w="141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标的名称</w:t>
            </w:r>
          </w:p>
        </w:tc>
        <w:tc>
          <w:tcPr>
            <w:tcW w:w="1575"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72282" w:rsidRPr="00B67F0C" w:rsidRDefault="00572282" w:rsidP="00572282">
            <w:pPr>
              <w:widowControl/>
              <w:jc w:val="left"/>
              <w:rPr>
                <w:rFonts w:ascii="仿宋" w:hAnsi="仿宋" w:cs="宋体"/>
                <w:bCs/>
                <w:color w:val="000000" w:themeColor="text1"/>
                <w:kern w:val="0"/>
                <w:sz w:val="21"/>
                <w:szCs w:val="21"/>
                <w:lang w:val="zh-CN"/>
              </w:rPr>
            </w:pPr>
          </w:p>
        </w:tc>
        <w:tc>
          <w:tcPr>
            <w:tcW w:w="596" w:type="dxa"/>
          </w:tcPr>
          <w:p w:rsidR="00572282" w:rsidRPr="00B67F0C" w:rsidRDefault="00572282" w:rsidP="00572282">
            <w:pPr>
              <w:widowControl/>
              <w:jc w:val="center"/>
              <w:rPr>
                <w:rFonts w:ascii="仿宋" w:hAnsi="仿宋" w:cs="宋体"/>
                <w:color w:val="000000" w:themeColor="text1"/>
                <w:kern w:val="0"/>
                <w:sz w:val="21"/>
                <w:szCs w:val="21"/>
              </w:rPr>
            </w:pPr>
          </w:p>
        </w:tc>
      </w:tr>
      <w:tr w:rsidR="00B67F0C" w:rsidRPr="00B67F0C" w:rsidTr="00572282">
        <w:trPr>
          <w:trHeight w:val="413"/>
          <w:jc w:val="center"/>
        </w:trPr>
        <w:tc>
          <w:tcPr>
            <w:tcW w:w="141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农户代码</w:t>
            </w:r>
          </w:p>
        </w:tc>
        <w:tc>
          <w:tcPr>
            <w:tcW w:w="1575"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72282" w:rsidRPr="00B67F0C" w:rsidRDefault="00572282" w:rsidP="00572282">
            <w:pPr>
              <w:widowControl/>
              <w:jc w:val="left"/>
              <w:rPr>
                <w:rFonts w:ascii="仿宋" w:hAnsi="仿宋" w:cs="宋体"/>
                <w:bCs/>
                <w:color w:val="000000" w:themeColor="text1"/>
                <w:kern w:val="0"/>
                <w:sz w:val="21"/>
                <w:szCs w:val="21"/>
                <w:lang w:val="zh-CN"/>
              </w:rPr>
            </w:pPr>
          </w:p>
        </w:tc>
        <w:tc>
          <w:tcPr>
            <w:tcW w:w="596" w:type="dxa"/>
          </w:tcPr>
          <w:p w:rsidR="00572282" w:rsidRPr="00B67F0C" w:rsidRDefault="00572282" w:rsidP="00572282">
            <w:pPr>
              <w:widowControl/>
              <w:jc w:val="center"/>
              <w:rPr>
                <w:rFonts w:ascii="仿宋" w:hAnsi="仿宋" w:cs="宋体"/>
                <w:color w:val="000000" w:themeColor="text1"/>
                <w:kern w:val="0"/>
                <w:sz w:val="21"/>
                <w:szCs w:val="21"/>
              </w:rPr>
            </w:pPr>
          </w:p>
        </w:tc>
      </w:tr>
      <w:tr w:rsidR="00B67F0C" w:rsidRPr="00B67F0C" w:rsidTr="00572282">
        <w:trPr>
          <w:trHeight w:val="413"/>
          <w:jc w:val="center"/>
        </w:trPr>
        <w:tc>
          <w:tcPr>
            <w:tcW w:w="141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农户姓名</w:t>
            </w:r>
          </w:p>
        </w:tc>
        <w:tc>
          <w:tcPr>
            <w:tcW w:w="1575"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72282" w:rsidRPr="00B67F0C" w:rsidRDefault="00572282" w:rsidP="00572282">
            <w:pPr>
              <w:widowControl/>
              <w:jc w:val="left"/>
              <w:rPr>
                <w:rFonts w:ascii="仿宋" w:hAnsi="仿宋" w:cs="宋体"/>
                <w:bCs/>
                <w:color w:val="000000" w:themeColor="text1"/>
                <w:kern w:val="0"/>
                <w:sz w:val="21"/>
                <w:szCs w:val="21"/>
                <w:lang w:val="zh-CN"/>
              </w:rPr>
            </w:pPr>
          </w:p>
        </w:tc>
        <w:tc>
          <w:tcPr>
            <w:tcW w:w="596" w:type="dxa"/>
          </w:tcPr>
          <w:p w:rsidR="00572282" w:rsidRPr="00B67F0C" w:rsidRDefault="00572282" w:rsidP="00572282">
            <w:pPr>
              <w:widowControl/>
              <w:jc w:val="center"/>
              <w:rPr>
                <w:rFonts w:ascii="仿宋" w:hAnsi="仿宋" w:cs="宋体"/>
                <w:color w:val="000000" w:themeColor="text1"/>
                <w:kern w:val="0"/>
                <w:sz w:val="21"/>
                <w:szCs w:val="21"/>
              </w:rPr>
            </w:pPr>
          </w:p>
        </w:tc>
      </w:tr>
      <w:tr w:rsidR="00B67F0C" w:rsidRPr="00B67F0C" w:rsidTr="00572282">
        <w:trPr>
          <w:trHeight w:val="413"/>
          <w:jc w:val="center"/>
        </w:trPr>
        <w:tc>
          <w:tcPr>
            <w:tcW w:w="1416"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耳标号</w:t>
            </w:r>
          </w:p>
        </w:tc>
        <w:tc>
          <w:tcPr>
            <w:tcW w:w="1575"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72282" w:rsidRPr="00B67F0C" w:rsidRDefault="00572282" w:rsidP="0057228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72282" w:rsidRPr="00B67F0C" w:rsidRDefault="00572282" w:rsidP="0057228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该标的该农户下的详细耳标号</w:t>
            </w:r>
          </w:p>
        </w:tc>
        <w:tc>
          <w:tcPr>
            <w:tcW w:w="596" w:type="dxa"/>
          </w:tcPr>
          <w:p w:rsidR="00572282" w:rsidRPr="00B67F0C" w:rsidRDefault="00572282" w:rsidP="00572282">
            <w:pPr>
              <w:widowControl/>
              <w:jc w:val="center"/>
              <w:rPr>
                <w:rFonts w:ascii="仿宋" w:hAnsi="仿宋" w:cs="宋体"/>
                <w:color w:val="000000" w:themeColor="text1"/>
                <w:kern w:val="0"/>
                <w:sz w:val="21"/>
                <w:szCs w:val="21"/>
              </w:rPr>
            </w:pPr>
          </w:p>
        </w:tc>
      </w:tr>
    </w:tbl>
    <w:p w:rsidR="00572282" w:rsidRPr="00B67F0C" w:rsidRDefault="00572282" w:rsidP="00572282">
      <w:pPr>
        <w:rPr>
          <w:color w:val="000000" w:themeColor="text1"/>
        </w:rPr>
      </w:pPr>
      <w:r w:rsidRPr="00B67F0C">
        <w:rPr>
          <w:color w:val="000000" w:themeColor="text1"/>
        </w:rPr>
        <w:t>选项说明</w:t>
      </w:r>
      <w:r w:rsidRPr="00B67F0C">
        <w:rPr>
          <w:rFonts w:hint="eastAsia"/>
          <w:color w:val="000000" w:themeColor="text1"/>
        </w:rPr>
        <w:t>：</w:t>
      </w:r>
    </w:p>
    <w:p w:rsidR="00572282" w:rsidRPr="00B67F0C" w:rsidRDefault="00572282" w:rsidP="00572282">
      <w:pPr>
        <w:rPr>
          <w:color w:val="000000" w:themeColor="text1"/>
        </w:rPr>
      </w:pPr>
      <w:r w:rsidRPr="00B67F0C">
        <w:rPr>
          <w:rFonts w:hint="eastAsia"/>
          <w:color w:val="000000" w:themeColor="text1"/>
        </w:rPr>
        <w:t>1.</w:t>
      </w:r>
      <w:r w:rsidRPr="00B67F0C">
        <w:rPr>
          <w:rFonts w:hint="eastAsia"/>
          <w:color w:val="000000" w:themeColor="text1"/>
        </w:rPr>
        <w:t>【返回】按钮</w:t>
      </w:r>
    </w:p>
    <w:p w:rsidR="00572282" w:rsidRPr="00B67F0C" w:rsidRDefault="00572282" w:rsidP="00572282">
      <w:pPr>
        <w:rPr>
          <w:color w:val="000000" w:themeColor="text1"/>
        </w:rPr>
      </w:pPr>
      <w:r w:rsidRPr="00B67F0C">
        <w:rPr>
          <w:rFonts w:hint="eastAsia"/>
          <w:color w:val="000000" w:themeColor="text1"/>
        </w:rPr>
        <w:t>单击按钮，返回图</w:t>
      </w:r>
      <w:r w:rsidRPr="00B67F0C">
        <w:rPr>
          <w:rFonts w:hint="eastAsia"/>
          <w:color w:val="000000" w:themeColor="text1"/>
        </w:rPr>
        <w:t>3</w:t>
      </w:r>
    </w:p>
    <w:p w:rsidR="00B16CA9" w:rsidRPr="00B67F0C" w:rsidRDefault="00B16CA9" w:rsidP="00572282">
      <w:pPr>
        <w:rPr>
          <w:color w:val="000000" w:themeColor="text1"/>
        </w:rPr>
      </w:pPr>
    </w:p>
    <w:p w:rsidR="00B16CA9" w:rsidRPr="00B67F0C" w:rsidRDefault="00B16CA9" w:rsidP="004D2571">
      <w:pPr>
        <w:keepNext/>
        <w:rPr>
          <w:color w:val="000000" w:themeColor="text1"/>
        </w:rPr>
      </w:pPr>
      <w:r w:rsidRPr="00B67F0C">
        <w:rPr>
          <w:noProof/>
          <w:color w:val="000000" w:themeColor="text1"/>
        </w:rPr>
        <w:drawing>
          <wp:inline distT="0" distB="0" distL="0" distR="0" wp14:anchorId="0CF52CDA" wp14:editId="34C65594">
            <wp:extent cx="5274310" cy="1447383"/>
            <wp:effectExtent l="19050" t="19050" r="21590" b="196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447383"/>
                    </a:xfrm>
                    <a:prstGeom prst="rect">
                      <a:avLst/>
                    </a:prstGeom>
                    <a:ln>
                      <a:solidFill>
                        <a:schemeClr val="bg1">
                          <a:lumMod val="95000"/>
                        </a:schemeClr>
                      </a:solidFill>
                    </a:ln>
                  </pic:spPr>
                </pic:pic>
              </a:graphicData>
            </a:graphic>
          </wp:inline>
        </w:drawing>
      </w:r>
    </w:p>
    <w:p w:rsidR="00572282" w:rsidRPr="00B67F0C" w:rsidRDefault="00B16CA9"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5</w:t>
      </w:r>
      <w:r w:rsidRPr="00B67F0C">
        <w:rPr>
          <w:color w:val="000000" w:themeColor="text1"/>
        </w:rPr>
        <w:fldChar w:fldCharType="end"/>
      </w:r>
      <w:r w:rsidRPr="00B67F0C">
        <w:rPr>
          <w:color w:val="000000" w:themeColor="text1"/>
        </w:rPr>
        <w:t>田块信息</w:t>
      </w:r>
    </w:p>
    <w:p w:rsidR="00B16CA9" w:rsidRPr="00B67F0C" w:rsidRDefault="00B16CA9" w:rsidP="00B16CA9">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354FE6">
        <w:trPr>
          <w:trHeight w:val="376"/>
          <w:jc w:val="center"/>
        </w:trPr>
        <w:tc>
          <w:tcPr>
            <w:tcW w:w="7992" w:type="dxa"/>
            <w:gridSpan w:val="6"/>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田块信息</w:t>
            </w:r>
          </w:p>
        </w:tc>
      </w:tr>
      <w:tr w:rsidR="00B67F0C" w:rsidRPr="00B67F0C" w:rsidTr="00354FE6">
        <w:trPr>
          <w:trHeight w:val="543"/>
          <w:jc w:val="center"/>
        </w:trPr>
        <w:tc>
          <w:tcPr>
            <w:tcW w:w="1416"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lastRenderedPageBreak/>
              <w:t>页面元素</w:t>
            </w:r>
          </w:p>
        </w:tc>
        <w:tc>
          <w:tcPr>
            <w:tcW w:w="1575"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B16CA9" w:rsidRPr="00B67F0C" w:rsidRDefault="00B16CA9"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标的名称</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农户代码</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农户姓名</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田块代码</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该标的在该农户下的田块代码</w:t>
            </w: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田块面积（亩）</w:t>
            </w:r>
          </w:p>
        </w:tc>
        <w:tc>
          <w:tcPr>
            <w:tcW w:w="1575"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16CA9" w:rsidRPr="00B67F0C" w:rsidRDefault="00B16CA9"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B16CA9" w:rsidRPr="00B67F0C" w:rsidRDefault="00B16CA9" w:rsidP="00354FE6">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该田块下的田块面积。此表格中的田块面积总数等于图3中的投保数量</w:t>
            </w:r>
          </w:p>
        </w:tc>
        <w:tc>
          <w:tcPr>
            <w:tcW w:w="596" w:type="dxa"/>
          </w:tcPr>
          <w:p w:rsidR="00B16CA9" w:rsidRPr="00B67F0C" w:rsidRDefault="00B16CA9" w:rsidP="00354FE6">
            <w:pPr>
              <w:widowControl/>
              <w:jc w:val="center"/>
              <w:rPr>
                <w:rFonts w:ascii="仿宋" w:hAnsi="仿宋" w:cs="宋体"/>
                <w:color w:val="000000" w:themeColor="text1"/>
                <w:kern w:val="0"/>
                <w:sz w:val="21"/>
                <w:szCs w:val="21"/>
              </w:rPr>
            </w:pPr>
          </w:p>
        </w:tc>
      </w:tr>
    </w:tbl>
    <w:p w:rsidR="00B16CA9" w:rsidRPr="00B67F0C" w:rsidRDefault="00B16CA9" w:rsidP="00B16CA9">
      <w:pPr>
        <w:rPr>
          <w:color w:val="000000" w:themeColor="text1"/>
        </w:rPr>
      </w:pPr>
      <w:r w:rsidRPr="00B67F0C">
        <w:rPr>
          <w:color w:val="000000" w:themeColor="text1"/>
        </w:rPr>
        <w:t>选项说明</w:t>
      </w:r>
      <w:r w:rsidRPr="00B67F0C">
        <w:rPr>
          <w:rFonts w:hint="eastAsia"/>
          <w:color w:val="000000" w:themeColor="text1"/>
        </w:rPr>
        <w:t>：</w:t>
      </w:r>
    </w:p>
    <w:p w:rsidR="00B16CA9" w:rsidRPr="00B67F0C" w:rsidRDefault="00B16CA9" w:rsidP="00B16CA9">
      <w:pPr>
        <w:rPr>
          <w:color w:val="000000" w:themeColor="text1"/>
        </w:rPr>
      </w:pPr>
      <w:r w:rsidRPr="00B67F0C">
        <w:rPr>
          <w:rFonts w:hint="eastAsia"/>
          <w:color w:val="000000" w:themeColor="text1"/>
        </w:rPr>
        <w:t>1.</w:t>
      </w:r>
      <w:r w:rsidRPr="00B67F0C">
        <w:rPr>
          <w:rFonts w:hint="eastAsia"/>
          <w:color w:val="000000" w:themeColor="text1"/>
        </w:rPr>
        <w:t>【返回】按钮</w:t>
      </w:r>
    </w:p>
    <w:p w:rsidR="00B16CA9" w:rsidRPr="00B67F0C" w:rsidRDefault="00B16CA9" w:rsidP="00B16CA9">
      <w:pPr>
        <w:rPr>
          <w:color w:val="000000" w:themeColor="text1"/>
        </w:rPr>
      </w:pPr>
      <w:r w:rsidRPr="00B67F0C">
        <w:rPr>
          <w:rFonts w:hint="eastAsia"/>
          <w:color w:val="000000" w:themeColor="text1"/>
        </w:rPr>
        <w:t>单击按钮，返回图</w:t>
      </w:r>
      <w:r w:rsidRPr="00B67F0C">
        <w:rPr>
          <w:rFonts w:hint="eastAsia"/>
          <w:color w:val="000000" w:themeColor="text1"/>
        </w:rPr>
        <w:t>3</w:t>
      </w:r>
    </w:p>
    <w:p w:rsidR="00B16CA9" w:rsidRPr="00B67F0C" w:rsidRDefault="00B16CA9" w:rsidP="00B16CA9">
      <w:pPr>
        <w:rPr>
          <w:color w:val="000000" w:themeColor="text1"/>
        </w:rPr>
      </w:pPr>
    </w:p>
    <w:p w:rsidR="00DF6E67" w:rsidRPr="00B67F0C" w:rsidRDefault="00DF6E67" w:rsidP="004D2571">
      <w:pPr>
        <w:keepNext/>
        <w:rPr>
          <w:color w:val="000000" w:themeColor="text1"/>
        </w:rPr>
      </w:pPr>
      <w:r w:rsidRPr="00B67F0C">
        <w:rPr>
          <w:noProof/>
          <w:color w:val="000000" w:themeColor="text1"/>
        </w:rPr>
        <w:drawing>
          <wp:inline distT="0" distB="0" distL="0" distR="0" wp14:anchorId="46273477" wp14:editId="69148F65">
            <wp:extent cx="5274310" cy="1309421"/>
            <wp:effectExtent l="19050" t="19050" r="21590"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09421"/>
                    </a:xfrm>
                    <a:prstGeom prst="rect">
                      <a:avLst/>
                    </a:prstGeom>
                    <a:ln>
                      <a:solidFill>
                        <a:schemeClr val="bg1">
                          <a:lumMod val="95000"/>
                        </a:schemeClr>
                      </a:solidFill>
                    </a:ln>
                  </pic:spPr>
                </pic:pic>
              </a:graphicData>
            </a:graphic>
          </wp:inline>
        </w:drawing>
      </w:r>
    </w:p>
    <w:p w:rsidR="00B16CA9" w:rsidRPr="00B67F0C" w:rsidRDefault="00DF6E67"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6</w:t>
      </w:r>
      <w:r w:rsidRPr="00B67F0C">
        <w:rPr>
          <w:color w:val="000000" w:themeColor="text1"/>
        </w:rPr>
        <w:fldChar w:fldCharType="end"/>
      </w:r>
      <w:r w:rsidRPr="00B67F0C">
        <w:rPr>
          <w:color w:val="000000" w:themeColor="text1"/>
        </w:rPr>
        <w:t>地图信息</w:t>
      </w:r>
    </w:p>
    <w:p w:rsidR="00DF6E67" w:rsidRPr="00B67F0C" w:rsidRDefault="00DF6E67" w:rsidP="00DF6E67">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354FE6">
        <w:trPr>
          <w:trHeight w:val="376"/>
          <w:jc w:val="center"/>
        </w:trPr>
        <w:tc>
          <w:tcPr>
            <w:tcW w:w="7992" w:type="dxa"/>
            <w:gridSpan w:val="6"/>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地图信息</w:t>
            </w:r>
          </w:p>
        </w:tc>
      </w:tr>
      <w:tr w:rsidR="00B67F0C" w:rsidRPr="00B67F0C" w:rsidTr="00354FE6">
        <w:trPr>
          <w:trHeight w:val="543"/>
          <w:jc w:val="center"/>
        </w:trPr>
        <w:tc>
          <w:tcPr>
            <w:tcW w:w="1416"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DF6E67" w:rsidRPr="00B67F0C" w:rsidRDefault="00DF6E67" w:rsidP="00354FE6">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354FE6">
        <w:trPr>
          <w:trHeight w:val="413"/>
          <w:jc w:val="center"/>
        </w:trPr>
        <w:tc>
          <w:tcPr>
            <w:tcW w:w="141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DF6E67" w:rsidRPr="00B67F0C" w:rsidRDefault="00DF6E67" w:rsidP="00354FE6">
            <w:pPr>
              <w:widowControl/>
              <w:jc w:val="left"/>
              <w:rPr>
                <w:rFonts w:ascii="仿宋" w:hAnsi="仿宋" w:cs="宋体"/>
                <w:bCs/>
                <w:color w:val="000000" w:themeColor="text1"/>
                <w:kern w:val="0"/>
                <w:sz w:val="21"/>
                <w:szCs w:val="21"/>
                <w:lang w:val="zh-CN"/>
              </w:rPr>
            </w:pPr>
          </w:p>
        </w:tc>
        <w:tc>
          <w:tcPr>
            <w:tcW w:w="59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354FE6">
        <w:trPr>
          <w:trHeight w:val="413"/>
          <w:jc w:val="center"/>
        </w:trPr>
        <w:tc>
          <w:tcPr>
            <w:tcW w:w="141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标的名称</w:t>
            </w:r>
          </w:p>
        </w:tc>
        <w:tc>
          <w:tcPr>
            <w:tcW w:w="1575"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DF6E67" w:rsidRPr="00B67F0C" w:rsidRDefault="00DF6E67" w:rsidP="00354FE6">
            <w:pPr>
              <w:widowControl/>
              <w:jc w:val="left"/>
              <w:rPr>
                <w:rFonts w:ascii="仿宋" w:hAnsi="仿宋" w:cs="宋体"/>
                <w:bCs/>
                <w:color w:val="000000" w:themeColor="text1"/>
                <w:kern w:val="0"/>
                <w:sz w:val="21"/>
                <w:szCs w:val="21"/>
                <w:lang w:val="zh-CN"/>
              </w:rPr>
            </w:pPr>
          </w:p>
        </w:tc>
        <w:tc>
          <w:tcPr>
            <w:tcW w:w="596" w:type="dxa"/>
          </w:tcPr>
          <w:p w:rsidR="00DF6E67" w:rsidRPr="00B67F0C" w:rsidRDefault="00DF6E67"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农户代码</w:t>
            </w:r>
          </w:p>
        </w:tc>
        <w:tc>
          <w:tcPr>
            <w:tcW w:w="1575"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DF6E67" w:rsidRPr="00B67F0C" w:rsidRDefault="00DF6E67" w:rsidP="00354FE6">
            <w:pPr>
              <w:widowControl/>
              <w:jc w:val="left"/>
              <w:rPr>
                <w:rFonts w:ascii="仿宋" w:hAnsi="仿宋" w:cs="宋体"/>
                <w:bCs/>
                <w:color w:val="000000" w:themeColor="text1"/>
                <w:kern w:val="0"/>
                <w:sz w:val="21"/>
                <w:szCs w:val="21"/>
                <w:lang w:val="zh-CN"/>
              </w:rPr>
            </w:pPr>
          </w:p>
        </w:tc>
        <w:tc>
          <w:tcPr>
            <w:tcW w:w="596" w:type="dxa"/>
          </w:tcPr>
          <w:p w:rsidR="00DF6E67" w:rsidRPr="00B67F0C" w:rsidRDefault="00DF6E67"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农户姓名</w:t>
            </w:r>
          </w:p>
        </w:tc>
        <w:tc>
          <w:tcPr>
            <w:tcW w:w="1575"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DF6E67" w:rsidRPr="00B67F0C" w:rsidRDefault="00DF6E67" w:rsidP="00354FE6">
            <w:pPr>
              <w:widowControl/>
              <w:jc w:val="left"/>
              <w:rPr>
                <w:rFonts w:ascii="仿宋" w:hAnsi="仿宋" w:cs="宋体"/>
                <w:bCs/>
                <w:color w:val="000000" w:themeColor="text1"/>
                <w:kern w:val="0"/>
                <w:sz w:val="21"/>
                <w:szCs w:val="21"/>
                <w:lang w:val="zh-CN"/>
              </w:rPr>
            </w:pPr>
          </w:p>
        </w:tc>
        <w:tc>
          <w:tcPr>
            <w:tcW w:w="596" w:type="dxa"/>
          </w:tcPr>
          <w:p w:rsidR="00DF6E67" w:rsidRPr="00B67F0C" w:rsidRDefault="00DF6E67" w:rsidP="00354FE6">
            <w:pPr>
              <w:widowControl/>
              <w:jc w:val="center"/>
              <w:rPr>
                <w:rFonts w:ascii="仿宋" w:hAnsi="仿宋" w:cs="宋体"/>
                <w:color w:val="000000" w:themeColor="text1"/>
                <w:kern w:val="0"/>
                <w:sz w:val="21"/>
                <w:szCs w:val="21"/>
              </w:rPr>
            </w:pPr>
          </w:p>
        </w:tc>
      </w:tr>
      <w:tr w:rsidR="00B67F0C" w:rsidRPr="00B67F0C" w:rsidTr="00354FE6">
        <w:trPr>
          <w:trHeight w:val="413"/>
          <w:jc w:val="center"/>
        </w:trPr>
        <w:tc>
          <w:tcPr>
            <w:tcW w:w="1416"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地图信息</w:t>
            </w:r>
          </w:p>
        </w:tc>
        <w:tc>
          <w:tcPr>
            <w:tcW w:w="1575"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DF6E67" w:rsidRPr="00B67F0C" w:rsidRDefault="00DF6E67" w:rsidP="00354FE6">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DF6E67" w:rsidRPr="00B67F0C" w:rsidRDefault="00DF6E67" w:rsidP="00354FE6">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该标的该农户养</w:t>
            </w:r>
            <w:r w:rsidRPr="00B67F0C">
              <w:rPr>
                <w:rFonts w:ascii="仿宋" w:hAnsi="仿宋" w:cs="宋体" w:hint="eastAsia"/>
                <w:bCs/>
                <w:color w:val="000000" w:themeColor="text1"/>
                <w:kern w:val="0"/>
                <w:sz w:val="21"/>
                <w:szCs w:val="21"/>
                <w:lang w:val="zh-CN"/>
              </w:rPr>
              <w:lastRenderedPageBreak/>
              <w:t>殖地点的地图信息</w:t>
            </w:r>
          </w:p>
        </w:tc>
        <w:tc>
          <w:tcPr>
            <w:tcW w:w="596" w:type="dxa"/>
          </w:tcPr>
          <w:p w:rsidR="00DF6E67" w:rsidRPr="00B67F0C" w:rsidRDefault="00DF6E67" w:rsidP="00354FE6">
            <w:pPr>
              <w:widowControl/>
              <w:jc w:val="center"/>
              <w:rPr>
                <w:rFonts w:ascii="仿宋" w:hAnsi="仿宋" w:cs="宋体"/>
                <w:color w:val="000000" w:themeColor="text1"/>
                <w:kern w:val="0"/>
                <w:sz w:val="21"/>
                <w:szCs w:val="21"/>
              </w:rPr>
            </w:pPr>
          </w:p>
        </w:tc>
      </w:tr>
    </w:tbl>
    <w:p w:rsidR="0036129A" w:rsidRPr="00B67F0C" w:rsidRDefault="0036129A" w:rsidP="0036129A">
      <w:pPr>
        <w:rPr>
          <w:color w:val="000000" w:themeColor="text1"/>
        </w:rPr>
      </w:pPr>
      <w:r w:rsidRPr="00B67F0C">
        <w:rPr>
          <w:color w:val="000000" w:themeColor="text1"/>
        </w:rPr>
        <w:lastRenderedPageBreak/>
        <w:t>选项说明</w:t>
      </w:r>
      <w:r w:rsidRPr="00B67F0C">
        <w:rPr>
          <w:rFonts w:hint="eastAsia"/>
          <w:color w:val="000000" w:themeColor="text1"/>
        </w:rPr>
        <w:t>：</w:t>
      </w:r>
    </w:p>
    <w:p w:rsidR="0036129A" w:rsidRPr="00B67F0C" w:rsidRDefault="0036129A" w:rsidP="0036129A">
      <w:pPr>
        <w:rPr>
          <w:color w:val="000000" w:themeColor="text1"/>
        </w:rPr>
      </w:pPr>
      <w:r w:rsidRPr="00B67F0C">
        <w:rPr>
          <w:rFonts w:hint="eastAsia"/>
          <w:color w:val="000000" w:themeColor="text1"/>
        </w:rPr>
        <w:t>1.</w:t>
      </w:r>
      <w:r w:rsidRPr="00B67F0C">
        <w:rPr>
          <w:rFonts w:hint="eastAsia"/>
          <w:color w:val="000000" w:themeColor="text1"/>
        </w:rPr>
        <w:t>【返回】按钮</w:t>
      </w:r>
    </w:p>
    <w:p w:rsidR="0036129A" w:rsidRPr="00B67F0C" w:rsidRDefault="0036129A" w:rsidP="0036129A">
      <w:pPr>
        <w:rPr>
          <w:color w:val="000000" w:themeColor="text1"/>
        </w:rPr>
      </w:pPr>
      <w:r w:rsidRPr="00B67F0C">
        <w:rPr>
          <w:rFonts w:hint="eastAsia"/>
          <w:color w:val="000000" w:themeColor="text1"/>
        </w:rPr>
        <w:t>单击按钮，返回图</w:t>
      </w:r>
      <w:r w:rsidRPr="00B67F0C">
        <w:rPr>
          <w:rFonts w:hint="eastAsia"/>
          <w:color w:val="000000" w:themeColor="text1"/>
        </w:rPr>
        <w:t>3</w:t>
      </w:r>
    </w:p>
    <w:p w:rsidR="00DF6E67" w:rsidRPr="00B67F0C" w:rsidRDefault="00DF6E67" w:rsidP="00DF6E67">
      <w:pPr>
        <w:rPr>
          <w:color w:val="000000" w:themeColor="text1"/>
        </w:rPr>
      </w:pPr>
    </w:p>
    <w:p w:rsidR="00CE6C52" w:rsidRPr="00B67F0C" w:rsidRDefault="00CE6C52" w:rsidP="006E3B49">
      <w:pPr>
        <w:rPr>
          <w:color w:val="000000" w:themeColor="text1"/>
        </w:rPr>
      </w:pPr>
      <w:r w:rsidRPr="00B67F0C">
        <w:rPr>
          <w:rFonts w:hint="eastAsia"/>
          <w:color w:val="000000" w:themeColor="text1"/>
        </w:rPr>
        <w:t>用户点击（图</w:t>
      </w:r>
      <w:r w:rsidRPr="00B67F0C">
        <w:rPr>
          <w:rFonts w:hint="eastAsia"/>
          <w:color w:val="000000" w:themeColor="text1"/>
        </w:rPr>
        <w:t>1</w:t>
      </w:r>
      <w:r w:rsidRPr="00B67F0C">
        <w:rPr>
          <w:rFonts w:hint="eastAsia"/>
          <w:color w:val="000000" w:themeColor="text1"/>
        </w:rPr>
        <w:t>出单向导）页面中的【下一步】按钮并所有校验通过后，系统展示如下页面：</w:t>
      </w:r>
    </w:p>
    <w:p w:rsidR="00615789" w:rsidRPr="00B67F0C" w:rsidRDefault="0036129A" w:rsidP="006E3B49">
      <w:pPr>
        <w:rPr>
          <w:noProof/>
          <w:color w:val="000000" w:themeColor="text1"/>
        </w:rPr>
      </w:pPr>
      <w:r w:rsidRPr="00B67F0C">
        <w:rPr>
          <w:noProof/>
          <w:color w:val="000000" w:themeColor="text1"/>
        </w:rPr>
        <w:t xml:space="preserve"> </w:t>
      </w:r>
      <w:r w:rsidRPr="00B67F0C">
        <w:rPr>
          <w:noProof/>
          <w:color w:val="000000" w:themeColor="text1"/>
        </w:rPr>
        <w:drawing>
          <wp:inline distT="0" distB="0" distL="0" distR="0" wp14:anchorId="032741FF" wp14:editId="141B9414">
            <wp:extent cx="5274310" cy="2955811"/>
            <wp:effectExtent l="19050" t="19050" r="2159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55811"/>
                    </a:xfrm>
                    <a:prstGeom prst="rect">
                      <a:avLst/>
                    </a:prstGeom>
                    <a:ln>
                      <a:solidFill>
                        <a:schemeClr val="bg1">
                          <a:lumMod val="85000"/>
                        </a:schemeClr>
                      </a:solidFill>
                    </a:ln>
                  </pic:spPr>
                </pic:pic>
              </a:graphicData>
            </a:graphic>
          </wp:inline>
        </w:drawing>
      </w:r>
    </w:p>
    <w:p w:rsidR="00A403B6" w:rsidRPr="00B67F0C" w:rsidRDefault="00D92ADF" w:rsidP="006E3B49">
      <w:pPr>
        <w:rPr>
          <w:color w:val="000000" w:themeColor="text1"/>
        </w:rPr>
      </w:pPr>
      <w:r w:rsidRPr="00B67F0C">
        <w:rPr>
          <w:noProof/>
          <w:color w:val="000000" w:themeColor="text1"/>
        </w:rPr>
        <w:lastRenderedPageBreak/>
        <mc:AlternateContent>
          <mc:Choice Requires="wps">
            <w:drawing>
              <wp:anchor distT="0" distB="0" distL="114300" distR="114300" simplePos="0" relativeHeight="251659264" behindDoc="0" locked="0" layoutInCell="1" allowOverlap="1" wp14:anchorId="3331328B" wp14:editId="016CDB1D">
                <wp:simplePos x="0" y="0"/>
                <wp:positionH relativeFrom="column">
                  <wp:posOffset>92075</wp:posOffset>
                </wp:positionH>
                <wp:positionV relativeFrom="paragraph">
                  <wp:posOffset>2432685</wp:posOffset>
                </wp:positionV>
                <wp:extent cx="4953635" cy="241935"/>
                <wp:effectExtent l="0" t="0" r="18415" b="24765"/>
                <wp:wrapNone/>
                <wp:docPr id="2" name="矩形 2"/>
                <wp:cNvGraphicFramePr/>
                <a:graphic xmlns:a="http://schemas.openxmlformats.org/drawingml/2006/main">
                  <a:graphicData uri="http://schemas.microsoft.com/office/word/2010/wordprocessingShape">
                    <wps:wsp>
                      <wps:cNvSpPr/>
                      <wps:spPr>
                        <a:xfrm>
                          <a:off x="0" y="0"/>
                          <a:ext cx="4953635" cy="24193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 o:spid="_x0000_s1026" style="position:absolute;left:0;text-align:left;margin-left:7.25pt;margin-top:191.55pt;width:390.05pt;height:19.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" filled="f" strokecolor="red"/>
            </w:pict>
          </mc:Fallback>
        </mc:AlternateContent>
      </w:r>
      <w:r w:rsidR="00F9490E" w:rsidRPr="00B67F0C">
        <w:rPr>
          <w:noProof/>
          <w:color w:val="000000" w:themeColor="text1"/>
        </w:rPr>
        <mc:AlternateContent>
          <mc:Choice Requires="wps">
            <w:drawing>
              <wp:anchor distT="0" distB="0" distL="114300" distR="114300" simplePos="0" relativeHeight="251661312" behindDoc="0" locked="0" layoutInCell="1" allowOverlap="1" wp14:anchorId="5659345A" wp14:editId="373A483F">
                <wp:simplePos x="0" y="0"/>
                <wp:positionH relativeFrom="column">
                  <wp:posOffset>2868295</wp:posOffset>
                </wp:positionH>
                <wp:positionV relativeFrom="paragraph">
                  <wp:posOffset>-1758315</wp:posOffset>
                </wp:positionV>
                <wp:extent cx="1417320" cy="208280"/>
                <wp:effectExtent l="0" t="0" r="11430" b="20320"/>
                <wp:wrapNone/>
                <wp:docPr id="3" name="矩形 3"/>
                <wp:cNvGraphicFramePr/>
                <a:graphic xmlns:a="http://schemas.openxmlformats.org/drawingml/2006/main">
                  <a:graphicData uri="http://schemas.microsoft.com/office/word/2010/wordprocessingShape">
                    <wps:wsp>
                      <wps:cNvSpPr/>
                      <wps:spPr>
                        <a:xfrm>
                          <a:off x="0" y="0"/>
                          <a:ext cx="1417320" cy="20828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6" style="position:absolute;left:0;text-align:left;margin-left:225.85pt;margin-top:-138.45pt;width:111.6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" filled="f" strokecolor="red"/>
            </w:pict>
          </mc:Fallback>
        </mc:AlternateContent>
      </w:r>
      <w:r w:rsidR="00615789" w:rsidRPr="00B67F0C">
        <w:rPr>
          <w:noProof/>
          <w:color w:val="000000" w:themeColor="text1"/>
        </w:rPr>
        <w:drawing>
          <wp:inline distT="0" distB="0" distL="0" distR="0" wp14:anchorId="5D50596E" wp14:editId="6E83BD61">
            <wp:extent cx="5274310" cy="2549250"/>
            <wp:effectExtent l="19050" t="19050" r="21590"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49250"/>
                    </a:xfrm>
                    <a:prstGeom prst="rect">
                      <a:avLst/>
                    </a:prstGeom>
                    <a:ln>
                      <a:solidFill>
                        <a:schemeClr val="bg1">
                          <a:lumMod val="85000"/>
                        </a:schemeClr>
                      </a:solidFill>
                    </a:ln>
                  </pic:spPr>
                </pic:pic>
              </a:graphicData>
            </a:graphic>
          </wp:inline>
        </w:drawing>
      </w:r>
      <w:r w:rsidR="00A403B6" w:rsidRPr="00B67F0C">
        <w:rPr>
          <w:noProof/>
          <w:color w:val="000000" w:themeColor="text1"/>
        </w:rPr>
        <w:drawing>
          <wp:inline distT="0" distB="0" distL="0" distR="0" wp14:anchorId="147895B8" wp14:editId="71146BE3">
            <wp:extent cx="5274310" cy="2924678"/>
            <wp:effectExtent l="19050" t="19050" r="2159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24678"/>
                    </a:xfrm>
                    <a:prstGeom prst="rect">
                      <a:avLst/>
                    </a:prstGeom>
                    <a:ln>
                      <a:solidFill>
                        <a:schemeClr val="bg1">
                          <a:lumMod val="85000"/>
                        </a:schemeClr>
                      </a:solidFill>
                    </a:ln>
                  </pic:spPr>
                </pic:pic>
              </a:graphicData>
            </a:graphic>
          </wp:inline>
        </w:drawing>
      </w:r>
    </w:p>
    <w:p w:rsidR="00A403B6" w:rsidRPr="00B67F0C" w:rsidRDefault="00B13DD6" w:rsidP="006E3B49">
      <w:pPr>
        <w:rPr>
          <w:color w:val="000000" w:themeColor="text1"/>
        </w:rPr>
      </w:pPr>
      <w:r w:rsidRPr="00B67F0C">
        <w:rPr>
          <w:noProof/>
          <w:color w:val="000000" w:themeColor="text1"/>
        </w:rPr>
        <w:lastRenderedPageBreak/>
        <w:drawing>
          <wp:inline distT="0" distB="0" distL="0" distR="0" wp14:anchorId="46134C71" wp14:editId="6D68620A">
            <wp:extent cx="5274310" cy="2869127"/>
            <wp:effectExtent l="19050" t="19050" r="21590" b="266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69127"/>
                    </a:xfrm>
                    <a:prstGeom prst="rect">
                      <a:avLst/>
                    </a:prstGeom>
                    <a:ln>
                      <a:solidFill>
                        <a:schemeClr val="bg1">
                          <a:lumMod val="85000"/>
                        </a:schemeClr>
                      </a:solidFill>
                    </a:ln>
                  </pic:spPr>
                </pic:pic>
              </a:graphicData>
            </a:graphic>
          </wp:inline>
        </w:drawing>
      </w:r>
    </w:p>
    <w:p w:rsidR="00716B3B" w:rsidRPr="00B67F0C" w:rsidRDefault="000F0DD8" w:rsidP="006E3B49">
      <w:pPr>
        <w:rPr>
          <w:color w:val="000000" w:themeColor="text1"/>
        </w:rPr>
      </w:pPr>
      <w:r w:rsidRPr="00B67F0C">
        <w:rPr>
          <w:noProof/>
          <w:color w:val="000000" w:themeColor="text1"/>
        </w:rPr>
        <mc:AlternateContent>
          <mc:Choice Requires="wps">
            <w:drawing>
              <wp:anchor distT="0" distB="0" distL="114300" distR="114300" simplePos="0" relativeHeight="251666432" behindDoc="0" locked="0" layoutInCell="1" allowOverlap="1" wp14:anchorId="62A16C59" wp14:editId="65C670D1">
                <wp:simplePos x="0" y="0"/>
                <wp:positionH relativeFrom="column">
                  <wp:posOffset>905720</wp:posOffset>
                </wp:positionH>
                <wp:positionV relativeFrom="paragraph">
                  <wp:posOffset>-1872205</wp:posOffset>
                </wp:positionV>
                <wp:extent cx="3460260" cy="931304"/>
                <wp:effectExtent l="0" t="0" r="26035" b="21590"/>
                <wp:wrapNone/>
                <wp:docPr id="8" name="矩形 8"/>
                <wp:cNvGraphicFramePr/>
                <a:graphic xmlns:a="http://schemas.openxmlformats.org/drawingml/2006/main">
                  <a:graphicData uri="http://schemas.microsoft.com/office/word/2010/wordprocessingShape">
                    <wps:wsp>
                      <wps:cNvSpPr/>
                      <wps:spPr>
                        <a:xfrm>
                          <a:off x="0" y="0"/>
                          <a:ext cx="3460260" cy="93130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6" style="position:absolute;left:0;text-align:left;margin-left:71.3pt;margin-top:-147.4pt;width:272.45pt;height:7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" filled="f" strokecolor="red"/>
            </w:pict>
          </mc:Fallback>
        </mc:AlternateContent>
      </w:r>
      <w:r w:rsidR="00B13DD6" w:rsidRPr="00B67F0C">
        <w:rPr>
          <w:noProof/>
          <w:color w:val="000000" w:themeColor="text1"/>
        </w:rPr>
        <w:drawing>
          <wp:inline distT="0" distB="0" distL="0" distR="0" wp14:anchorId="025D9CA5" wp14:editId="5C4F2508">
            <wp:extent cx="5274310" cy="2296522"/>
            <wp:effectExtent l="19050" t="19050" r="21590" b="279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96522"/>
                    </a:xfrm>
                    <a:prstGeom prst="rect">
                      <a:avLst/>
                    </a:prstGeom>
                    <a:ln>
                      <a:solidFill>
                        <a:schemeClr val="bg1">
                          <a:lumMod val="85000"/>
                        </a:schemeClr>
                      </a:solidFill>
                    </a:ln>
                  </pic:spPr>
                </pic:pic>
              </a:graphicData>
            </a:graphic>
          </wp:inline>
        </w:drawing>
      </w:r>
    </w:p>
    <w:p w:rsidR="00BF2FF7" w:rsidRPr="00B67F0C" w:rsidRDefault="00F4230E" w:rsidP="00F4230E">
      <w:pPr>
        <w:rPr>
          <w:color w:val="000000" w:themeColor="text1"/>
        </w:rPr>
      </w:pPr>
      <w:r w:rsidRPr="00B67F0C">
        <w:rPr>
          <w:noProof/>
          <w:color w:val="000000" w:themeColor="text1"/>
        </w:rPr>
        <w:drawing>
          <wp:inline distT="0" distB="0" distL="0" distR="0" wp14:anchorId="696C5A6A" wp14:editId="7CD57EAE">
            <wp:extent cx="5274310" cy="1927860"/>
            <wp:effectExtent l="19050" t="19050" r="2159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27860"/>
                    </a:xfrm>
                    <a:prstGeom prst="rect">
                      <a:avLst/>
                    </a:prstGeom>
                    <a:ln>
                      <a:solidFill>
                        <a:schemeClr val="bg1">
                          <a:lumMod val="85000"/>
                        </a:schemeClr>
                      </a:solidFill>
                    </a:ln>
                  </pic:spPr>
                </pic:pic>
              </a:graphicData>
            </a:graphic>
          </wp:inline>
        </w:drawing>
      </w:r>
    </w:p>
    <w:p w:rsidR="00A403B6" w:rsidRPr="00B67F0C" w:rsidRDefault="00BF2FF7" w:rsidP="00BF2FF7">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7</w:t>
      </w:r>
      <w:r w:rsidRPr="00B67F0C">
        <w:rPr>
          <w:color w:val="000000" w:themeColor="text1"/>
        </w:rPr>
        <w:fldChar w:fldCharType="end"/>
      </w:r>
      <w:r w:rsidRPr="00B67F0C">
        <w:rPr>
          <w:color w:val="000000" w:themeColor="text1"/>
        </w:rPr>
        <w:t>投保单录入</w:t>
      </w:r>
    </w:p>
    <w:p w:rsidR="001833CA" w:rsidRPr="00B67F0C" w:rsidRDefault="00BF2FF7" w:rsidP="006E3B49">
      <w:pPr>
        <w:rPr>
          <w:color w:val="000000" w:themeColor="text1"/>
        </w:rPr>
      </w:pPr>
      <w:r w:rsidRPr="00B67F0C">
        <w:rPr>
          <w:color w:val="000000" w:themeColor="text1"/>
        </w:rPr>
        <w:t>选项和元素说明</w:t>
      </w:r>
      <w:r w:rsidRPr="00B67F0C">
        <w:rPr>
          <w:rFonts w:hint="eastAsia"/>
          <w:color w:val="000000" w:themeColor="text1"/>
        </w:rPr>
        <w:t>：</w:t>
      </w:r>
    </w:p>
    <w:tbl>
      <w:tblPr>
        <w:tblStyle w:val="a7"/>
        <w:tblW w:w="8522" w:type="dxa"/>
        <w:jc w:val="center"/>
        <w:tblLook w:val="04A0" w:firstRow="1" w:lastRow="0" w:firstColumn="1" w:lastColumn="0" w:noHBand="0" w:noVBand="1"/>
      </w:tblPr>
      <w:tblGrid>
        <w:gridCol w:w="1463"/>
        <w:gridCol w:w="1130"/>
        <w:gridCol w:w="1130"/>
        <w:gridCol w:w="1130"/>
        <w:gridCol w:w="2539"/>
        <w:gridCol w:w="1130"/>
      </w:tblGrid>
      <w:tr w:rsidR="00B67F0C" w:rsidRPr="00B67F0C" w:rsidTr="00BF7686">
        <w:trPr>
          <w:trHeight w:val="376"/>
          <w:jc w:val="center"/>
        </w:trPr>
        <w:tc>
          <w:tcPr>
            <w:tcW w:w="8522" w:type="dxa"/>
            <w:gridSpan w:val="6"/>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投保单录入</w:t>
            </w:r>
          </w:p>
        </w:tc>
      </w:tr>
      <w:tr w:rsidR="00B67F0C" w:rsidRPr="00B67F0C" w:rsidTr="00C22265">
        <w:trPr>
          <w:trHeight w:val="543"/>
          <w:jc w:val="center"/>
        </w:trPr>
        <w:tc>
          <w:tcPr>
            <w:tcW w:w="1463"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130"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130"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1130"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539"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1130" w:type="dxa"/>
            <w:shd w:val="clear" w:color="auto" w:fill="B6DDE8" w:themeFill="accent5" w:themeFillTint="66"/>
          </w:tcPr>
          <w:p w:rsidR="00045AB7" w:rsidRPr="00B67F0C" w:rsidRDefault="00045AB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BF7686">
        <w:trPr>
          <w:trHeight w:val="413"/>
          <w:jc w:val="center"/>
        </w:trPr>
        <w:tc>
          <w:tcPr>
            <w:tcW w:w="8522" w:type="dxa"/>
            <w:gridSpan w:val="6"/>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出</w:t>
            </w:r>
            <w:proofErr w:type="gramStart"/>
            <w:r w:rsidRPr="00B67F0C">
              <w:rPr>
                <w:rFonts w:ascii="仿宋" w:hAnsi="仿宋" w:cs="宋体"/>
                <w:color w:val="000000" w:themeColor="text1"/>
                <w:kern w:val="0"/>
                <w:sz w:val="21"/>
                <w:szCs w:val="21"/>
              </w:rPr>
              <w:t>单方案</w:t>
            </w:r>
            <w:proofErr w:type="gramEnd"/>
          </w:p>
        </w:tc>
      </w:tr>
      <w:tr w:rsidR="00B67F0C" w:rsidRPr="00B67F0C" w:rsidTr="00C22265">
        <w:trPr>
          <w:trHeight w:val="413"/>
          <w:jc w:val="center"/>
        </w:trPr>
        <w:tc>
          <w:tcPr>
            <w:tcW w:w="1463"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编辑类型</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1833CA" w:rsidRPr="00B67F0C" w:rsidRDefault="001833CA"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根据出单向导页面带入</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险种</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1833CA" w:rsidRPr="00B67F0C" w:rsidRDefault="001833CA"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根据出单向导页面带入险种</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条款</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1833CA" w:rsidRPr="00B67F0C" w:rsidRDefault="001833CA"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根据出单向导页面带入条款名称</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模板</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1833CA" w:rsidRPr="00B67F0C" w:rsidRDefault="001833CA"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根据出单向导页面带入模板名称</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p>
        </w:tc>
      </w:tr>
      <w:tr w:rsidR="00B67F0C" w:rsidRPr="00B67F0C" w:rsidTr="00BF7686">
        <w:trPr>
          <w:trHeight w:val="413"/>
          <w:jc w:val="center"/>
        </w:trPr>
        <w:tc>
          <w:tcPr>
            <w:tcW w:w="8522" w:type="dxa"/>
            <w:gridSpan w:val="6"/>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基本信息</w:t>
            </w:r>
          </w:p>
        </w:tc>
      </w:tr>
      <w:tr w:rsidR="00B67F0C" w:rsidRPr="00B67F0C" w:rsidTr="00C22265">
        <w:trPr>
          <w:trHeight w:val="413"/>
          <w:jc w:val="center"/>
        </w:trPr>
        <w:tc>
          <w:tcPr>
            <w:tcW w:w="1463"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归属机构</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1833CA" w:rsidRPr="00B67F0C" w:rsidRDefault="003A583B"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根据出单向导带出归属机构</w:t>
            </w:r>
          </w:p>
        </w:tc>
        <w:tc>
          <w:tcPr>
            <w:tcW w:w="1130" w:type="dxa"/>
          </w:tcPr>
          <w:p w:rsidR="001833CA" w:rsidRPr="00B67F0C" w:rsidRDefault="001833CA"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A583B" w:rsidRPr="00B67F0C" w:rsidRDefault="003A583B"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归属业务员</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检索框</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3A583B" w:rsidRPr="00B67F0C" w:rsidRDefault="003A583B"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单击可选择，也可检索本归属机构下的业务员</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A583B" w:rsidRPr="00B67F0C" w:rsidRDefault="003A583B"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归属区域</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下拉框</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3A583B" w:rsidRPr="00B67F0C" w:rsidRDefault="006F52BC"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根据出单向导中关联的清单自动带出</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业务来源</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3A583B" w:rsidRPr="00B67F0C" w:rsidRDefault="006F52BC"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直接业务</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直接业务</w:t>
            </w:r>
          </w:p>
        </w:tc>
      </w:tr>
      <w:tr w:rsidR="00B67F0C" w:rsidRPr="00B67F0C" w:rsidTr="00C22265">
        <w:trPr>
          <w:trHeight w:val="413"/>
          <w:jc w:val="center"/>
        </w:trPr>
        <w:tc>
          <w:tcPr>
            <w:tcW w:w="1463"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业务大类</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多选框</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3A583B" w:rsidRPr="00B67F0C" w:rsidRDefault="003A583B" w:rsidP="001833CA">
            <w:pPr>
              <w:widowControl/>
              <w:jc w:val="left"/>
              <w:rPr>
                <w:rFonts w:ascii="仿宋" w:hAnsi="仿宋" w:cs="宋体"/>
                <w:bCs/>
                <w:color w:val="000000" w:themeColor="text1"/>
                <w:kern w:val="0"/>
                <w:sz w:val="21"/>
                <w:szCs w:val="21"/>
                <w:lang w:val="zh-CN"/>
              </w:rPr>
            </w:pP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政策/商业标志</w:t>
            </w:r>
          </w:p>
        </w:tc>
        <w:tc>
          <w:tcPr>
            <w:tcW w:w="1130" w:type="dxa"/>
          </w:tcPr>
          <w:p w:rsidR="003A583B" w:rsidRPr="00B67F0C" w:rsidRDefault="00BF768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3A583B" w:rsidRPr="00B67F0C" w:rsidRDefault="006F52BC"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3A583B" w:rsidRPr="00B67F0C" w:rsidRDefault="006F52BC"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w:t>
            </w:r>
            <w:r w:rsidR="00BF7686" w:rsidRPr="00B67F0C">
              <w:rPr>
                <w:rFonts w:ascii="仿宋" w:hAnsi="仿宋" w:cs="宋体"/>
                <w:bCs/>
                <w:color w:val="000000" w:themeColor="text1"/>
                <w:kern w:val="0"/>
                <w:sz w:val="21"/>
                <w:szCs w:val="21"/>
                <w:lang w:val="zh-CN"/>
              </w:rPr>
              <w:t>条款自动带出</w:t>
            </w:r>
          </w:p>
        </w:tc>
        <w:tc>
          <w:tcPr>
            <w:tcW w:w="1130" w:type="dxa"/>
          </w:tcPr>
          <w:p w:rsidR="003A583B" w:rsidRPr="00B67F0C" w:rsidRDefault="003A583B"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是否扶贫项目</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是否通过第三方识别</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说明</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超链接</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c>
          <w:tcPr>
            <w:tcW w:w="2539" w:type="dxa"/>
          </w:tcPr>
          <w:p w:rsidR="00BF7686" w:rsidRPr="00B67F0C" w:rsidRDefault="00BF7686" w:rsidP="00F9490E">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单击超链接</w:t>
            </w:r>
            <w:r w:rsidRPr="00B67F0C">
              <w:rPr>
                <w:rFonts w:ascii="仿宋" w:hAnsi="仿宋" w:cs="宋体" w:hint="eastAsia"/>
                <w:bCs/>
                <w:color w:val="000000" w:themeColor="text1"/>
                <w:kern w:val="0"/>
                <w:sz w:val="21"/>
                <w:szCs w:val="21"/>
                <w:lang w:val="zh-CN"/>
              </w:rPr>
              <w:t>，</w:t>
            </w:r>
            <w:proofErr w:type="gramStart"/>
            <w:r w:rsidR="00C20C5A" w:rsidRPr="00B67F0C">
              <w:rPr>
                <w:rFonts w:ascii="仿宋" w:hAnsi="仿宋" w:cs="宋体"/>
                <w:bCs/>
                <w:color w:val="000000" w:themeColor="text1"/>
                <w:kern w:val="0"/>
                <w:sz w:val="21"/>
                <w:szCs w:val="21"/>
                <w:lang w:val="zh-CN"/>
              </w:rPr>
              <w:t>弹出弹窗对</w:t>
            </w:r>
            <w:proofErr w:type="gramEnd"/>
            <w:r w:rsidR="00C20C5A" w:rsidRPr="00B67F0C">
              <w:rPr>
                <w:rFonts w:ascii="仿宋" w:hAnsi="仿宋" w:cs="宋体"/>
                <w:bCs/>
                <w:color w:val="000000" w:themeColor="text1"/>
                <w:kern w:val="0"/>
                <w:sz w:val="21"/>
                <w:szCs w:val="21"/>
                <w:lang w:val="zh-CN"/>
              </w:rPr>
              <w:t>第三方识别进行说明</w:t>
            </w:r>
            <w:r w:rsidR="00C20C5A" w:rsidRPr="00B67F0C">
              <w:rPr>
                <w:rFonts w:ascii="仿宋" w:hAnsi="仿宋" w:cs="宋体" w:hint="eastAsia"/>
                <w:bCs/>
                <w:color w:val="000000" w:themeColor="text1"/>
                <w:kern w:val="0"/>
                <w:sz w:val="21"/>
                <w:szCs w:val="21"/>
                <w:lang w:val="zh-CN"/>
              </w:rPr>
              <w:t>，</w:t>
            </w:r>
            <w:r w:rsidR="00C20C5A" w:rsidRPr="00B67F0C">
              <w:rPr>
                <w:rFonts w:ascii="仿宋" w:hAnsi="仿宋" w:cs="宋体"/>
                <w:bCs/>
                <w:color w:val="000000" w:themeColor="text1"/>
                <w:kern w:val="0"/>
                <w:sz w:val="21"/>
                <w:szCs w:val="21"/>
                <w:lang w:val="zh-CN"/>
              </w:rPr>
              <w:t>如图</w:t>
            </w:r>
            <w:r w:rsidR="00F9490E" w:rsidRPr="00B67F0C">
              <w:rPr>
                <w:rFonts w:ascii="仿宋" w:hAnsi="仿宋" w:cs="宋体" w:hint="eastAsia"/>
                <w:bCs/>
                <w:color w:val="000000" w:themeColor="text1"/>
                <w:kern w:val="0"/>
                <w:sz w:val="21"/>
                <w:szCs w:val="21"/>
                <w:lang w:val="zh-CN"/>
              </w:rPr>
              <w:t>8</w:t>
            </w:r>
            <w:r w:rsidR="00C20C5A" w:rsidRPr="00B67F0C">
              <w:rPr>
                <w:rFonts w:ascii="仿宋" w:hAnsi="仿宋" w:cs="宋体" w:hint="eastAsia"/>
                <w:bCs/>
                <w:color w:val="000000" w:themeColor="text1"/>
                <w:kern w:val="0"/>
                <w:sz w:val="21"/>
                <w:szCs w:val="21"/>
                <w:lang w:val="zh-CN"/>
              </w:rPr>
              <w:t>，</w:t>
            </w:r>
            <w:r w:rsidR="00C20C5A" w:rsidRPr="00B67F0C">
              <w:rPr>
                <w:rFonts w:ascii="仿宋" w:hAnsi="仿宋" w:cs="宋体"/>
                <w:bCs/>
                <w:color w:val="000000" w:themeColor="text1"/>
                <w:kern w:val="0"/>
                <w:sz w:val="21"/>
                <w:szCs w:val="21"/>
                <w:lang w:val="zh-CN"/>
              </w:rPr>
              <w:t>再次单击超链接</w:t>
            </w:r>
            <w:proofErr w:type="gramStart"/>
            <w:r w:rsidR="00C20C5A" w:rsidRPr="00B67F0C">
              <w:rPr>
                <w:rFonts w:ascii="仿宋" w:hAnsi="仿宋" w:cs="宋体"/>
                <w:bCs/>
                <w:color w:val="000000" w:themeColor="text1"/>
                <w:kern w:val="0"/>
                <w:sz w:val="21"/>
                <w:szCs w:val="21"/>
                <w:lang w:val="zh-CN"/>
              </w:rPr>
              <w:t>关闭弹窗</w:t>
            </w:r>
            <w:proofErr w:type="gramEnd"/>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是否验标</w:t>
            </w:r>
            <w:proofErr w:type="gramEnd"/>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是否承保公示</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r>
      <w:tr w:rsidR="00B67F0C" w:rsidRPr="00B67F0C" w:rsidTr="00C22265">
        <w:trPr>
          <w:trHeight w:val="413"/>
          <w:jc w:val="center"/>
        </w:trPr>
        <w:tc>
          <w:tcPr>
            <w:tcW w:w="1463" w:type="dxa"/>
          </w:tcPr>
          <w:p w:rsidR="00BF7686" w:rsidRPr="00B67F0C" w:rsidRDefault="00BF7686"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缴费方式</w:t>
            </w:r>
          </w:p>
        </w:tc>
        <w:tc>
          <w:tcPr>
            <w:tcW w:w="1130" w:type="dxa"/>
          </w:tcPr>
          <w:p w:rsidR="00BF7686" w:rsidRPr="00B67F0C" w:rsidRDefault="005E4572" w:rsidP="005E4572">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BF7686" w:rsidRPr="00B67F0C" w:rsidRDefault="005E4572"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5E4572"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5E4572"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hint="eastAsia"/>
                <w:color w:val="000000" w:themeColor="text1"/>
                <w:kern w:val="0"/>
                <w:sz w:val="21"/>
                <w:szCs w:val="21"/>
              </w:rPr>
              <w:t>现金、银行卡、其他</w:t>
            </w:r>
            <w:r w:rsidR="00AD39BB" w:rsidRPr="00B67F0C">
              <w:rPr>
                <w:rFonts w:ascii="仿宋" w:hAnsi="仿宋" w:cs="宋体" w:hint="eastAsia"/>
                <w:color w:val="000000" w:themeColor="text1"/>
                <w:kern w:val="0"/>
                <w:sz w:val="21"/>
                <w:szCs w:val="21"/>
              </w:rPr>
              <w:t>、</w:t>
            </w:r>
          </w:p>
        </w:tc>
        <w:tc>
          <w:tcPr>
            <w:tcW w:w="1130" w:type="dxa"/>
          </w:tcPr>
          <w:p w:rsidR="00BF7686" w:rsidRPr="00B67F0C" w:rsidRDefault="005E4572"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现金</w:t>
            </w:r>
          </w:p>
        </w:tc>
      </w:tr>
      <w:tr w:rsidR="00B67F0C" w:rsidRPr="00B67F0C" w:rsidTr="00C22265">
        <w:trPr>
          <w:trHeight w:val="413"/>
          <w:jc w:val="center"/>
        </w:trPr>
        <w:tc>
          <w:tcPr>
            <w:tcW w:w="1463"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司法管辖</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下拉框</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52B1A" w:rsidRPr="00B67F0C" w:rsidRDefault="00A52B1A"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：中华人员共和国管辖（港澳台除外）</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合同争议解决方法</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下拉框</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52B1A" w:rsidRPr="00B67F0C" w:rsidRDefault="00A52B1A"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诉讼</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仲裁</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保险期间</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日期控件</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AD39BB"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系统默认起期为</w:t>
            </w:r>
            <w:r w:rsidRPr="00B67F0C">
              <w:rPr>
                <w:rFonts w:ascii="仿宋" w:hAnsi="仿宋" w:cs="宋体" w:hint="eastAsia"/>
                <w:bCs/>
                <w:color w:val="000000" w:themeColor="text1"/>
                <w:kern w:val="0"/>
                <w:sz w:val="21"/>
                <w:szCs w:val="21"/>
                <w:lang w:val="zh-CN"/>
              </w:rPr>
              <w:t>当期日期</w:t>
            </w:r>
            <w:r w:rsidR="000F0DD8" w:rsidRPr="00B67F0C">
              <w:rPr>
                <w:rFonts w:ascii="仿宋" w:hAnsi="仿宋" w:cs="宋体" w:hint="eastAsia"/>
                <w:bCs/>
                <w:color w:val="000000" w:themeColor="text1"/>
                <w:kern w:val="0"/>
                <w:sz w:val="21"/>
                <w:szCs w:val="21"/>
                <w:lang w:val="zh-CN"/>
              </w:rPr>
              <w:t>+1天</w:t>
            </w:r>
            <w:r w:rsidRPr="00B67F0C">
              <w:rPr>
                <w:rFonts w:ascii="仿宋" w:hAnsi="仿宋" w:cs="宋体" w:hint="eastAsia"/>
                <w:bCs/>
                <w:color w:val="000000" w:themeColor="text1"/>
                <w:kern w:val="0"/>
                <w:sz w:val="21"/>
                <w:szCs w:val="21"/>
                <w:lang w:val="zh-CN"/>
              </w:rPr>
              <w:t>，</w:t>
            </w:r>
            <w:proofErr w:type="gramStart"/>
            <w:r w:rsidRPr="00B67F0C">
              <w:rPr>
                <w:rFonts w:ascii="仿宋" w:hAnsi="仿宋" w:cs="宋体" w:hint="eastAsia"/>
                <w:bCs/>
                <w:color w:val="000000" w:themeColor="text1"/>
                <w:kern w:val="0"/>
                <w:sz w:val="21"/>
                <w:szCs w:val="21"/>
                <w:lang w:val="zh-CN"/>
              </w:rPr>
              <w:t>止期为</w:t>
            </w:r>
            <w:proofErr w:type="gramEnd"/>
            <w:r w:rsidRPr="00B67F0C">
              <w:rPr>
                <w:rFonts w:ascii="仿宋" w:hAnsi="仿宋" w:cs="宋体" w:hint="eastAsia"/>
                <w:bCs/>
                <w:color w:val="000000" w:themeColor="text1"/>
                <w:kern w:val="0"/>
                <w:sz w:val="21"/>
                <w:szCs w:val="21"/>
                <w:lang w:val="zh-CN"/>
              </w:rPr>
              <w:t>当前</w:t>
            </w:r>
            <w:r w:rsidR="00552405" w:rsidRPr="00B67F0C">
              <w:rPr>
                <w:rFonts w:ascii="仿宋" w:hAnsi="仿宋" w:cs="宋体" w:hint="eastAsia"/>
                <w:bCs/>
                <w:color w:val="000000" w:themeColor="text1"/>
                <w:kern w:val="0"/>
                <w:sz w:val="21"/>
                <w:szCs w:val="21"/>
                <w:lang w:val="zh-CN"/>
              </w:rPr>
              <w:t>日期</w:t>
            </w:r>
            <w:r w:rsidRPr="00B67F0C">
              <w:rPr>
                <w:rFonts w:ascii="仿宋" w:hAnsi="仿宋" w:cs="宋体" w:hint="eastAsia"/>
                <w:bCs/>
                <w:color w:val="000000" w:themeColor="text1"/>
                <w:kern w:val="0"/>
                <w:sz w:val="21"/>
                <w:szCs w:val="21"/>
                <w:lang w:val="zh-CN"/>
              </w:rPr>
              <w:t>+1年</w:t>
            </w:r>
          </w:p>
        </w:tc>
        <w:tc>
          <w:tcPr>
            <w:tcW w:w="1130" w:type="dxa"/>
          </w:tcPr>
          <w:p w:rsidR="00AD39BB" w:rsidRPr="00B67F0C" w:rsidRDefault="00552405"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可修改保险期间</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但起期早于当前日期或保险期间大于</w:t>
            </w:r>
            <w:r w:rsidRPr="00B67F0C">
              <w:rPr>
                <w:rFonts w:ascii="仿宋" w:hAnsi="仿宋" w:cs="宋体" w:hint="eastAsia"/>
                <w:color w:val="000000" w:themeColor="text1"/>
                <w:kern w:val="0"/>
                <w:sz w:val="21"/>
                <w:szCs w:val="21"/>
              </w:rPr>
              <w:t>1年系统</w:t>
            </w:r>
            <w:r w:rsidRPr="00B67F0C">
              <w:rPr>
                <w:rFonts w:ascii="仿宋" w:hAnsi="仿宋" w:cs="宋体" w:hint="eastAsia"/>
                <w:color w:val="000000" w:themeColor="text1"/>
                <w:kern w:val="0"/>
                <w:sz w:val="21"/>
                <w:szCs w:val="21"/>
              </w:rPr>
              <w:lastRenderedPageBreak/>
              <w:t>需进行友好提示。</w:t>
            </w: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投保日期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日期控件</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AD39BB"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系统默认为当前日期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制单日期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AD39BB"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默认为当前日期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出单员意见</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52B1A" w:rsidRPr="00B67F0C" w:rsidRDefault="00A52B1A" w:rsidP="005E4572">
            <w:pPr>
              <w:widowControl/>
              <w:jc w:val="left"/>
              <w:rPr>
                <w:rFonts w:ascii="仿宋" w:hAnsi="仿宋" w:cs="宋体"/>
                <w:bCs/>
                <w:color w:val="000000" w:themeColor="text1"/>
                <w:kern w:val="0"/>
                <w:sz w:val="21"/>
                <w:szCs w:val="21"/>
                <w:lang w:val="zh-CN"/>
              </w:rPr>
            </w:pPr>
          </w:p>
        </w:tc>
        <w:tc>
          <w:tcPr>
            <w:tcW w:w="1130" w:type="dxa"/>
          </w:tcPr>
          <w:p w:rsidR="00A52B1A" w:rsidRPr="00B67F0C" w:rsidRDefault="00A52B1A"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投保单号</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AD39BB"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进入本页面即已生成投保单号</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保单号</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AD39BB"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未暂存前不生成保单号</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操作人</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F476CE"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展示</w:t>
            </w:r>
            <w:r w:rsidR="00AD39BB" w:rsidRPr="00B67F0C">
              <w:rPr>
                <w:rFonts w:ascii="仿宋" w:hAnsi="仿宋" w:cs="宋体"/>
                <w:bCs/>
                <w:color w:val="000000" w:themeColor="text1"/>
                <w:kern w:val="0"/>
                <w:sz w:val="21"/>
                <w:szCs w:val="21"/>
                <w:lang w:val="zh-CN"/>
              </w:rPr>
              <w:t>当前</w:t>
            </w:r>
            <w:r w:rsidRPr="00B67F0C">
              <w:rPr>
                <w:rFonts w:ascii="仿宋" w:hAnsi="仿宋" w:cs="宋体"/>
                <w:bCs/>
                <w:color w:val="000000" w:themeColor="text1"/>
                <w:kern w:val="0"/>
                <w:sz w:val="21"/>
                <w:szCs w:val="21"/>
                <w:lang w:val="zh-CN"/>
              </w:rPr>
              <w:t>登录</w:t>
            </w:r>
            <w:r w:rsidR="00AD39BB" w:rsidRPr="00B67F0C">
              <w:rPr>
                <w:rFonts w:ascii="仿宋" w:hAnsi="仿宋" w:cs="宋体"/>
                <w:bCs/>
                <w:color w:val="000000" w:themeColor="text1"/>
                <w:kern w:val="0"/>
                <w:sz w:val="21"/>
                <w:szCs w:val="21"/>
                <w:lang w:val="zh-CN"/>
              </w:rPr>
              <w:t>账号</w:t>
            </w:r>
            <w:r w:rsidRPr="00B67F0C">
              <w:rPr>
                <w:rFonts w:ascii="仿宋" w:hAnsi="仿宋" w:cs="宋体"/>
                <w:bCs/>
                <w:color w:val="000000" w:themeColor="text1"/>
                <w:kern w:val="0"/>
                <w:sz w:val="21"/>
                <w:szCs w:val="21"/>
                <w:lang w:val="zh-CN"/>
              </w:rPr>
              <w:t>的代码及名称</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操作日期</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F476CE"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当前日期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最近修改人</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F476CE"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展示上一次操作人的代码及名称</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AD39BB" w:rsidRPr="00B67F0C" w:rsidRDefault="00AD39BB"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最近修改日期</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AD39BB" w:rsidRPr="00B67F0C" w:rsidRDefault="00AD39BB"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AD39BB" w:rsidRPr="00B67F0C" w:rsidRDefault="00F476CE" w:rsidP="005E4572">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lang w:val="zh-CN"/>
              </w:rPr>
              <w:t>展示上一次的修改日期</w:t>
            </w:r>
          </w:p>
        </w:tc>
        <w:tc>
          <w:tcPr>
            <w:tcW w:w="1130" w:type="dxa"/>
          </w:tcPr>
          <w:p w:rsidR="00AD39BB" w:rsidRPr="00B67F0C" w:rsidRDefault="00AD39BB" w:rsidP="005E4572">
            <w:pPr>
              <w:widowControl/>
              <w:jc w:val="center"/>
              <w:rPr>
                <w:rFonts w:ascii="仿宋" w:hAnsi="仿宋" w:cs="宋体"/>
                <w:color w:val="000000" w:themeColor="text1"/>
                <w:kern w:val="0"/>
                <w:sz w:val="21"/>
                <w:szCs w:val="21"/>
              </w:rPr>
            </w:pPr>
          </w:p>
        </w:tc>
      </w:tr>
      <w:tr w:rsidR="00B67F0C" w:rsidRPr="00B67F0C" w:rsidTr="005E4572">
        <w:trPr>
          <w:trHeight w:val="413"/>
          <w:jc w:val="center"/>
        </w:trPr>
        <w:tc>
          <w:tcPr>
            <w:tcW w:w="8522" w:type="dxa"/>
            <w:gridSpan w:val="6"/>
          </w:tcPr>
          <w:p w:rsidR="00AD39BB" w:rsidRPr="00B67F0C" w:rsidRDefault="00F476CE" w:rsidP="00F476CE">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合同信息</w:t>
            </w:r>
          </w:p>
          <w:p w:rsidR="00F476CE" w:rsidRPr="00B67F0C" w:rsidRDefault="00F476CE" w:rsidP="00F476CE">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F476CE"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投保方式</w:t>
            </w:r>
          </w:p>
        </w:tc>
        <w:tc>
          <w:tcPr>
            <w:tcW w:w="1130" w:type="dxa"/>
          </w:tcPr>
          <w:p w:rsidR="00BF7686" w:rsidRPr="00B67F0C" w:rsidRDefault="00552405"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BF7686" w:rsidRPr="00B67F0C" w:rsidRDefault="00552405"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w:t>
            </w:r>
            <w:r w:rsidRPr="00B67F0C">
              <w:rPr>
                <w:rFonts w:ascii="仿宋" w:hAnsi="仿宋" w:cs="宋体"/>
                <w:color w:val="000000" w:themeColor="text1"/>
                <w:kern w:val="0"/>
                <w:sz w:val="21"/>
                <w:szCs w:val="21"/>
              </w:rPr>
              <w:t>编辑</w:t>
            </w:r>
          </w:p>
        </w:tc>
        <w:tc>
          <w:tcPr>
            <w:tcW w:w="1130" w:type="dxa"/>
          </w:tcPr>
          <w:p w:rsidR="00BF7686" w:rsidRPr="00B67F0C" w:rsidRDefault="00F476CE"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BF7686" w:rsidRPr="00B67F0C" w:rsidRDefault="00F476CE" w:rsidP="00552405">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根据清单显示相应的投保方式</w:t>
            </w:r>
            <w:r w:rsidRPr="00B67F0C">
              <w:rPr>
                <w:rFonts w:ascii="仿宋" w:hAnsi="仿宋" w:cs="宋体" w:hint="eastAsia"/>
                <w:bCs/>
                <w:color w:val="000000" w:themeColor="text1"/>
                <w:kern w:val="0"/>
                <w:sz w:val="21"/>
                <w:szCs w:val="21"/>
                <w:lang w:val="zh-CN"/>
              </w:rPr>
              <w:t>，</w:t>
            </w:r>
            <w:r w:rsidR="00C81875" w:rsidRPr="00B67F0C">
              <w:rPr>
                <w:rFonts w:ascii="仿宋" w:hAnsi="仿宋" w:cs="宋体"/>
                <w:bCs/>
                <w:color w:val="000000" w:themeColor="text1"/>
                <w:kern w:val="0"/>
                <w:sz w:val="21"/>
                <w:szCs w:val="21"/>
                <w:lang w:val="zh-CN"/>
              </w:rPr>
              <w:t xml:space="preserve"> </w:t>
            </w:r>
          </w:p>
        </w:tc>
        <w:tc>
          <w:tcPr>
            <w:tcW w:w="1130" w:type="dxa"/>
          </w:tcPr>
          <w:p w:rsidR="00BF7686" w:rsidRPr="00B67F0C" w:rsidRDefault="00BF7686" w:rsidP="004D2571">
            <w:pPr>
              <w:widowControl/>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F476CE"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保险金额确定方式</w:t>
            </w:r>
            <w:r w:rsidR="00E90FB5" w:rsidRPr="00B67F0C">
              <w:rPr>
                <w:rFonts w:ascii="仿宋" w:hAnsi="仿宋" w:cs="宋体" w:hint="eastAsia"/>
                <w:color w:val="000000" w:themeColor="text1"/>
                <w:kern w:val="0"/>
                <w:sz w:val="21"/>
                <w:szCs w:val="21"/>
              </w:rPr>
              <w:t>（种植险）养殖方法</w:t>
            </w:r>
          </w:p>
        </w:tc>
        <w:tc>
          <w:tcPr>
            <w:tcW w:w="1130" w:type="dxa"/>
          </w:tcPr>
          <w:p w:rsidR="00BF7686" w:rsidRPr="00B67F0C" w:rsidRDefault="00F476CE" w:rsidP="005E4572">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BF7686" w:rsidRPr="00B67F0C" w:rsidRDefault="00E90FB5"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若为种植险</w:t>
            </w:r>
            <w:r w:rsidRPr="00B67F0C">
              <w:rPr>
                <w:rFonts w:ascii="仿宋" w:hAnsi="仿宋" w:cs="宋体" w:hint="eastAsia"/>
                <w:bCs/>
                <w:color w:val="000000" w:themeColor="text1"/>
                <w:kern w:val="0"/>
                <w:sz w:val="21"/>
                <w:szCs w:val="21"/>
                <w:lang w:val="zh-CN"/>
              </w:rPr>
              <w:t>，</w:t>
            </w:r>
            <w:r w:rsidR="00607137" w:rsidRPr="00B67F0C">
              <w:rPr>
                <w:rFonts w:ascii="仿宋" w:hAnsi="仿宋" w:cs="宋体"/>
                <w:bCs/>
                <w:color w:val="000000" w:themeColor="text1"/>
                <w:kern w:val="0"/>
                <w:sz w:val="21"/>
                <w:szCs w:val="21"/>
                <w:lang w:val="zh-CN"/>
              </w:rPr>
              <w:t>选项内容</w:t>
            </w:r>
            <w:r w:rsidRPr="00B67F0C">
              <w:rPr>
                <w:rFonts w:ascii="仿宋" w:hAnsi="仿宋" w:cs="宋体"/>
                <w:bCs/>
                <w:color w:val="000000" w:themeColor="text1"/>
                <w:kern w:val="0"/>
                <w:sz w:val="21"/>
                <w:szCs w:val="21"/>
                <w:lang w:val="zh-CN"/>
              </w:rPr>
              <w:t>为</w:t>
            </w:r>
            <w:r w:rsidR="00607137" w:rsidRPr="00B67F0C">
              <w:rPr>
                <w:rFonts w:ascii="仿宋" w:hAnsi="仿宋" w:cs="宋体" w:hint="eastAsia"/>
                <w:bCs/>
                <w:color w:val="000000" w:themeColor="text1"/>
                <w:kern w:val="0"/>
                <w:sz w:val="21"/>
                <w:szCs w:val="21"/>
                <w:lang w:val="zh-CN"/>
              </w:rPr>
              <w:t>：</w:t>
            </w:r>
            <w:r w:rsidR="00607137" w:rsidRPr="00B67F0C">
              <w:rPr>
                <w:rFonts w:ascii="仿宋" w:hAnsi="仿宋" w:cs="宋体"/>
                <w:bCs/>
                <w:color w:val="000000" w:themeColor="text1"/>
                <w:kern w:val="0"/>
                <w:sz w:val="21"/>
                <w:szCs w:val="21"/>
                <w:lang w:val="zh-CN"/>
              </w:rPr>
              <w:t>请选择</w:t>
            </w:r>
            <w:r w:rsidR="00607137" w:rsidRPr="00B67F0C">
              <w:rPr>
                <w:rFonts w:ascii="仿宋" w:hAnsi="仿宋" w:cs="宋体" w:hint="eastAsia"/>
                <w:bCs/>
                <w:color w:val="000000" w:themeColor="text1"/>
                <w:kern w:val="0"/>
                <w:sz w:val="21"/>
                <w:szCs w:val="21"/>
                <w:lang w:val="zh-CN"/>
              </w:rPr>
              <w:t>、</w:t>
            </w:r>
            <w:r w:rsidR="00607137" w:rsidRPr="00B67F0C">
              <w:rPr>
                <w:rFonts w:ascii="仿宋" w:hAnsi="仿宋" w:cs="宋体"/>
                <w:bCs/>
                <w:color w:val="000000" w:themeColor="text1"/>
                <w:kern w:val="0"/>
                <w:sz w:val="21"/>
                <w:szCs w:val="21"/>
                <w:lang w:val="zh-CN"/>
              </w:rPr>
              <w:t>参照生产成本</w:t>
            </w:r>
            <w:r w:rsidR="00607137" w:rsidRPr="00B67F0C">
              <w:rPr>
                <w:rFonts w:ascii="仿宋" w:hAnsi="仿宋" w:cs="宋体" w:hint="eastAsia"/>
                <w:bCs/>
                <w:color w:val="000000" w:themeColor="text1"/>
                <w:kern w:val="0"/>
                <w:sz w:val="21"/>
                <w:szCs w:val="21"/>
                <w:lang w:val="zh-CN"/>
              </w:rPr>
              <w:t>确定、按一定的产量和价格确定</w:t>
            </w:r>
            <w:r w:rsidRPr="00B67F0C">
              <w:rPr>
                <w:rFonts w:ascii="仿宋" w:hAnsi="仿宋" w:cs="宋体" w:hint="eastAsia"/>
                <w:bCs/>
                <w:color w:val="000000" w:themeColor="text1"/>
                <w:kern w:val="0"/>
                <w:sz w:val="21"/>
                <w:szCs w:val="21"/>
                <w:lang w:val="zh-CN"/>
              </w:rPr>
              <w:t>；若为养殖险，则选项内容为：饲养场、</w:t>
            </w:r>
            <w:r w:rsidRPr="00B67F0C">
              <w:rPr>
                <w:rFonts w:ascii="仿宋" w:hAnsi="仿宋" w:cs="宋体"/>
                <w:bCs/>
                <w:color w:val="000000" w:themeColor="text1"/>
                <w:kern w:val="0"/>
                <w:sz w:val="21"/>
                <w:szCs w:val="21"/>
                <w:lang w:val="zh-CN"/>
              </w:rPr>
              <w:t>农业合作组织</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统保</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请选择</w:t>
            </w:r>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请选择</w:t>
            </w:r>
          </w:p>
        </w:tc>
      </w:tr>
      <w:tr w:rsidR="00B67F0C" w:rsidRPr="00B67F0C" w:rsidTr="00C22265">
        <w:trPr>
          <w:trHeight w:val="413"/>
          <w:jc w:val="center"/>
        </w:trPr>
        <w:tc>
          <w:tcPr>
            <w:tcW w:w="1463"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种植时间</w:t>
            </w:r>
            <w:r w:rsidR="00E90FB5" w:rsidRPr="00B67F0C">
              <w:rPr>
                <w:rFonts w:ascii="仿宋" w:hAnsi="仿宋" w:cs="宋体" w:hint="eastAsia"/>
                <w:color w:val="000000" w:themeColor="text1"/>
                <w:kern w:val="0"/>
                <w:sz w:val="21"/>
                <w:szCs w:val="21"/>
              </w:rPr>
              <w:t>（养殖险隐藏）</w:t>
            </w:r>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日期控件</w:t>
            </w:r>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BF7686"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承保数量</w:t>
            </w:r>
            <w:r w:rsidR="00E90FB5" w:rsidRPr="00B67F0C">
              <w:rPr>
                <w:rFonts w:ascii="仿宋" w:hAnsi="仿宋" w:cs="宋体" w:hint="eastAsia"/>
                <w:color w:val="000000" w:themeColor="text1"/>
                <w:kern w:val="0"/>
                <w:sz w:val="21"/>
                <w:szCs w:val="21"/>
              </w:rPr>
              <w:t>（单位根据险种显示：亩、头、羽、张）</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607137" w:rsidRPr="00B67F0C" w:rsidRDefault="00607137"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根据清单汇总显示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配置条款是需配置附加</w:t>
            </w:r>
            <w:proofErr w:type="gramStart"/>
            <w:r w:rsidRPr="00B67F0C">
              <w:rPr>
                <w:rFonts w:ascii="仿宋" w:hAnsi="仿宋" w:cs="宋体"/>
                <w:bCs/>
                <w:color w:val="000000" w:themeColor="text1"/>
                <w:kern w:val="0"/>
                <w:sz w:val="21"/>
                <w:szCs w:val="21"/>
                <w:lang w:val="zh-CN"/>
              </w:rPr>
              <w:t>险是否</w:t>
            </w:r>
            <w:proofErr w:type="gramEnd"/>
            <w:r w:rsidRPr="00B67F0C">
              <w:rPr>
                <w:rFonts w:ascii="仿宋" w:hAnsi="仿宋" w:cs="宋体"/>
                <w:bCs/>
                <w:color w:val="000000" w:themeColor="text1"/>
                <w:kern w:val="0"/>
                <w:sz w:val="21"/>
                <w:szCs w:val="21"/>
                <w:lang w:val="zh-CN"/>
              </w:rPr>
              <w:t>计入保额</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若计入保额</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则汇总承保数量时需汇总主险及附加险</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若附加险不计入保额</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则汇总主险承保数量即可</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参保农户</w:t>
            </w:r>
            <w:proofErr w:type="gramStart"/>
            <w:r w:rsidRPr="00B67F0C">
              <w:rPr>
                <w:rFonts w:ascii="仿宋" w:hAnsi="仿宋" w:cs="宋体"/>
                <w:color w:val="000000" w:themeColor="text1"/>
                <w:kern w:val="0"/>
                <w:sz w:val="21"/>
                <w:szCs w:val="21"/>
              </w:rPr>
              <w:t>户</w:t>
            </w:r>
            <w:proofErr w:type="gramEnd"/>
            <w:r w:rsidRPr="00B67F0C">
              <w:rPr>
                <w:rFonts w:ascii="仿宋" w:hAnsi="仿宋" w:cs="宋体"/>
                <w:color w:val="000000" w:themeColor="text1"/>
                <w:kern w:val="0"/>
                <w:sz w:val="21"/>
                <w:szCs w:val="21"/>
              </w:rPr>
              <w:t>次</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607137" w:rsidRPr="00B67F0C" w:rsidRDefault="00607137"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根据清单中农户汇总数量</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607137" w:rsidRPr="00B67F0C" w:rsidRDefault="00607137"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展示关联的清单编号</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24E24" w:rsidRPr="00B67F0C" w:rsidRDefault="00324E24"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查看</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p>
        </w:tc>
        <w:tc>
          <w:tcPr>
            <w:tcW w:w="2539" w:type="dxa"/>
          </w:tcPr>
          <w:p w:rsidR="00324E24" w:rsidRPr="00B67F0C" w:rsidRDefault="00324E24" w:rsidP="00895078">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单击按钮系统</w:t>
            </w:r>
            <w:proofErr w:type="gramStart"/>
            <w:r w:rsidRPr="00B67F0C">
              <w:rPr>
                <w:rFonts w:ascii="仿宋" w:hAnsi="仿宋" w:cs="宋体"/>
                <w:bCs/>
                <w:color w:val="000000" w:themeColor="text1"/>
                <w:kern w:val="0"/>
                <w:sz w:val="21"/>
                <w:szCs w:val="21"/>
                <w:lang w:val="zh-CN"/>
              </w:rPr>
              <w:t>弹出弹窗如图</w:t>
            </w:r>
            <w:proofErr w:type="gramEnd"/>
            <w:r w:rsidR="00895078" w:rsidRPr="00B67F0C">
              <w:rPr>
                <w:rFonts w:ascii="仿宋" w:hAnsi="仿宋" w:cs="宋体" w:hint="eastAsia"/>
                <w:bCs/>
                <w:color w:val="000000" w:themeColor="text1"/>
                <w:kern w:val="0"/>
                <w:sz w:val="21"/>
                <w:szCs w:val="21"/>
                <w:lang w:val="zh-CN"/>
              </w:rPr>
              <w:t>8标的列表</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24E24" w:rsidRPr="00B67F0C" w:rsidRDefault="00E81325"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详情</w:t>
            </w:r>
          </w:p>
        </w:tc>
        <w:tc>
          <w:tcPr>
            <w:tcW w:w="1130" w:type="dxa"/>
          </w:tcPr>
          <w:p w:rsidR="00324E24" w:rsidRPr="00B67F0C" w:rsidRDefault="00E81325"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324E24" w:rsidRPr="00B67F0C" w:rsidRDefault="00E81325"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p>
        </w:tc>
        <w:tc>
          <w:tcPr>
            <w:tcW w:w="2539" w:type="dxa"/>
          </w:tcPr>
          <w:p w:rsidR="00324E24" w:rsidRPr="00B67F0C" w:rsidRDefault="00E81325"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单击按钮调用金禾页面查看预投保清单详情</w:t>
            </w:r>
            <w:r w:rsidRPr="00B67F0C">
              <w:rPr>
                <w:rFonts w:ascii="仿宋" w:hAnsi="仿宋" w:cs="宋体" w:hint="eastAsia"/>
                <w:bCs/>
                <w:color w:val="000000" w:themeColor="text1"/>
                <w:kern w:val="0"/>
                <w:sz w:val="21"/>
                <w:szCs w:val="21"/>
                <w:lang w:val="zh-CN"/>
              </w:rPr>
              <w:t>。同图1出单向导中清单编号录</w:t>
            </w:r>
            <w:r w:rsidRPr="00B67F0C">
              <w:rPr>
                <w:rFonts w:ascii="仿宋" w:hAnsi="仿宋" w:cs="宋体" w:hint="eastAsia"/>
                <w:bCs/>
                <w:color w:val="000000" w:themeColor="text1"/>
                <w:kern w:val="0"/>
                <w:sz w:val="21"/>
                <w:szCs w:val="21"/>
                <w:lang w:val="zh-CN"/>
              </w:rPr>
              <w:lastRenderedPageBreak/>
              <w:t>入域后的【详情】按钮</w:t>
            </w:r>
          </w:p>
        </w:tc>
        <w:tc>
          <w:tcPr>
            <w:tcW w:w="1130" w:type="dxa"/>
          </w:tcPr>
          <w:p w:rsidR="00324E24" w:rsidRPr="00B67F0C" w:rsidRDefault="00324E24"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清单类型</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607137" w:rsidRPr="00B67F0C" w:rsidRDefault="00607137"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根据清单系统自动判断清单类型</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一户则为大户</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多户则为统保户</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清单备注</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607137" w:rsidRPr="00B67F0C" w:rsidRDefault="009748C2"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展示清单主表中的清单备注信息</w:t>
            </w:r>
          </w:p>
        </w:tc>
        <w:tc>
          <w:tcPr>
            <w:tcW w:w="1130" w:type="dxa"/>
          </w:tcPr>
          <w:p w:rsidR="00607137" w:rsidRPr="00B67F0C" w:rsidRDefault="00607137" w:rsidP="005E4572">
            <w:pPr>
              <w:widowControl/>
              <w:jc w:val="center"/>
              <w:rPr>
                <w:rFonts w:ascii="仿宋" w:hAnsi="仿宋" w:cs="宋体"/>
                <w:color w:val="000000" w:themeColor="text1"/>
                <w:kern w:val="0"/>
                <w:sz w:val="21"/>
                <w:szCs w:val="21"/>
              </w:rPr>
            </w:pPr>
          </w:p>
        </w:tc>
      </w:tr>
      <w:tr w:rsidR="00B67F0C" w:rsidRPr="00B67F0C" w:rsidTr="00641319">
        <w:trPr>
          <w:trHeight w:val="413"/>
          <w:jc w:val="center"/>
        </w:trPr>
        <w:tc>
          <w:tcPr>
            <w:tcW w:w="8522" w:type="dxa"/>
            <w:gridSpan w:val="6"/>
          </w:tcPr>
          <w:p w:rsidR="00607137"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种植地点</w:t>
            </w:r>
            <w:r w:rsidR="00E90FB5" w:rsidRPr="00B67F0C">
              <w:rPr>
                <w:rFonts w:ascii="仿宋" w:hAnsi="仿宋" w:cs="宋体" w:hint="eastAsia"/>
                <w:color w:val="000000" w:themeColor="text1"/>
                <w:kern w:val="0"/>
                <w:sz w:val="21"/>
                <w:szCs w:val="21"/>
              </w:rPr>
              <w:t>/养殖地点</w:t>
            </w:r>
            <w:r w:rsidRPr="00B67F0C">
              <w:rPr>
                <w:rFonts w:ascii="仿宋" w:hAnsi="仿宋" w:cs="宋体" w:hint="eastAsia"/>
                <w:color w:val="000000" w:themeColor="text1"/>
                <w:kern w:val="0"/>
                <w:sz w:val="21"/>
                <w:szCs w:val="21"/>
              </w:rPr>
              <w:t>（必填）</w:t>
            </w:r>
          </w:p>
        </w:tc>
      </w:tr>
      <w:tr w:rsidR="00B67F0C" w:rsidRPr="00B67F0C" w:rsidTr="00C22265">
        <w:trPr>
          <w:trHeight w:val="413"/>
          <w:jc w:val="center"/>
        </w:trPr>
        <w:tc>
          <w:tcPr>
            <w:tcW w:w="1463"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地址</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833F20" w:rsidP="005E4572">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根据清单归属区域带出地址</w:t>
            </w: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641319">
        <w:trPr>
          <w:trHeight w:val="413"/>
          <w:jc w:val="center"/>
        </w:trPr>
        <w:tc>
          <w:tcPr>
            <w:tcW w:w="8522" w:type="dxa"/>
            <w:gridSpan w:val="6"/>
          </w:tcPr>
          <w:p w:rsidR="00833F20"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主险</w:t>
            </w:r>
            <w:r w:rsidRPr="00B67F0C">
              <w:rPr>
                <w:rFonts w:ascii="仿宋" w:hAnsi="仿宋" w:cs="宋体" w:hint="eastAsia"/>
                <w:color w:val="000000" w:themeColor="text1"/>
                <w:kern w:val="0"/>
                <w:sz w:val="21"/>
                <w:szCs w:val="21"/>
              </w:rPr>
              <w:t>/附加险（必填）</w:t>
            </w:r>
          </w:p>
        </w:tc>
      </w:tr>
      <w:tr w:rsidR="00B67F0C" w:rsidRPr="00B67F0C" w:rsidTr="00C22265">
        <w:trPr>
          <w:trHeight w:val="413"/>
          <w:jc w:val="center"/>
        </w:trPr>
        <w:tc>
          <w:tcPr>
            <w:tcW w:w="1463"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BF7686" w:rsidRPr="00B67F0C" w:rsidRDefault="00833F20" w:rsidP="005E4572">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BF7686" w:rsidP="005E4572">
            <w:pPr>
              <w:widowControl/>
              <w:jc w:val="left"/>
              <w:rPr>
                <w:rFonts w:ascii="仿宋" w:hAnsi="仿宋" w:cs="宋体"/>
                <w:bCs/>
                <w:color w:val="000000" w:themeColor="text1"/>
                <w:kern w:val="0"/>
                <w:sz w:val="21"/>
                <w:szCs w:val="21"/>
                <w:lang w:val="zh-CN"/>
              </w:rPr>
            </w:pPr>
          </w:p>
        </w:tc>
        <w:tc>
          <w:tcPr>
            <w:tcW w:w="1130" w:type="dxa"/>
          </w:tcPr>
          <w:p w:rsidR="00BF7686" w:rsidRPr="00B67F0C" w:rsidRDefault="00BF7686" w:rsidP="005E4572">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F7686"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主险</w:t>
            </w:r>
            <w:r w:rsidRPr="00B67F0C">
              <w:rPr>
                <w:rFonts w:ascii="仿宋" w:hAnsi="仿宋" w:cs="宋体" w:hint="eastAsia"/>
                <w:color w:val="000000" w:themeColor="text1"/>
                <w:kern w:val="0"/>
                <w:sz w:val="21"/>
                <w:szCs w:val="21"/>
              </w:rPr>
              <w:t>/附加险</w:t>
            </w:r>
          </w:p>
        </w:tc>
        <w:tc>
          <w:tcPr>
            <w:tcW w:w="1130" w:type="dxa"/>
          </w:tcPr>
          <w:p w:rsidR="00BF7686"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BF7686"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BF7686"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BF7686" w:rsidRPr="00B67F0C" w:rsidRDefault="003C13AD" w:rsidP="001833CA">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根据弹层</w:t>
            </w:r>
            <w:r w:rsidR="00833F20" w:rsidRPr="00B67F0C">
              <w:rPr>
                <w:rFonts w:ascii="仿宋" w:hAnsi="仿宋" w:cs="宋体"/>
                <w:bCs/>
                <w:color w:val="000000" w:themeColor="text1"/>
                <w:kern w:val="0"/>
                <w:sz w:val="21"/>
                <w:szCs w:val="21"/>
                <w:lang w:val="zh-CN"/>
              </w:rPr>
              <w:t>录入</w:t>
            </w:r>
            <w:proofErr w:type="gramEnd"/>
            <w:r w:rsidR="00833F20" w:rsidRPr="00B67F0C">
              <w:rPr>
                <w:rFonts w:ascii="仿宋" w:hAnsi="仿宋" w:cs="宋体"/>
                <w:bCs/>
                <w:color w:val="000000" w:themeColor="text1"/>
                <w:kern w:val="0"/>
                <w:sz w:val="21"/>
                <w:szCs w:val="21"/>
                <w:lang w:val="zh-CN"/>
              </w:rPr>
              <w:t>的信息展示</w:t>
            </w:r>
          </w:p>
        </w:tc>
        <w:tc>
          <w:tcPr>
            <w:tcW w:w="1130" w:type="dxa"/>
          </w:tcPr>
          <w:p w:rsidR="00BF7686" w:rsidRPr="00B67F0C" w:rsidRDefault="00BF768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险别</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3C13AD" w:rsidP="00641319">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根据弹层</w:t>
            </w:r>
            <w:r w:rsidR="00833F20" w:rsidRPr="00B67F0C">
              <w:rPr>
                <w:rFonts w:ascii="仿宋" w:hAnsi="仿宋" w:cs="宋体"/>
                <w:bCs/>
                <w:color w:val="000000" w:themeColor="text1"/>
                <w:kern w:val="0"/>
                <w:sz w:val="21"/>
                <w:szCs w:val="21"/>
                <w:lang w:val="zh-CN"/>
              </w:rPr>
              <w:t>录入</w:t>
            </w:r>
            <w:proofErr w:type="gramEnd"/>
            <w:r w:rsidR="00833F20" w:rsidRPr="00B67F0C">
              <w:rPr>
                <w:rFonts w:ascii="仿宋" w:hAnsi="仿宋" w:cs="宋体"/>
                <w:bCs/>
                <w:color w:val="000000" w:themeColor="text1"/>
                <w:kern w:val="0"/>
                <w:sz w:val="21"/>
                <w:szCs w:val="21"/>
                <w:lang w:val="zh-CN"/>
              </w:rPr>
              <w:t>的信息展示</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标的类别</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3C13AD" w:rsidP="00641319">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根据弹层</w:t>
            </w:r>
            <w:r w:rsidR="00833F20" w:rsidRPr="00B67F0C">
              <w:rPr>
                <w:rFonts w:ascii="仿宋" w:hAnsi="仿宋" w:cs="宋体"/>
                <w:bCs/>
                <w:color w:val="000000" w:themeColor="text1"/>
                <w:kern w:val="0"/>
                <w:sz w:val="21"/>
                <w:szCs w:val="21"/>
                <w:lang w:val="zh-CN"/>
              </w:rPr>
              <w:t>录入</w:t>
            </w:r>
            <w:proofErr w:type="gramEnd"/>
            <w:r w:rsidR="00833F20" w:rsidRPr="00B67F0C">
              <w:rPr>
                <w:rFonts w:ascii="仿宋" w:hAnsi="仿宋" w:cs="宋体"/>
                <w:bCs/>
                <w:color w:val="000000" w:themeColor="text1"/>
                <w:kern w:val="0"/>
                <w:sz w:val="21"/>
                <w:szCs w:val="21"/>
                <w:lang w:val="zh-CN"/>
              </w:rPr>
              <w:t>的信息展示</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标的项目</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833F2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3C13AD" w:rsidP="00641319">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根据弹层</w:t>
            </w:r>
            <w:r w:rsidR="00833F20" w:rsidRPr="00B67F0C">
              <w:rPr>
                <w:rFonts w:ascii="仿宋" w:hAnsi="仿宋" w:cs="宋体"/>
                <w:bCs/>
                <w:color w:val="000000" w:themeColor="text1"/>
                <w:kern w:val="0"/>
                <w:sz w:val="21"/>
                <w:szCs w:val="21"/>
                <w:lang w:val="zh-CN"/>
              </w:rPr>
              <w:t>录入</w:t>
            </w:r>
            <w:proofErr w:type="gramEnd"/>
            <w:r w:rsidR="00833F20" w:rsidRPr="00B67F0C">
              <w:rPr>
                <w:rFonts w:ascii="仿宋" w:hAnsi="仿宋" w:cs="宋体"/>
                <w:bCs/>
                <w:color w:val="000000" w:themeColor="text1"/>
                <w:kern w:val="0"/>
                <w:sz w:val="21"/>
                <w:szCs w:val="21"/>
                <w:lang w:val="zh-CN"/>
              </w:rPr>
              <w:t>的信息展示</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保额</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833F2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点击</w:t>
            </w:r>
            <w:r w:rsidR="003C13AD" w:rsidRPr="00B67F0C">
              <w:rPr>
                <w:rFonts w:ascii="仿宋" w:hAnsi="仿宋" w:cs="宋体" w:hint="eastAsia"/>
                <w:bCs/>
                <w:color w:val="000000" w:themeColor="text1"/>
                <w:kern w:val="0"/>
                <w:sz w:val="21"/>
                <w:szCs w:val="21"/>
                <w:lang w:val="zh-CN"/>
              </w:rPr>
              <w:t>【计算】</w:t>
            </w:r>
            <w:r w:rsidRPr="00B67F0C">
              <w:rPr>
                <w:rFonts w:ascii="仿宋" w:hAnsi="仿宋" w:cs="宋体"/>
                <w:bCs/>
                <w:color w:val="000000" w:themeColor="text1"/>
                <w:kern w:val="0"/>
                <w:sz w:val="21"/>
                <w:szCs w:val="21"/>
                <w:lang w:val="zh-CN"/>
              </w:rPr>
              <w:t>按钮</w:t>
            </w:r>
            <w:r w:rsidRPr="00B67F0C">
              <w:rPr>
                <w:rFonts w:ascii="仿宋" w:hAnsi="仿宋" w:cs="宋体" w:hint="eastAsia"/>
                <w:bCs/>
                <w:color w:val="000000" w:themeColor="text1"/>
                <w:kern w:val="0"/>
                <w:sz w:val="21"/>
                <w:szCs w:val="21"/>
                <w:lang w:val="zh-CN"/>
              </w:rPr>
              <w:t>，</w:t>
            </w:r>
            <w:r w:rsidR="003C13AD" w:rsidRPr="00B67F0C">
              <w:rPr>
                <w:rFonts w:ascii="仿宋" w:hAnsi="仿宋" w:cs="宋体"/>
                <w:bCs/>
                <w:color w:val="000000" w:themeColor="text1"/>
                <w:kern w:val="0"/>
                <w:sz w:val="21"/>
                <w:szCs w:val="21"/>
                <w:lang w:val="zh-CN"/>
              </w:rPr>
              <w:t>计算保额</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费率</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3C13AD" w:rsidP="001833CA">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根据弹层录入</w:t>
            </w:r>
            <w:proofErr w:type="gramEnd"/>
            <w:r w:rsidRPr="00B67F0C">
              <w:rPr>
                <w:rFonts w:ascii="仿宋" w:hAnsi="仿宋" w:cs="宋体"/>
                <w:bCs/>
                <w:color w:val="000000" w:themeColor="text1"/>
                <w:kern w:val="0"/>
                <w:sz w:val="21"/>
                <w:szCs w:val="21"/>
                <w:lang w:val="zh-CN"/>
              </w:rPr>
              <w:t>的信息展示</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保费</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833F20"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833F20" w:rsidRPr="00B67F0C" w:rsidRDefault="003C13AD"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点击</w:t>
            </w:r>
            <w:r w:rsidRPr="00B67F0C">
              <w:rPr>
                <w:rFonts w:ascii="仿宋" w:hAnsi="仿宋" w:cs="宋体" w:hint="eastAsia"/>
                <w:bCs/>
                <w:color w:val="000000" w:themeColor="text1"/>
                <w:kern w:val="0"/>
                <w:sz w:val="21"/>
                <w:szCs w:val="21"/>
                <w:lang w:val="zh-CN"/>
              </w:rPr>
              <w:t>【计算】</w:t>
            </w:r>
            <w:r w:rsidRPr="00B67F0C">
              <w:rPr>
                <w:rFonts w:ascii="仿宋" w:hAnsi="仿宋" w:cs="宋体"/>
                <w:bCs/>
                <w:color w:val="000000" w:themeColor="text1"/>
                <w:kern w:val="0"/>
                <w:sz w:val="21"/>
                <w:szCs w:val="21"/>
                <w:lang w:val="zh-CN"/>
              </w:rPr>
              <w:t>按钮</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计算保费</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新增</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C13AD" w:rsidRPr="00B67F0C" w:rsidRDefault="003C13AD" w:rsidP="00895078">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proofErr w:type="gramStart"/>
            <w:r w:rsidRPr="00B67F0C">
              <w:rPr>
                <w:rFonts w:ascii="仿宋" w:hAnsi="仿宋" w:cs="宋体"/>
                <w:bCs/>
                <w:color w:val="000000" w:themeColor="text1"/>
                <w:kern w:val="0"/>
                <w:sz w:val="21"/>
                <w:szCs w:val="21"/>
                <w:lang w:val="zh-CN"/>
              </w:rPr>
              <w:t>弹出弹层进行</w:t>
            </w:r>
            <w:proofErr w:type="gramEnd"/>
            <w:r w:rsidRPr="00B67F0C">
              <w:rPr>
                <w:rFonts w:ascii="仿宋" w:hAnsi="仿宋" w:cs="宋体"/>
                <w:bCs/>
                <w:color w:val="000000" w:themeColor="text1"/>
                <w:kern w:val="0"/>
                <w:sz w:val="21"/>
                <w:szCs w:val="21"/>
                <w:lang w:val="zh-CN"/>
              </w:rPr>
              <w:t>主险</w:t>
            </w:r>
            <w:r w:rsidRPr="00B67F0C">
              <w:rPr>
                <w:rFonts w:ascii="仿宋" w:hAnsi="仿宋" w:cs="宋体" w:hint="eastAsia"/>
                <w:bCs/>
                <w:color w:val="000000" w:themeColor="text1"/>
                <w:kern w:val="0"/>
                <w:sz w:val="21"/>
                <w:szCs w:val="21"/>
                <w:lang w:val="zh-CN"/>
              </w:rPr>
              <w:t>/附加险详细信息录入，如图</w:t>
            </w:r>
            <w:r w:rsidR="00895078" w:rsidRPr="00B67F0C">
              <w:rPr>
                <w:rFonts w:ascii="仿宋" w:hAnsi="仿宋" w:cs="宋体" w:hint="eastAsia"/>
                <w:bCs/>
                <w:color w:val="000000" w:themeColor="text1"/>
                <w:kern w:val="0"/>
                <w:sz w:val="21"/>
                <w:szCs w:val="21"/>
                <w:lang w:val="zh-CN"/>
              </w:rPr>
              <w:t>11</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绝对免赔率</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c>
          <w:tcPr>
            <w:tcW w:w="2539" w:type="dxa"/>
          </w:tcPr>
          <w:p w:rsidR="00833F20" w:rsidRPr="00B67F0C" w:rsidRDefault="00833F20" w:rsidP="001833CA">
            <w:pPr>
              <w:widowControl/>
              <w:jc w:val="left"/>
              <w:rPr>
                <w:rFonts w:ascii="仿宋" w:hAnsi="仿宋" w:cs="宋体"/>
                <w:bCs/>
                <w:color w:val="000000" w:themeColor="text1"/>
                <w:kern w:val="0"/>
                <w:sz w:val="21"/>
                <w:szCs w:val="21"/>
                <w:lang w:val="zh-CN"/>
              </w:rPr>
            </w:pPr>
            <w:proofErr w:type="gramStart"/>
            <w:r w:rsidRPr="00B67F0C">
              <w:rPr>
                <w:rFonts w:ascii="仿宋" w:hAnsi="仿宋" w:cs="宋体"/>
                <w:bCs/>
                <w:color w:val="000000" w:themeColor="text1"/>
                <w:kern w:val="0"/>
                <w:sz w:val="21"/>
                <w:szCs w:val="21"/>
                <w:lang w:val="zh-CN"/>
              </w:rPr>
              <w:t>指整单的</w:t>
            </w:r>
            <w:proofErr w:type="gramEnd"/>
            <w:r w:rsidRPr="00B67F0C">
              <w:rPr>
                <w:rFonts w:ascii="仿宋" w:hAnsi="仿宋" w:cs="宋体"/>
                <w:bCs/>
                <w:color w:val="000000" w:themeColor="text1"/>
                <w:kern w:val="0"/>
                <w:sz w:val="21"/>
                <w:szCs w:val="21"/>
                <w:lang w:val="zh-CN"/>
              </w:rPr>
              <w:t>绝对免赔率</w:t>
            </w:r>
            <w:r w:rsidRPr="00B67F0C">
              <w:rPr>
                <w:rFonts w:ascii="仿宋" w:hAnsi="仿宋" w:cs="宋体" w:hint="eastAsia"/>
                <w:bCs/>
                <w:color w:val="000000" w:themeColor="text1"/>
                <w:kern w:val="0"/>
                <w:sz w:val="21"/>
                <w:szCs w:val="21"/>
                <w:lang w:val="zh-CN"/>
              </w:rPr>
              <w:t>。如果损失不超过免赔率，均不赔偿，超过免赔率则扣除免赔率，只</w:t>
            </w:r>
            <w:proofErr w:type="gramStart"/>
            <w:r w:rsidRPr="00B67F0C">
              <w:rPr>
                <w:rFonts w:ascii="仿宋" w:hAnsi="仿宋" w:cs="宋体" w:hint="eastAsia"/>
                <w:bCs/>
                <w:color w:val="000000" w:themeColor="text1"/>
                <w:kern w:val="0"/>
                <w:sz w:val="21"/>
                <w:szCs w:val="21"/>
                <w:lang w:val="zh-CN"/>
              </w:rPr>
              <w:t>赔超过</w:t>
            </w:r>
            <w:proofErr w:type="gramEnd"/>
            <w:r w:rsidRPr="00B67F0C">
              <w:rPr>
                <w:rFonts w:ascii="仿宋" w:hAnsi="仿宋" w:cs="宋体" w:hint="eastAsia"/>
                <w:bCs/>
                <w:color w:val="000000" w:themeColor="text1"/>
                <w:kern w:val="0"/>
                <w:sz w:val="21"/>
                <w:szCs w:val="21"/>
                <w:lang w:val="zh-CN"/>
              </w:rPr>
              <w:t>部分，（受损金额-保额*绝对免赔率=赔付金额）</w:t>
            </w:r>
          </w:p>
        </w:tc>
        <w:tc>
          <w:tcPr>
            <w:tcW w:w="1130" w:type="dxa"/>
          </w:tcPr>
          <w:p w:rsidR="00833F20" w:rsidRPr="00B67F0C" w:rsidRDefault="00833F2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总保险金额</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C13AD" w:rsidRPr="00B67F0C" w:rsidRDefault="003C13AD"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点击</w:t>
            </w:r>
            <w:r w:rsidRPr="00B67F0C">
              <w:rPr>
                <w:rFonts w:ascii="仿宋" w:hAnsi="仿宋" w:cs="宋体" w:hint="eastAsia"/>
                <w:bCs/>
                <w:color w:val="000000" w:themeColor="text1"/>
                <w:kern w:val="0"/>
                <w:sz w:val="21"/>
                <w:szCs w:val="21"/>
                <w:lang w:val="zh-CN"/>
              </w:rPr>
              <w:t>【计算】</w:t>
            </w:r>
            <w:r w:rsidRPr="00B67F0C">
              <w:rPr>
                <w:rFonts w:ascii="仿宋" w:hAnsi="仿宋" w:cs="宋体"/>
                <w:bCs/>
                <w:color w:val="000000" w:themeColor="text1"/>
                <w:kern w:val="0"/>
                <w:sz w:val="21"/>
                <w:szCs w:val="21"/>
                <w:lang w:val="zh-CN"/>
              </w:rPr>
              <w:t>按钮计算结果</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总保险费</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C13AD" w:rsidRPr="00B67F0C" w:rsidRDefault="003C13AD"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点击</w:t>
            </w:r>
            <w:r w:rsidRPr="00B67F0C">
              <w:rPr>
                <w:rFonts w:ascii="仿宋" w:hAnsi="仿宋" w:cs="宋体" w:hint="eastAsia"/>
                <w:bCs/>
                <w:color w:val="000000" w:themeColor="text1"/>
                <w:kern w:val="0"/>
                <w:sz w:val="21"/>
                <w:szCs w:val="21"/>
                <w:lang w:val="zh-CN"/>
              </w:rPr>
              <w:t>【计算】按钮计算结果</w:t>
            </w:r>
          </w:p>
        </w:tc>
        <w:tc>
          <w:tcPr>
            <w:tcW w:w="1130" w:type="dxa"/>
          </w:tcPr>
          <w:p w:rsidR="003C13AD" w:rsidRPr="00B67F0C" w:rsidRDefault="003C13AD" w:rsidP="001833CA">
            <w:pPr>
              <w:widowControl/>
              <w:jc w:val="center"/>
              <w:rPr>
                <w:rFonts w:ascii="仿宋" w:hAnsi="仿宋" w:cs="宋体"/>
                <w:color w:val="000000" w:themeColor="text1"/>
                <w:kern w:val="0"/>
                <w:sz w:val="21"/>
                <w:szCs w:val="21"/>
              </w:rPr>
            </w:pPr>
          </w:p>
        </w:tc>
      </w:tr>
      <w:tr w:rsidR="00B67F0C" w:rsidRPr="00B67F0C" w:rsidTr="00641319">
        <w:trPr>
          <w:trHeight w:val="413"/>
          <w:jc w:val="center"/>
        </w:trPr>
        <w:tc>
          <w:tcPr>
            <w:tcW w:w="8522" w:type="dxa"/>
            <w:gridSpan w:val="6"/>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补贴信息</w:t>
            </w:r>
            <w:r w:rsidRPr="00B67F0C">
              <w:rPr>
                <w:rFonts w:ascii="仿宋" w:hAnsi="仿宋" w:cs="宋体" w:hint="eastAsia"/>
                <w:color w:val="000000" w:themeColor="text1"/>
                <w:kern w:val="0"/>
                <w:sz w:val="21"/>
                <w:szCs w:val="21"/>
              </w:rPr>
              <w:t>（</w:t>
            </w:r>
            <w:r w:rsidR="00683783" w:rsidRPr="00B67F0C">
              <w:rPr>
                <w:rFonts w:ascii="仿宋" w:hAnsi="仿宋" w:cs="宋体" w:hint="eastAsia"/>
                <w:color w:val="000000" w:themeColor="text1"/>
                <w:kern w:val="0"/>
                <w:sz w:val="21"/>
                <w:szCs w:val="21"/>
              </w:rPr>
              <w:t>除商业性外其他政策性为必录项</w:t>
            </w:r>
            <w:r w:rsidRPr="00B67F0C">
              <w:rPr>
                <w:rFonts w:ascii="仿宋" w:hAnsi="仿宋" w:cs="宋体" w:hint="eastAsia"/>
                <w:color w:val="000000" w:themeColor="text1"/>
                <w:kern w:val="0"/>
                <w:sz w:val="21"/>
                <w:szCs w:val="21"/>
              </w:rPr>
              <w:t>）</w:t>
            </w: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补贴类型</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补贴类型包括</w:t>
            </w:r>
            <w:r w:rsidRPr="00B67F0C">
              <w:rPr>
                <w:rFonts w:ascii="仿宋" w:hAnsi="仿宋" w:cs="宋体" w:hint="eastAsia"/>
                <w:bCs/>
                <w:color w:val="000000" w:themeColor="text1"/>
                <w:kern w:val="0"/>
                <w:sz w:val="21"/>
                <w:szCs w:val="21"/>
                <w:lang w:val="zh-CN"/>
              </w:rPr>
              <w:t>：中央财政、省级财政、地市财政、县（区）财政、其他来源。应根据政策/商业性质选择。商业性投保不可录入</w:t>
            </w:r>
            <w:r w:rsidRPr="00B67F0C">
              <w:rPr>
                <w:rFonts w:ascii="仿宋" w:hAnsi="仿宋" w:cs="宋体" w:hint="eastAsia"/>
                <w:bCs/>
                <w:color w:val="000000" w:themeColor="text1"/>
                <w:kern w:val="0"/>
                <w:sz w:val="21"/>
                <w:szCs w:val="21"/>
                <w:lang w:val="zh-CN"/>
              </w:rPr>
              <w:lastRenderedPageBreak/>
              <w:t>补贴信息。</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补贴方式</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比例补贴</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比例补贴</w:t>
            </w: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补贴单位</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补贴比例</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补贴金额</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点击</w:t>
            </w:r>
            <w:r w:rsidRPr="00B67F0C">
              <w:rPr>
                <w:rFonts w:ascii="仿宋" w:hAnsi="仿宋" w:cs="宋体" w:hint="eastAsia"/>
                <w:bCs/>
                <w:color w:val="000000" w:themeColor="text1"/>
                <w:kern w:val="0"/>
                <w:sz w:val="21"/>
                <w:szCs w:val="21"/>
                <w:lang w:val="zh-CN"/>
              </w:rPr>
              <w:t>【计算】按钮，计算公式：补贴金额=总保费*补贴比例</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删除</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r w:rsidRPr="00B67F0C">
              <w:rPr>
                <w:rFonts w:ascii="仿宋" w:hAnsi="仿宋" w:cs="宋体" w:hint="eastAsia"/>
                <w:bCs/>
                <w:color w:val="000000" w:themeColor="text1"/>
                <w:kern w:val="0"/>
                <w:sz w:val="21"/>
                <w:szCs w:val="21"/>
                <w:lang w:val="zh-CN"/>
              </w:rPr>
              <w:t>【删除】按钮，删除本行信息</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新增</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685FBF" w:rsidRPr="00B67F0C" w:rsidRDefault="00685FBF"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r w:rsidRPr="00B67F0C">
              <w:rPr>
                <w:rFonts w:ascii="仿宋" w:hAnsi="仿宋" w:cs="宋体" w:hint="eastAsia"/>
                <w:bCs/>
                <w:color w:val="000000" w:themeColor="text1"/>
                <w:kern w:val="0"/>
                <w:sz w:val="21"/>
                <w:szCs w:val="21"/>
                <w:lang w:val="zh-CN"/>
              </w:rPr>
              <w:t>【新增】按钮，增加一行信息</w:t>
            </w:r>
          </w:p>
        </w:tc>
        <w:tc>
          <w:tcPr>
            <w:tcW w:w="1130" w:type="dxa"/>
          </w:tcPr>
          <w:p w:rsidR="00685FBF" w:rsidRPr="00B67F0C" w:rsidRDefault="00685FBF" w:rsidP="001833CA">
            <w:pPr>
              <w:widowControl/>
              <w:jc w:val="center"/>
              <w:rPr>
                <w:rFonts w:ascii="仿宋" w:hAnsi="仿宋" w:cs="宋体"/>
                <w:color w:val="000000" w:themeColor="text1"/>
                <w:kern w:val="0"/>
                <w:sz w:val="21"/>
                <w:szCs w:val="21"/>
              </w:rPr>
            </w:pPr>
          </w:p>
        </w:tc>
      </w:tr>
      <w:tr w:rsidR="00B67F0C" w:rsidRPr="00B67F0C" w:rsidTr="00641319">
        <w:trPr>
          <w:trHeight w:val="413"/>
          <w:jc w:val="center"/>
        </w:trPr>
        <w:tc>
          <w:tcPr>
            <w:tcW w:w="8522" w:type="dxa"/>
            <w:gridSpan w:val="6"/>
          </w:tcPr>
          <w:p w:rsidR="00F028F6" w:rsidRPr="00B67F0C" w:rsidRDefault="00F028F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币别信息</w:t>
            </w:r>
            <w:r w:rsidRPr="00B67F0C">
              <w:rPr>
                <w:rFonts w:ascii="仿宋" w:hAnsi="仿宋" w:cs="宋体" w:hint="eastAsia"/>
                <w:color w:val="000000" w:themeColor="text1"/>
                <w:kern w:val="0"/>
                <w:sz w:val="21"/>
                <w:szCs w:val="21"/>
              </w:rPr>
              <w:t>（必填）</w:t>
            </w:r>
          </w:p>
        </w:tc>
      </w:tr>
      <w:tr w:rsidR="00B67F0C" w:rsidRPr="00B67F0C" w:rsidTr="00C22265">
        <w:trPr>
          <w:trHeight w:val="413"/>
          <w:jc w:val="center"/>
        </w:trPr>
        <w:tc>
          <w:tcPr>
            <w:tcW w:w="1463" w:type="dxa"/>
          </w:tcPr>
          <w:p w:rsidR="00F028F6"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计算</w:t>
            </w:r>
          </w:p>
        </w:tc>
        <w:tc>
          <w:tcPr>
            <w:tcW w:w="1130" w:type="dxa"/>
          </w:tcPr>
          <w:p w:rsidR="00F028F6"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F028F6"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F028F6"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F028F6"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系统校验是否已录入主险信息</w:t>
            </w:r>
            <w:r w:rsidRPr="00B67F0C">
              <w:rPr>
                <w:rFonts w:ascii="仿宋" w:hAnsi="仿宋" w:cs="宋体" w:hint="eastAsia"/>
                <w:bCs/>
                <w:color w:val="000000" w:themeColor="text1"/>
                <w:kern w:val="0"/>
                <w:sz w:val="21"/>
                <w:szCs w:val="21"/>
                <w:lang w:val="zh-CN"/>
              </w:rPr>
              <w:t>，若未录入系统进行提示“请先录入主险信息！”；若校验通过，则</w:t>
            </w:r>
            <w:r w:rsidR="008D216C" w:rsidRPr="00B67F0C">
              <w:rPr>
                <w:rFonts w:ascii="仿宋" w:hAnsi="仿宋" w:cs="宋体" w:hint="eastAsia"/>
                <w:bCs/>
                <w:color w:val="000000" w:themeColor="text1"/>
                <w:kern w:val="0"/>
                <w:sz w:val="21"/>
                <w:szCs w:val="21"/>
                <w:lang w:val="zh-CN"/>
              </w:rPr>
              <w:t>系统根据主</w:t>
            </w:r>
            <w:proofErr w:type="gramStart"/>
            <w:r w:rsidR="008D216C" w:rsidRPr="00B67F0C">
              <w:rPr>
                <w:rFonts w:ascii="仿宋" w:hAnsi="仿宋" w:cs="宋体" w:hint="eastAsia"/>
                <w:bCs/>
                <w:color w:val="000000" w:themeColor="text1"/>
                <w:kern w:val="0"/>
                <w:sz w:val="21"/>
                <w:szCs w:val="21"/>
                <w:lang w:val="zh-CN"/>
              </w:rPr>
              <w:t>险信息</w:t>
            </w:r>
            <w:proofErr w:type="gramEnd"/>
            <w:r w:rsidR="008D216C" w:rsidRPr="00B67F0C">
              <w:rPr>
                <w:rFonts w:ascii="仿宋" w:hAnsi="仿宋" w:cs="宋体" w:hint="eastAsia"/>
                <w:bCs/>
                <w:color w:val="000000" w:themeColor="text1"/>
                <w:kern w:val="0"/>
                <w:sz w:val="21"/>
                <w:szCs w:val="21"/>
                <w:lang w:val="zh-CN"/>
              </w:rPr>
              <w:t>和清单信息生成以下币别信息。</w:t>
            </w:r>
          </w:p>
        </w:tc>
        <w:tc>
          <w:tcPr>
            <w:tcW w:w="1130" w:type="dxa"/>
          </w:tcPr>
          <w:p w:rsidR="00F028F6" w:rsidRPr="00B67F0C" w:rsidRDefault="00F028F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汇总币别</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默认为</w:t>
            </w:r>
            <w:r w:rsidRPr="00B67F0C">
              <w:rPr>
                <w:rFonts w:ascii="仿宋" w:hAnsi="仿宋" w:cs="宋体" w:hint="eastAsia"/>
                <w:bCs/>
                <w:color w:val="000000" w:themeColor="text1"/>
                <w:kern w:val="0"/>
                <w:sz w:val="21"/>
                <w:szCs w:val="21"/>
                <w:lang w:val="zh-CN"/>
              </w:rPr>
              <w:t>CNY-人民币</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支付币别</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默认为</w:t>
            </w:r>
            <w:r w:rsidRPr="00B67F0C">
              <w:rPr>
                <w:rFonts w:ascii="仿宋" w:hAnsi="仿宋" w:cs="宋体" w:hint="eastAsia"/>
                <w:bCs/>
                <w:color w:val="000000" w:themeColor="text1"/>
                <w:kern w:val="0"/>
                <w:sz w:val="21"/>
                <w:szCs w:val="21"/>
                <w:lang w:val="zh-CN"/>
              </w:rPr>
              <w:t>CNY-人民币</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原币</w:t>
            </w:r>
            <w:proofErr w:type="gramEnd"/>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默认为</w:t>
            </w:r>
            <w:r w:rsidRPr="00B67F0C">
              <w:rPr>
                <w:rFonts w:ascii="仿宋" w:hAnsi="仿宋" w:cs="宋体" w:hint="eastAsia"/>
                <w:bCs/>
                <w:color w:val="000000" w:themeColor="text1"/>
                <w:kern w:val="0"/>
                <w:sz w:val="21"/>
                <w:szCs w:val="21"/>
                <w:lang w:val="zh-CN"/>
              </w:rPr>
              <w:t>CNY-人民币</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r w:rsidRPr="00B67F0C">
              <w:rPr>
                <w:rFonts w:ascii="仿宋" w:hAnsi="仿宋" w:cs="宋体" w:hint="eastAsia"/>
                <w:bCs/>
                <w:color w:val="000000" w:themeColor="text1"/>
                <w:kern w:val="0"/>
                <w:sz w:val="21"/>
                <w:szCs w:val="21"/>
                <w:lang w:val="zh-CN"/>
              </w:rPr>
              <w:t>【计算】按钮，系统自动算出值，计算公式根据条款而定</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r w:rsidRPr="00B67F0C">
              <w:rPr>
                <w:rFonts w:ascii="仿宋" w:hAnsi="仿宋" w:cs="宋体" w:hint="eastAsia"/>
                <w:bCs/>
                <w:color w:val="000000" w:themeColor="text1"/>
                <w:kern w:val="0"/>
                <w:sz w:val="21"/>
                <w:szCs w:val="21"/>
                <w:lang w:val="zh-CN"/>
              </w:rPr>
              <w:t>【计算】按钮，系统自动算出值，计算公式根据条款而定</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不含税保费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64131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税率配置为0，系统自动计算</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税额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64131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税率配置为0，系统自动计算</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兑换率</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兑换率默认为</w:t>
            </w:r>
            <w:r w:rsidRPr="00B67F0C">
              <w:rPr>
                <w:rFonts w:ascii="仿宋" w:hAnsi="仿宋" w:cs="宋体" w:hint="eastAsia"/>
                <w:bCs/>
                <w:color w:val="000000" w:themeColor="text1"/>
                <w:kern w:val="0"/>
                <w:sz w:val="21"/>
                <w:szCs w:val="21"/>
                <w:lang w:val="zh-CN"/>
              </w:rPr>
              <w:t>1，单击【计算】后，可修改，再次单击【计算】按钮重新计算</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不含税保费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税额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兑换率</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641319">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不含税保费</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B7050" w:rsidRPr="00B67F0C" w:rsidRDefault="003B7050"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税额</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3B7050" w:rsidRPr="00B67F0C" w:rsidRDefault="003B705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3B7050" w:rsidP="001833CA">
            <w:pPr>
              <w:widowControl/>
              <w:jc w:val="left"/>
              <w:rPr>
                <w:rFonts w:ascii="仿宋" w:hAnsi="仿宋" w:cs="宋体"/>
                <w:bCs/>
                <w:color w:val="000000" w:themeColor="text1"/>
                <w:kern w:val="0"/>
                <w:sz w:val="21"/>
                <w:szCs w:val="21"/>
                <w:lang w:val="zh-CN"/>
              </w:rPr>
            </w:pP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641319">
        <w:trPr>
          <w:trHeight w:val="413"/>
          <w:jc w:val="center"/>
        </w:trPr>
        <w:tc>
          <w:tcPr>
            <w:tcW w:w="8522" w:type="dxa"/>
            <w:gridSpan w:val="6"/>
          </w:tcPr>
          <w:p w:rsidR="003B7050"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缴费计划</w:t>
            </w:r>
            <w:r w:rsidRPr="00B67F0C">
              <w:rPr>
                <w:rFonts w:ascii="仿宋" w:hAnsi="仿宋" w:cs="宋体" w:hint="eastAsia"/>
                <w:color w:val="000000" w:themeColor="text1"/>
                <w:kern w:val="0"/>
                <w:sz w:val="21"/>
                <w:szCs w:val="21"/>
              </w:rPr>
              <w:t>（必填）</w:t>
            </w:r>
          </w:p>
        </w:tc>
      </w:tr>
      <w:tr w:rsidR="00B67F0C" w:rsidRPr="00B67F0C" w:rsidTr="00C22265">
        <w:trPr>
          <w:trHeight w:val="413"/>
          <w:jc w:val="center"/>
        </w:trPr>
        <w:tc>
          <w:tcPr>
            <w:tcW w:w="1463" w:type="dxa"/>
          </w:tcPr>
          <w:p w:rsidR="003B7050"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次数</w:t>
            </w:r>
          </w:p>
        </w:tc>
        <w:tc>
          <w:tcPr>
            <w:tcW w:w="1130" w:type="dxa"/>
          </w:tcPr>
          <w:p w:rsidR="003B7050"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3B7050"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3B7050"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3B7050" w:rsidRPr="00B67F0C" w:rsidRDefault="00072276"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w:t>
            </w:r>
            <w:r w:rsidRPr="00B67F0C">
              <w:rPr>
                <w:rFonts w:ascii="仿宋" w:hAnsi="仿宋" w:cs="宋体" w:hint="eastAsia"/>
                <w:bCs/>
                <w:color w:val="000000" w:themeColor="text1"/>
                <w:kern w:val="0"/>
                <w:sz w:val="21"/>
                <w:szCs w:val="21"/>
                <w:lang w:val="zh-CN"/>
              </w:rPr>
              <w:t>【计算】按钮，</w:t>
            </w:r>
            <w:r w:rsidRPr="00B67F0C">
              <w:rPr>
                <w:rFonts w:ascii="仿宋" w:hAnsi="仿宋" w:cs="宋体"/>
                <w:bCs/>
                <w:color w:val="000000" w:themeColor="text1"/>
                <w:kern w:val="0"/>
                <w:sz w:val="21"/>
                <w:szCs w:val="21"/>
                <w:lang w:val="zh-CN"/>
              </w:rPr>
              <w:t>根据补贴信息条数自动生成</w:t>
            </w:r>
            <w:r w:rsidRPr="00B67F0C">
              <w:rPr>
                <w:rFonts w:ascii="仿宋" w:hAnsi="仿宋" w:cs="宋体" w:hint="eastAsia"/>
                <w:bCs/>
                <w:color w:val="000000" w:themeColor="text1"/>
                <w:kern w:val="0"/>
                <w:sz w:val="21"/>
                <w:szCs w:val="21"/>
                <w:lang w:val="zh-CN"/>
              </w:rPr>
              <w:t>T+1条信息。</w:t>
            </w:r>
          </w:p>
        </w:tc>
        <w:tc>
          <w:tcPr>
            <w:tcW w:w="1130" w:type="dxa"/>
          </w:tcPr>
          <w:p w:rsidR="003B7050" w:rsidRPr="00B67F0C" w:rsidRDefault="003B7050"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期次</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72276" w:rsidRPr="00B67F0C" w:rsidRDefault="00072276" w:rsidP="00641319">
            <w:pPr>
              <w:widowControl/>
              <w:jc w:val="left"/>
              <w:rPr>
                <w:rFonts w:ascii="仿宋" w:hAnsi="仿宋" w:cs="宋体"/>
                <w:bCs/>
                <w:color w:val="000000" w:themeColor="text1"/>
                <w:kern w:val="0"/>
                <w:sz w:val="21"/>
                <w:szCs w:val="21"/>
                <w:lang w:val="zh-CN"/>
              </w:rPr>
            </w:pP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72276"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缴费原因</w:t>
            </w: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72276" w:rsidRPr="00B67F0C" w:rsidRDefault="009D6EC2"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选项内容：自缴保费、中央财政补贴、省级财政补贴、地市财政补贴、区（县）财政补贴、其他来源财政补贴</w:t>
            </w: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72276"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缴费起期</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072276"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72276" w:rsidRPr="00B67F0C" w:rsidRDefault="009D6EC2" w:rsidP="0064131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系统自动生成，默认为</w:t>
            </w:r>
            <w:r w:rsidR="00552286" w:rsidRPr="00B67F0C">
              <w:rPr>
                <w:rFonts w:ascii="仿宋" w:hAnsi="仿宋" w:cs="宋体" w:hint="eastAsia"/>
                <w:bCs/>
                <w:color w:val="000000" w:themeColor="text1"/>
                <w:kern w:val="0"/>
                <w:sz w:val="21"/>
                <w:szCs w:val="21"/>
                <w:lang w:val="zh-CN"/>
              </w:rPr>
              <w:t>保险期间起期</w:t>
            </w: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72276" w:rsidRPr="00B67F0C" w:rsidRDefault="00072276" w:rsidP="001833CA">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缴费止期</w:t>
            </w:r>
            <w:proofErr w:type="gramEnd"/>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072276"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72276" w:rsidRPr="00B67F0C" w:rsidRDefault="009D6EC2" w:rsidP="0064131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系统自动生成，</w:t>
            </w:r>
            <w:r w:rsidR="00552286" w:rsidRPr="00B67F0C">
              <w:rPr>
                <w:rFonts w:ascii="仿宋" w:hAnsi="仿宋" w:cs="宋体" w:hint="eastAsia"/>
                <w:bCs/>
                <w:color w:val="000000" w:themeColor="text1"/>
                <w:kern w:val="0"/>
                <w:sz w:val="21"/>
                <w:szCs w:val="21"/>
                <w:lang w:val="zh-CN"/>
              </w:rPr>
              <w:t>自缴保费</w:t>
            </w:r>
            <w:r w:rsidRPr="00B67F0C">
              <w:rPr>
                <w:rFonts w:ascii="仿宋" w:hAnsi="仿宋" w:cs="宋体" w:hint="eastAsia"/>
                <w:bCs/>
                <w:color w:val="000000" w:themeColor="text1"/>
                <w:kern w:val="0"/>
                <w:sz w:val="21"/>
                <w:szCs w:val="21"/>
                <w:lang w:val="zh-CN"/>
              </w:rPr>
              <w:t>默认为</w:t>
            </w:r>
            <w:r w:rsidR="00552286" w:rsidRPr="00B67F0C">
              <w:rPr>
                <w:rFonts w:ascii="仿宋" w:hAnsi="仿宋" w:cs="宋体" w:hint="eastAsia"/>
                <w:bCs/>
                <w:color w:val="000000" w:themeColor="text1"/>
                <w:kern w:val="0"/>
                <w:sz w:val="21"/>
                <w:szCs w:val="21"/>
                <w:lang w:val="zh-CN"/>
              </w:rPr>
              <w:t>保险期间期间+1月</w:t>
            </w:r>
            <w:r w:rsidRPr="00B67F0C">
              <w:rPr>
                <w:rFonts w:ascii="仿宋" w:hAnsi="仿宋" w:cs="宋体" w:hint="eastAsia"/>
                <w:bCs/>
                <w:color w:val="000000" w:themeColor="text1"/>
                <w:kern w:val="0"/>
                <w:sz w:val="21"/>
                <w:szCs w:val="21"/>
                <w:lang w:val="zh-CN"/>
              </w:rPr>
              <w:t>。财政补贴保费</w:t>
            </w:r>
            <w:r w:rsidR="00552286" w:rsidRPr="00B67F0C">
              <w:rPr>
                <w:rFonts w:ascii="仿宋" w:hAnsi="仿宋" w:cs="宋体" w:hint="eastAsia"/>
                <w:bCs/>
                <w:color w:val="000000" w:themeColor="text1"/>
                <w:kern w:val="0"/>
                <w:sz w:val="21"/>
                <w:szCs w:val="21"/>
                <w:lang w:val="zh-CN"/>
              </w:rPr>
              <w:t>保险期间+1年</w:t>
            </w: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72276" w:rsidRPr="00B67F0C" w:rsidRDefault="00072276"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币别</w:t>
            </w:r>
          </w:p>
        </w:tc>
        <w:tc>
          <w:tcPr>
            <w:tcW w:w="1130" w:type="dxa"/>
          </w:tcPr>
          <w:p w:rsidR="00072276" w:rsidRPr="00B67F0C" w:rsidRDefault="00072276"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072276"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w:t>
            </w:r>
            <w:r w:rsidR="00072276" w:rsidRPr="00B67F0C">
              <w:rPr>
                <w:rFonts w:ascii="仿宋" w:hAnsi="仿宋" w:cs="宋体" w:hint="eastAsia"/>
                <w:color w:val="000000" w:themeColor="text1"/>
                <w:kern w:val="0"/>
                <w:sz w:val="21"/>
                <w:szCs w:val="21"/>
              </w:rPr>
              <w:t>可编辑</w:t>
            </w:r>
          </w:p>
        </w:tc>
        <w:tc>
          <w:tcPr>
            <w:tcW w:w="1130" w:type="dxa"/>
          </w:tcPr>
          <w:p w:rsidR="00072276"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72276" w:rsidRPr="00B67F0C" w:rsidRDefault="00072276" w:rsidP="00641319">
            <w:pPr>
              <w:widowControl/>
              <w:jc w:val="left"/>
              <w:rPr>
                <w:rFonts w:ascii="仿宋" w:hAnsi="仿宋" w:cs="宋体"/>
                <w:bCs/>
                <w:color w:val="000000" w:themeColor="text1"/>
                <w:kern w:val="0"/>
                <w:sz w:val="21"/>
                <w:szCs w:val="21"/>
                <w:lang w:val="zh-CN"/>
              </w:rPr>
            </w:pPr>
          </w:p>
        </w:tc>
        <w:tc>
          <w:tcPr>
            <w:tcW w:w="1130" w:type="dxa"/>
          </w:tcPr>
          <w:p w:rsidR="00072276" w:rsidRPr="00B67F0C" w:rsidRDefault="00072276"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9D6EC2" w:rsidRPr="00B67F0C" w:rsidRDefault="009D6EC2"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应缴金额</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9D6EC2" w:rsidRPr="00B67F0C" w:rsidRDefault="009D6EC2" w:rsidP="00641319">
            <w:pPr>
              <w:widowControl/>
              <w:jc w:val="left"/>
              <w:rPr>
                <w:rFonts w:ascii="仿宋" w:hAnsi="仿宋" w:cs="宋体"/>
                <w:bCs/>
                <w:color w:val="000000" w:themeColor="text1"/>
                <w:kern w:val="0"/>
                <w:sz w:val="21"/>
                <w:szCs w:val="21"/>
                <w:lang w:val="zh-CN"/>
              </w:rPr>
            </w:pPr>
          </w:p>
        </w:tc>
        <w:tc>
          <w:tcPr>
            <w:tcW w:w="1130" w:type="dxa"/>
          </w:tcPr>
          <w:p w:rsidR="009D6EC2" w:rsidRPr="00B67F0C" w:rsidRDefault="009D6EC2"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9D6EC2" w:rsidRPr="00B67F0C" w:rsidRDefault="009D6EC2"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实缴金额</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9D6EC2" w:rsidRPr="00B67F0C" w:rsidRDefault="009D6EC2" w:rsidP="00641319">
            <w:pPr>
              <w:widowControl/>
              <w:jc w:val="left"/>
              <w:rPr>
                <w:rFonts w:ascii="仿宋" w:hAnsi="仿宋" w:cs="宋体"/>
                <w:bCs/>
                <w:color w:val="000000" w:themeColor="text1"/>
                <w:kern w:val="0"/>
                <w:sz w:val="21"/>
                <w:szCs w:val="21"/>
                <w:lang w:val="zh-CN"/>
              </w:rPr>
            </w:pPr>
          </w:p>
        </w:tc>
        <w:tc>
          <w:tcPr>
            <w:tcW w:w="1130" w:type="dxa"/>
          </w:tcPr>
          <w:p w:rsidR="009D6EC2" w:rsidRPr="00B67F0C" w:rsidRDefault="009D6EC2"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9D6EC2" w:rsidRPr="00B67F0C" w:rsidRDefault="009D6EC2"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删除</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9D6EC2" w:rsidRPr="00B67F0C" w:rsidRDefault="009D6EC2"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删除本行缴费信息</w:t>
            </w:r>
          </w:p>
        </w:tc>
        <w:tc>
          <w:tcPr>
            <w:tcW w:w="1130" w:type="dxa"/>
          </w:tcPr>
          <w:p w:rsidR="009D6EC2" w:rsidRPr="00B67F0C" w:rsidRDefault="009D6EC2" w:rsidP="001833CA">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9D6EC2" w:rsidRPr="00B67F0C" w:rsidRDefault="009D6EC2"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新增</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9D6EC2" w:rsidRPr="00B67F0C" w:rsidRDefault="009D6EC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9D6EC2" w:rsidRPr="00B67F0C" w:rsidRDefault="009D6EC2"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新增缴费信息</w:t>
            </w:r>
          </w:p>
        </w:tc>
        <w:tc>
          <w:tcPr>
            <w:tcW w:w="1130" w:type="dxa"/>
          </w:tcPr>
          <w:p w:rsidR="009D6EC2" w:rsidRPr="00B67F0C" w:rsidRDefault="009D6EC2" w:rsidP="001833CA">
            <w:pPr>
              <w:widowControl/>
              <w:jc w:val="center"/>
              <w:rPr>
                <w:rFonts w:ascii="仿宋" w:hAnsi="仿宋" w:cs="宋体"/>
                <w:color w:val="000000" w:themeColor="text1"/>
                <w:kern w:val="0"/>
                <w:sz w:val="21"/>
                <w:szCs w:val="21"/>
              </w:rPr>
            </w:pPr>
          </w:p>
        </w:tc>
      </w:tr>
      <w:tr w:rsidR="00B67F0C" w:rsidRPr="00B67F0C" w:rsidTr="00797B4F">
        <w:trPr>
          <w:trHeight w:val="413"/>
          <w:jc w:val="center"/>
        </w:trPr>
        <w:tc>
          <w:tcPr>
            <w:tcW w:w="8522" w:type="dxa"/>
            <w:gridSpan w:val="6"/>
          </w:tcPr>
          <w:p w:rsidR="009D6EC2" w:rsidRPr="00B67F0C" w:rsidRDefault="009D6EC2"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特约及附加信息</w:t>
            </w:r>
          </w:p>
        </w:tc>
      </w:tr>
      <w:tr w:rsidR="00B67F0C" w:rsidRPr="00B67F0C" w:rsidTr="00C22265">
        <w:trPr>
          <w:trHeight w:val="413"/>
          <w:jc w:val="center"/>
        </w:trPr>
        <w:tc>
          <w:tcPr>
            <w:tcW w:w="1463" w:type="dxa"/>
          </w:tcPr>
          <w:p w:rsidR="009D6EC2"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130" w:type="dxa"/>
          </w:tcPr>
          <w:p w:rsidR="009D6EC2"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9D6EC2"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9D6EC2"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9D6EC2" w:rsidRPr="00B67F0C" w:rsidRDefault="009D6EC2" w:rsidP="00641319">
            <w:pPr>
              <w:widowControl/>
              <w:jc w:val="left"/>
              <w:rPr>
                <w:rFonts w:ascii="仿宋" w:hAnsi="仿宋" w:cs="宋体"/>
                <w:bCs/>
                <w:color w:val="000000" w:themeColor="text1"/>
                <w:kern w:val="0"/>
                <w:sz w:val="21"/>
                <w:szCs w:val="21"/>
                <w:lang w:val="zh-CN"/>
              </w:rPr>
            </w:pPr>
          </w:p>
        </w:tc>
        <w:tc>
          <w:tcPr>
            <w:tcW w:w="1130" w:type="dxa"/>
          </w:tcPr>
          <w:p w:rsidR="009D6EC2" w:rsidRPr="00B67F0C" w:rsidRDefault="009D6EC2"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代码</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检索框</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4F2010" w:rsidRPr="00B67F0C" w:rsidRDefault="004F2010"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单击显示代码</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名称</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4F2010" w:rsidRPr="00B67F0C" w:rsidRDefault="004F2010"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根据代码联动显示</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查看详情</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超链接</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4F2010" w:rsidRPr="00B67F0C" w:rsidRDefault="004F2010" w:rsidP="0064131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单击弹出特约详细信息</w:t>
            </w:r>
            <w:r w:rsidRPr="00B67F0C">
              <w:rPr>
                <w:rFonts w:ascii="仿宋" w:hAnsi="仿宋" w:cs="宋体" w:hint="eastAsia"/>
                <w:bCs/>
                <w:color w:val="000000" w:themeColor="text1"/>
                <w:kern w:val="0"/>
                <w:sz w:val="21"/>
                <w:szCs w:val="21"/>
                <w:lang w:val="zh-CN"/>
              </w:rPr>
              <w:t>，</w:t>
            </w:r>
            <w:r w:rsidR="00650D3D" w:rsidRPr="00B67F0C">
              <w:rPr>
                <w:rFonts w:ascii="仿宋" w:hAnsi="仿宋" w:cs="宋体" w:hint="eastAsia"/>
                <w:bCs/>
                <w:color w:val="000000" w:themeColor="text1"/>
                <w:kern w:val="0"/>
                <w:sz w:val="21"/>
                <w:szCs w:val="21"/>
                <w:lang w:val="zh-CN"/>
              </w:rPr>
              <w:t>支持编辑</w:t>
            </w:r>
          </w:p>
        </w:tc>
        <w:tc>
          <w:tcPr>
            <w:tcW w:w="1130" w:type="dxa"/>
          </w:tcPr>
          <w:p w:rsidR="004F2010" w:rsidRPr="00B67F0C" w:rsidRDefault="004F2010"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50D3D" w:rsidRPr="00B67F0C" w:rsidRDefault="00650D3D"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删除</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p>
        </w:tc>
        <w:tc>
          <w:tcPr>
            <w:tcW w:w="2539" w:type="dxa"/>
          </w:tcPr>
          <w:p w:rsidR="00650D3D" w:rsidRPr="00B67F0C" w:rsidRDefault="00650D3D" w:rsidP="00797B4F">
            <w:pPr>
              <w:widowControl/>
              <w:jc w:val="left"/>
              <w:rPr>
                <w:rFonts w:ascii="仿宋" w:hAnsi="仿宋" w:cs="宋体"/>
                <w:bCs/>
                <w:color w:val="000000" w:themeColor="text1"/>
                <w:kern w:val="0"/>
                <w:sz w:val="21"/>
                <w:szCs w:val="21"/>
                <w:lang w:val="zh-CN"/>
              </w:rPr>
            </w:pPr>
            <w:r w:rsidRPr="00B67F0C">
              <w:rPr>
                <w:rFonts w:ascii="仿宋" w:hAnsi="仿宋" w:cs="宋体" w:hint="eastAsia"/>
                <w:color w:val="000000" w:themeColor="text1"/>
                <w:kern w:val="0"/>
                <w:sz w:val="21"/>
                <w:szCs w:val="21"/>
              </w:rPr>
              <w:t>点击删除按钮，系统删除本行信息</w:t>
            </w:r>
          </w:p>
        </w:tc>
        <w:tc>
          <w:tcPr>
            <w:tcW w:w="1130" w:type="dxa"/>
          </w:tcPr>
          <w:p w:rsidR="00650D3D" w:rsidRPr="00B67F0C" w:rsidRDefault="00650D3D" w:rsidP="00641319">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650D3D" w:rsidRPr="00B67F0C" w:rsidRDefault="00650D3D"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新增</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p>
        </w:tc>
        <w:tc>
          <w:tcPr>
            <w:tcW w:w="2539" w:type="dxa"/>
          </w:tcPr>
          <w:p w:rsidR="00650D3D" w:rsidRPr="00B67F0C" w:rsidRDefault="00650D3D" w:rsidP="00797B4F">
            <w:pPr>
              <w:widowControl/>
              <w:jc w:val="left"/>
              <w:rPr>
                <w:rFonts w:ascii="仿宋" w:hAnsi="仿宋" w:cs="宋体"/>
                <w:bCs/>
                <w:color w:val="000000" w:themeColor="text1"/>
                <w:kern w:val="0"/>
                <w:sz w:val="21"/>
                <w:szCs w:val="21"/>
                <w:lang w:val="zh-CN"/>
              </w:rPr>
            </w:pPr>
            <w:r w:rsidRPr="00B67F0C">
              <w:rPr>
                <w:rFonts w:ascii="仿宋" w:hAnsi="仿宋" w:cs="宋体" w:hint="eastAsia"/>
                <w:color w:val="000000" w:themeColor="text1"/>
                <w:kern w:val="0"/>
                <w:sz w:val="21"/>
                <w:szCs w:val="21"/>
              </w:rPr>
              <w:t>点击新增按钮，系统新增信息</w:t>
            </w:r>
          </w:p>
        </w:tc>
        <w:tc>
          <w:tcPr>
            <w:tcW w:w="1130" w:type="dxa"/>
          </w:tcPr>
          <w:p w:rsidR="00650D3D" w:rsidRPr="00B67F0C" w:rsidRDefault="00650D3D" w:rsidP="00641319">
            <w:pPr>
              <w:widowControl/>
              <w:jc w:val="center"/>
              <w:rPr>
                <w:rFonts w:ascii="仿宋" w:hAnsi="仿宋" w:cs="宋体"/>
                <w:color w:val="000000" w:themeColor="text1"/>
                <w:kern w:val="0"/>
                <w:sz w:val="21"/>
                <w:szCs w:val="21"/>
              </w:rPr>
            </w:pPr>
          </w:p>
        </w:tc>
      </w:tr>
      <w:tr w:rsidR="00B67F0C" w:rsidRPr="00B67F0C" w:rsidTr="00797B4F">
        <w:trPr>
          <w:trHeight w:val="413"/>
          <w:jc w:val="center"/>
        </w:trPr>
        <w:tc>
          <w:tcPr>
            <w:tcW w:w="8522" w:type="dxa"/>
            <w:gridSpan w:val="6"/>
          </w:tcPr>
          <w:p w:rsidR="00650D3D" w:rsidRPr="00B67F0C" w:rsidRDefault="00716B3B" w:rsidP="00641319">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客户信息</w:t>
            </w:r>
          </w:p>
        </w:tc>
      </w:tr>
      <w:tr w:rsidR="00B67F0C" w:rsidRPr="00B67F0C" w:rsidTr="00797B4F">
        <w:trPr>
          <w:trHeight w:val="413"/>
          <w:jc w:val="center"/>
        </w:trPr>
        <w:tc>
          <w:tcPr>
            <w:tcW w:w="8522" w:type="dxa"/>
            <w:gridSpan w:val="6"/>
          </w:tcPr>
          <w:p w:rsidR="00D83E77" w:rsidRPr="00B67F0C" w:rsidRDefault="00D83E77" w:rsidP="00895078">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投保人信息</w:t>
            </w:r>
            <w:r w:rsidR="00C06492" w:rsidRPr="00B67F0C">
              <w:rPr>
                <w:rFonts w:ascii="仿宋" w:hAnsi="仿宋" w:cs="宋体" w:hint="eastAsia"/>
                <w:color w:val="000000" w:themeColor="text1"/>
                <w:kern w:val="0"/>
                <w:sz w:val="21"/>
                <w:szCs w:val="21"/>
              </w:rPr>
              <w:t>（</w:t>
            </w:r>
            <w:r w:rsidR="005A3B7B" w:rsidRPr="00B67F0C">
              <w:rPr>
                <w:rFonts w:ascii="仿宋" w:hAnsi="仿宋" w:cs="宋体" w:hint="eastAsia"/>
                <w:color w:val="000000" w:themeColor="text1"/>
                <w:kern w:val="0"/>
                <w:sz w:val="21"/>
                <w:szCs w:val="21"/>
              </w:rPr>
              <w:t>1、</w:t>
            </w:r>
            <w:r w:rsidR="00C06492" w:rsidRPr="00B67F0C">
              <w:rPr>
                <w:rFonts w:ascii="仿宋" w:hAnsi="仿宋" w:cs="宋体" w:hint="eastAsia"/>
                <w:color w:val="000000" w:themeColor="text1"/>
                <w:kern w:val="0"/>
                <w:sz w:val="21"/>
                <w:szCs w:val="21"/>
              </w:rPr>
              <w:t>所有可根据清单带出的信息都不可修改</w:t>
            </w:r>
            <w:r w:rsidR="005A3B7B" w:rsidRPr="00B67F0C">
              <w:rPr>
                <w:rFonts w:ascii="仿宋" w:hAnsi="仿宋" w:cs="宋体" w:hint="eastAsia"/>
                <w:color w:val="000000" w:themeColor="text1"/>
                <w:kern w:val="0"/>
                <w:sz w:val="21"/>
                <w:szCs w:val="21"/>
              </w:rPr>
              <w:t>；</w:t>
            </w:r>
            <w:r w:rsidR="0067037E" w:rsidRPr="00B67F0C">
              <w:rPr>
                <w:rFonts w:ascii="仿宋" w:hAnsi="仿宋" w:cs="宋体" w:hint="eastAsia"/>
                <w:color w:val="000000" w:themeColor="text1"/>
                <w:kern w:val="0"/>
                <w:sz w:val="21"/>
                <w:szCs w:val="21"/>
              </w:rPr>
              <w:t>2、</w:t>
            </w:r>
            <w:r w:rsidR="005A3B7B" w:rsidRPr="00B67F0C">
              <w:rPr>
                <w:rFonts w:ascii="仿宋" w:hAnsi="仿宋" w:cs="宋体" w:hint="eastAsia"/>
                <w:color w:val="000000" w:themeColor="text1"/>
                <w:kern w:val="0"/>
                <w:sz w:val="21"/>
                <w:szCs w:val="21"/>
              </w:rPr>
              <w:t>客户类型为个人，页面如图</w:t>
            </w:r>
            <w:r w:rsidR="00895078" w:rsidRPr="00B67F0C">
              <w:rPr>
                <w:rFonts w:ascii="仿宋" w:hAnsi="仿宋" w:cs="宋体" w:hint="eastAsia"/>
                <w:color w:val="000000" w:themeColor="text1"/>
                <w:kern w:val="0"/>
                <w:sz w:val="21"/>
                <w:szCs w:val="21"/>
              </w:rPr>
              <w:t>7</w:t>
            </w:r>
            <w:r w:rsidR="005A3B7B" w:rsidRPr="00B67F0C">
              <w:rPr>
                <w:rFonts w:ascii="仿宋" w:hAnsi="仿宋" w:cs="宋体" w:hint="eastAsia"/>
                <w:color w:val="000000" w:themeColor="text1"/>
                <w:kern w:val="0"/>
                <w:sz w:val="21"/>
                <w:szCs w:val="21"/>
              </w:rPr>
              <w:t>，客户类型为单位，页面如图</w:t>
            </w:r>
            <w:r w:rsidR="00895078" w:rsidRPr="00B67F0C">
              <w:rPr>
                <w:rFonts w:ascii="仿宋" w:hAnsi="仿宋" w:cs="宋体" w:hint="eastAsia"/>
                <w:color w:val="000000" w:themeColor="text1"/>
                <w:kern w:val="0"/>
                <w:sz w:val="21"/>
                <w:szCs w:val="21"/>
              </w:rPr>
              <w:t>9</w:t>
            </w:r>
            <w:r w:rsidR="005A3B7B" w:rsidRPr="00B67F0C">
              <w:rPr>
                <w:rFonts w:ascii="仿宋" w:hAnsi="仿宋" w:cs="宋体" w:hint="eastAsia"/>
                <w:color w:val="000000" w:themeColor="text1"/>
                <w:kern w:val="0"/>
                <w:sz w:val="21"/>
                <w:szCs w:val="21"/>
              </w:rPr>
              <w:t>，客户类型为非企业单位，页面如图</w:t>
            </w:r>
            <w:r w:rsidR="00895078" w:rsidRPr="00B67F0C">
              <w:rPr>
                <w:rFonts w:ascii="仿宋" w:hAnsi="仿宋" w:cs="宋体" w:hint="eastAsia"/>
                <w:color w:val="000000" w:themeColor="text1"/>
                <w:kern w:val="0"/>
                <w:sz w:val="21"/>
                <w:szCs w:val="21"/>
              </w:rPr>
              <w:t>9</w:t>
            </w:r>
            <w:r w:rsidR="00BB11A0" w:rsidRPr="00B67F0C">
              <w:rPr>
                <w:rFonts w:ascii="仿宋" w:hAnsi="仿宋" w:cs="宋体" w:hint="eastAsia"/>
                <w:color w:val="000000" w:themeColor="text1"/>
                <w:kern w:val="0"/>
                <w:sz w:val="21"/>
                <w:szCs w:val="21"/>
              </w:rPr>
              <w:t>，</w:t>
            </w:r>
            <w:proofErr w:type="gramStart"/>
            <w:r w:rsidR="00BB11A0" w:rsidRPr="00B67F0C">
              <w:rPr>
                <w:rFonts w:ascii="仿宋" w:hAnsi="仿宋" w:cs="宋体" w:hint="eastAsia"/>
                <w:color w:val="000000" w:themeColor="text1"/>
                <w:kern w:val="0"/>
                <w:sz w:val="21"/>
                <w:szCs w:val="21"/>
              </w:rPr>
              <w:t>但无必填</w:t>
            </w:r>
            <w:proofErr w:type="gramEnd"/>
            <w:r w:rsidR="00BB11A0" w:rsidRPr="00B67F0C">
              <w:rPr>
                <w:rFonts w:ascii="仿宋" w:hAnsi="仿宋" w:cs="宋体" w:hint="eastAsia"/>
                <w:color w:val="000000" w:themeColor="text1"/>
                <w:kern w:val="0"/>
                <w:sz w:val="21"/>
                <w:szCs w:val="21"/>
              </w:rPr>
              <w:t>项</w:t>
            </w:r>
            <w:r w:rsidR="00C06492" w:rsidRPr="00B67F0C">
              <w:rPr>
                <w:rFonts w:ascii="仿宋" w:hAnsi="仿宋" w:cs="宋体" w:hint="eastAsia"/>
                <w:color w:val="000000" w:themeColor="text1"/>
                <w:kern w:val="0"/>
                <w:sz w:val="21"/>
                <w:szCs w:val="21"/>
              </w:rPr>
              <w:t>）</w:t>
            </w:r>
            <w:r w:rsidR="00552286" w:rsidRPr="00B67F0C">
              <w:rPr>
                <w:rFonts w:ascii="仿宋" w:hAnsi="仿宋" w:cs="宋体" w:hint="eastAsia"/>
                <w:color w:val="000000" w:themeColor="text1"/>
                <w:kern w:val="0"/>
                <w:sz w:val="21"/>
                <w:szCs w:val="21"/>
              </w:rPr>
              <w:t>非</w:t>
            </w:r>
            <w:proofErr w:type="gramStart"/>
            <w:r w:rsidR="00552286" w:rsidRPr="00B67F0C">
              <w:rPr>
                <w:rFonts w:ascii="仿宋" w:hAnsi="仿宋" w:cs="宋体" w:hint="eastAsia"/>
                <w:color w:val="000000" w:themeColor="text1"/>
                <w:kern w:val="0"/>
                <w:sz w:val="21"/>
                <w:szCs w:val="21"/>
              </w:rPr>
              <w:t>必填项默认</w:t>
            </w:r>
            <w:proofErr w:type="gramEnd"/>
            <w:r w:rsidR="00552286" w:rsidRPr="00B67F0C">
              <w:rPr>
                <w:rFonts w:ascii="仿宋" w:hAnsi="仿宋" w:cs="宋体" w:hint="eastAsia"/>
                <w:color w:val="000000" w:themeColor="text1"/>
                <w:kern w:val="0"/>
                <w:sz w:val="21"/>
                <w:szCs w:val="21"/>
              </w:rPr>
              <w:t>收起隐藏</w:t>
            </w:r>
          </w:p>
        </w:tc>
      </w:tr>
      <w:tr w:rsidR="00B67F0C" w:rsidRPr="00B67F0C" w:rsidTr="00C22265">
        <w:trPr>
          <w:trHeight w:val="413"/>
          <w:jc w:val="center"/>
        </w:trPr>
        <w:tc>
          <w:tcPr>
            <w:tcW w:w="1463"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客户类型</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下拉框</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650D3D" w:rsidRPr="00B67F0C" w:rsidRDefault="003D5B96"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650D3D" w:rsidRPr="00B67F0C" w:rsidRDefault="00D83E77" w:rsidP="00D83E77">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rPr>
              <w:t>根据清单类型自动匹配客户类型</w:t>
            </w:r>
            <w:r w:rsidRPr="00B67F0C">
              <w:rPr>
                <w:rFonts w:ascii="仿宋" w:hAnsi="仿宋" w:cs="宋体" w:hint="eastAsia"/>
                <w:bCs/>
                <w:color w:val="000000" w:themeColor="text1"/>
                <w:kern w:val="0"/>
                <w:sz w:val="21"/>
                <w:szCs w:val="21"/>
              </w:rPr>
              <w:t>。</w:t>
            </w:r>
            <w:r w:rsidRPr="00B67F0C">
              <w:rPr>
                <w:rFonts w:ascii="仿宋" w:hAnsi="仿宋" w:cs="宋体" w:hint="eastAsia"/>
                <w:bCs/>
                <w:color w:val="000000" w:themeColor="text1"/>
                <w:kern w:val="0"/>
                <w:sz w:val="21"/>
                <w:szCs w:val="21"/>
                <w:lang w:val="zh-CN"/>
              </w:rPr>
              <w:t>散户即</w:t>
            </w:r>
            <w:r w:rsidR="00650D3D" w:rsidRPr="00B67F0C">
              <w:rPr>
                <w:rFonts w:ascii="仿宋" w:hAnsi="仿宋" w:cs="宋体"/>
                <w:bCs/>
                <w:color w:val="000000" w:themeColor="text1"/>
                <w:kern w:val="0"/>
                <w:sz w:val="21"/>
                <w:szCs w:val="21"/>
                <w:lang w:val="zh-CN"/>
              </w:rPr>
              <w:t>非企业团体</w:t>
            </w:r>
            <w:r w:rsidR="003D5B96" w:rsidRPr="00B67F0C">
              <w:rPr>
                <w:rFonts w:ascii="仿宋" w:hAnsi="仿宋" w:cs="宋体" w:hint="eastAsia"/>
                <w:bCs/>
                <w:color w:val="000000" w:themeColor="text1"/>
                <w:kern w:val="0"/>
                <w:sz w:val="21"/>
                <w:szCs w:val="21"/>
                <w:lang w:val="zh-CN"/>
              </w:rPr>
              <w:t>；</w:t>
            </w:r>
            <w:r w:rsidR="003D5B96" w:rsidRPr="00B67F0C">
              <w:rPr>
                <w:rFonts w:ascii="仿宋" w:hAnsi="仿宋" w:cs="宋体"/>
                <w:bCs/>
                <w:color w:val="000000" w:themeColor="text1"/>
                <w:kern w:val="0"/>
                <w:sz w:val="21"/>
                <w:szCs w:val="21"/>
                <w:lang w:val="zh-CN"/>
              </w:rPr>
              <w:t>大户根据证件类型判断个体与单位</w:t>
            </w:r>
            <w:r w:rsidR="003D5B96" w:rsidRPr="00B67F0C">
              <w:rPr>
                <w:rFonts w:ascii="仿宋" w:hAnsi="仿宋" w:cs="宋体" w:hint="eastAsia"/>
                <w:bCs/>
                <w:color w:val="000000" w:themeColor="text1"/>
                <w:kern w:val="0"/>
                <w:sz w:val="21"/>
                <w:szCs w:val="21"/>
                <w:lang w:val="zh-CN"/>
              </w:rPr>
              <w:t>，</w:t>
            </w:r>
            <w:r w:rsidR="003D5B96" w:rsidRPr="00B67F0C">
              <w:rPr>
                <w:rFonts w:ascii="仿宋" w:hAnsi="仿宋" w:cs="宋体"/>
                <w:bCs/>
                <w:color w:val="000000" w:themeColor="text1"/>
                <w:kern w:val="0"/>
                <w:sz w:val="21"/>
                <w:szCs w:val="21"/>
                <w:lang w:val="zh-CN"/>
              </w:rPr>
              <w:t>若未填写证件类型</w:t>
            </w:r>
            <w:r w:rsidR="003D5B96" w:rsidRPr="00B67F0C">
              <w:rPr>
                <w:rFonts w:ascii="仿宋" w:hAnsi="仿宋" w:cs="宋体" w:hint="eastAsia"/>
                <w:bCs/>
                <w:color w:val="000000" w:themeColor="text1"/>
                <w:kern w:val="0"/>
                <w:sz w:val="21"/>
                <w:szCs w:val="21"/>
                <w:lang w:val="zh-CN"/>
              </w:rPr>
              <w:t>，</w:t>
            </w:r>
            <w:r w:rsidR="003D5B96" w:rsidRPr="00B67F0C">
              <w:rPr>
                <w:rFonts w:ascii="仿宋" w:hAnsi="仿宋" w:cs="宋体"/>
                <w:bCs/>
                <w:color w:val="000000" w:themeColor="text1"/>
                <w:kern w:val="0"/>
                <w:sz w:val="21"/>
                <w:szCs w:val="21"/>
                <w:lang w:val="zh-CN"/>
              </w:rPr>
              <w:t>则需手动选择</w:t>
            </w:r>
            <w:r w:rsidR="003D5B96" w:rsidRPr="00B67F0C">
              <w:rPr>
                <w:rFonts w:ascii="仿宋" w:hAnsi="仿宋" w:cs="宋体" w:hint="eastAsia"/>
                <w:bCs/>
                <w:color w:val="000000" w:themeColor="text1"/>
                <w:kern w:val="0"/>
                <w:sz w:val="21"/>
                <w:szCs w:val="21"/>
                <w:lang w:val="zh-CN"/>
              </w:rPr>
              <w:t>。</w:t>
            </w:r>
            <w:r w:rsidR="003D5B96" w:rsidRPr="00B67F0C">
              <w:rPr>
                <w:rFonts w:ascii="仿宋" w:hAnsi="仿宋" w:cs="宋体"/>
                <w:bCs/>
                <w:color w:val="000000" w:themeColor="text1"/>
                <w:kern w:val="0"/>
                <w:sz w:val="21"/>
                <w:szCs w:val="21"/>
                <w:lang w:val="zh-CN"/>
              </w:rPr>
              <w:t>自动匹配的客户类型不可修改编辑</w:t>
            </w:r>
          </w:p>
        </w:tc>
        <w:tc>
          <w:tcPr>
            <w:tcW w:w="1130" w:type="dxa"/>
          </w:tcPr>
          <w:p w:rsidR="00650D3D" w:rsidRPr="00B67F0C" w:rsidRDefault="00650D3D"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B96CDD" w:rsidRPr="00B67F0C" w:rsidRDefault="003D5B96"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证件类型</w:t>
            </w:r>
          </w:p>
        </w:tc>
        <w:tc>
          <w:tcPr>
            <w:tcW w:w="1130" w:type="dxa"/>
          </w:tcPr>
          <w:p w:rsidR="00B96CDD" w:rsidRPr="00B67F0C" w:rsidRDefault="003D5B96"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下拉框</w:t>
            </w:r>
          </w:p>
        </w:tc>
        <w:tc>
          <w:tcPr>
            <w:tcW w:w="1130" w:type="dxa"/>
          </w:tcPr>
          <w:p w:rsidR="00B96CDD" w:rsidRPr="00B67F0C" w:rsidRDefault="003D5B96"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B96CDD" w:rsidRPr="00B67F0C" w:rsidRDefault="003D5B96"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B96CDD" w:rsidRPr="00B67F0C" w:rsidRDefault="003D5B96"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根据清单带出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若清单未填写则手动选择</w:t>
            </w:r>
            <w:r w:rsidR="00C06492" w:rsidRPr="00B67F0C">
              <w:rPr>
                <w:rFonts w:ascii="仿宋" w:hAnsi="仿宋" w:cs="宋体" w:hint="eastAsia"/>
                <w:bCs/>
                <w:color w:val="000000" w:themeColor="text1"/>
                <w:kern w:val="0"/>
                <w:sz w:val="21"/>
                <w:szCs w:val="21"/>
                <w:lang w:val="zh-CN"/>
              </w:rPr>
              <w:t>，</w:t>
            </w:r>
            <w:r w:rsidR="00C06492" w:rsidRPr="00B67F0C">
              <w:rPr>
                <w:rFonts w:ascii="仿宋" w:hAnsi="仿宋" w:cs="宋体"/>
                <w:bCs/>
                <w:color w:val="000000" w:themeColor="text1"/>
                <w:kern w:val="0"/>
                <w:sz w:val="21"/>
                <w:szCs w:val="21"/>
                <w:lang w:val="zh-CN"/>
              </w:rPr>
              <w:t>若为非企业团体</w:t>
            </w:r>
            <w:r w:rsidR="00C06492" w:rsidRPr="00B67F0C">
              <w:rPr>
                <w:rFonts w:ascii="仿宋" w:hAnsi="仿宋" w:cs="宋体" w:hint="eastAsia"/>
                <w:bCs/>
                <w:color w:val="000000" w:themeColor="text1"/>
                <w:kern w:val="0"/>
                <w:sz w:val="21"/>
                <w:szCs w:val="21"/>
                <w:lang w:val="zh-CN"/>
              </w:rPr>
              <w:t>，</w:t>
            </w:r>
            <w:r w:rsidR="00C06492" w:rsidRPr="00B67F0C">
              <w:rPr>
                <w:rFonts w:ascii="仿宋" w:hAnsi="仿宋" w:cs="宋体"/>
                <w:bCs/>
                <w:color w:val="000000" w:themeColor="text1"/>
                <w:kern w:val="0"/>
                <w:sz w:val="21"/>
                <w:szCs w:val="21"/>
                <w:lang w:val="zh-CN"/>
              </w:rPr>
              <w:t>可不必填</w:t>
            </w:r>
            <w:r w:rsidR="00752683" w:rsidRPr="00B67F0C">
              <w:rPr>
                <w:rFonts w:ascii="仿宋" w:hAnsi="仿宋" w:cs="宋体" w:hint="eastAsia"/>
                <w:bCs/>
                <w:color w:val="000000" w:themeColor="text1"/>
                <w:kern w:val="0"/>
                <w:sz w:val="21"/>
                <w:szCs w:val="21"/>
                <w:lang w:val="zh-CN"/>
              </w:rPr>
              <w:t>。</w:t>
            </w:r>
            <w:r w:rsidR="00752683" w:rsidRPr="00B67F0C">
              <w:rPr>
                <w:rFonts w:ascii="仿宋" w:hAnsi="仿宋" w:cs="宋体"/>
                <w:bCs/>
                <w:color w:val="000000" w:themeColor="text1"/>
                <w:kern w:val="0"/>
                <w:sz w:val="21"/>
                <w:szCs w:val="21"/>
                <w:lang w:val="zh-CN"/>
              </w:rPr>
              <w:t>个人证件类型包括</w:t>
            </w:r>
            <w:r w:rsidR="00752683" w:rsidRPr="00B67F0C">
              <w:rPr>
                <w:rFonts w:ascii="仿宋" w:hAnsi="仿宋" w:cs="宋体" w:hint="eastAsia"/>
                <w:bCs/>
                <w:color w:val="000000" w:themeColor="text1"/>
                <w:kern w:val="0"/>
                <w:sz w:val="21"/>
                <w:szCs w:val="21"/>
                <w:lang w:val="zh-CN"/>
              </w:rPr>
              <w:t>：身份证、户口簿、护照、军官证、驾驶执照、返乡证、外国人永久居留身份证、其他；单位证件类型包括：组织机构代码证、税务登记证、工商登记证、统一社会信用代码证、其他</w:t>
            </w:r>
          </w:p>
        </w:tc>
        <w:tc>
          <w:tcPr>
            <w:tcW w:w="1130" w:type="dxa"/>
          </w:tcPr>
          <w:p w:rsidR="00B96CDD" w:rsidRPr="00B67F0C" w:rsidRDefault="00B96CDD"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证件号码</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C06492" w:rsidRPr="00B67F0C" w:rsidRDefault="00C06492"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根据清单带出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若为非企业团体</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可不必填</w:t>
            </w:r>
            <w:r w:rsidR="00A83FC5" w:rsidRPr="00B67F0C">
              <w:rPr>
                <w:rFonts w:ascii="仿宋" w:hAnsi="仿宋" w:cs="宋体" w:hint="eastAsia"/>
                <w:bCs/>
                <w:color w:val="000000" w:themeColor="text1"/>
                <w:kern w:val="0"/>
                <w:sz w:val="21"/>
                <w:szCs w:val="21"/>
                <w:lang w:val="zh-CN"/>
              </w:rPr>
              <w:t>，</w:t>
            </w:r>
            <w:r w:rsidR="00A83FC5" w:rsidRPr="00B67F0C">
              <w:rPr>
                <w:rFonts w:ascii="仿宋" w:hAnsi="仿宋" w:cs="宋体"/>
                <w:bCs/>
                <w:color w:val="000000" w:themeColor="text1"/>
                <w:kern w:val="0"/>
                <w:sz w:val="21"/>
                <w:szCs w:val="21"/>
                <w:lang w:val="zh-CN"/>
              </w:rPr>
              <w:t>需校验证件号码真伪</w:t>
            </w:r>
            <w:r w:rsidR="00A83FC5" w:rsidRPr="00B67F0C">
              <w:rPr>
                <w:rFonts w:ascii="仿宋" w:hAnsi="仿宋" w:cs="宋体" w:hint="eastAsia"/>
                <w:bCs/>
                <w:color w:val="000000" w:themeColor="text1"/>
                <w:kern w:val="0"/>
                <w:sz w:val="21"/>
                <w:szCs w:val="21"/>
                <w:lang w:val="zh-CN"/>
              </w:rPr>
              <w:t>。</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客户名称</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C06492" w:rsidRPr="00B67F0C" w:rsidRDefault="00C06492"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大户根据清单带出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不可修改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散户</w:t>
            </w:r>
            <w:r w:rsidRPr="00B67F0C">
              <w:rPr>
                <w:rFonts w:ascii="仿宋" w:hAnsi="仿宋" w:cs="宋体" w:hint="eastAsia"/>
                <w:bCs/>
                <w:color w:val="000000" w:themeColor="text1"/>
                <w:kern w:val="0"/>
                <w:sz w:val="21"/>
                <w:szCs w:val="21"/>
                <w:lang w:val="zh-CN"/>
              </w:rPr>
              <w:t>默认为：最后一级行政区域名称+清单农户数量+“名农户”，如“张三村128名农户”，客户名称可修改，</w:t>
            </w:r>
          </w:p>
        </w:tc>
        <w:tc>
          <w:tcPr>
            <w:tcW w:w="1130" w:type="dxa"/>
          </w:tcPr>
          <w:p w:rsidR="00C06492" w:rsidRPr="00B67F0C" w:rsidRDefault="00C06492"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4765D3"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客户代码</w:t>
            </w:r>
          </w:p>
        </w:tc>
        <w:tc>
          <w:tcPr>
            <w:tcW w:w="1130" w:type="dxa"/>
          </w:tcPr>
          <w:p w:rsidR="004765D3"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4765D3"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4765D3"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4765D3" w:rsidRPr="00B67F0C" w:rsidRDefault="00EB4261"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大户根据清单带出</w:t>
            </w:r>
            <w:r w:rsidRPr="00B67F0C">
              <w:rPr>
                <w:rFonts w:ascii="仿宋" w:hAnsi="仿宋" w:cs="宋体" w:hint="eastAsia"/>
                <w:bCs/>
                <w:color w:val="000000" w:themeColor="text1"/>
                <w:kern w:val="0"/>
                <w:sz w:val="21"/>
                <w:szCs w:val="21"/>
                <w:lang w:val="zh-CN"/>
              </w:rPr>
              <w:t>，</w:t>
            </w:r>
            <w:proofErr w:type="gramStart"/>
            <w:r w:rsidRPr="00B67F0C">
              <w:rPr>
                <w:rFonts w:ascii="仿宋" w:hAnsi="仿宋" w:cs="宋体"/>
                <w:bCs/>
                <w:color w:val="000000" w:themeColor="text1"/>
                <w:kern w:val="0"/>
                <w:sz w:val="21"/>
                <w:szCs w:val="21"/>
                <w:lang w:val="zh-CN"/>
              </w:rPr>
              <w:t>散户写死</w:t>
            </w:r>
            <w:proofErr w:type="gramEnd"/>
            <w:r w:rsidRPr="00B67F0C">
              <w:rPr>
                <w:rFonts w:ascii="仿宋" w:hAnsi="仿宋" w:cs="宋体"/>
                <w:bCs/>
                <w:color w:val="000000" w:themeColor="text1"/>
                <w:kern w:val="0"/>
                <w:sz w:val="21"/>
                <w:szCs w:val="21"/>
                <w:lang w:val="zh-CN"/>
              </w:rPr>
              <w:t>一个代码</w:t>
            </w:r>
          </w:p>
        </w:tc>
        <w:tc>
          <w:tcPr>
            <w:tcW w:w="1130" w:type="dxa"/>
          </w:tcPr>
          <w:p w:rsidR="004765D3" w:rsidRPr="00B67F0C" w:rsidRDefault="004765D3"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EB4261"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移动电话</w:t>
            </w:r>
          </w:p>
        </w:tc>
        <w:tc>
          <w:tcPr>
            <w:tcW w:w="1130" w:type="dxa"/>
          </w:tcPr>
          <w:p w:rsidR="00EB4261" w:rsidRPr="00B67F0C" w:rsidRDefault="003D6070"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EB4261" w:rsidRPr="00B67F0C" w:rsidRDefault="003D6070"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EB4261" w:rsidRPr="00B67F0C" w:rsidRDefault="003D6070"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EB4261" w:rsidRPr="00B67F0C" w:rsidRDefault="00EB4261" w:rsidP="00797B4F">
            <w:pPr>
              <w:widowControl/>
              <w:jc w:val="left"/>
              <w:rPr>
                <w:rFonts w:ascii="仿宋" w:hAnsi="仿宋" w:cs="宋体"/>
                <w:bCs/>
                <w:color w:val="000000" w:themeColor="text1"/>
                <w:kern w:val="0"/>
                <w:sz w:val="21"/>
                <w:szCs w:val="21"/>
                <w:lang w:val="zh-CN"/>
              </w:rPr>
            </w:pPr>
          </w:p>
        </w:tc>
        <w:tc>
          <w:tcPr>
            <w:tcW w:w="1130" w:type="dxa"/>
          </w:tcPr>
          <w:p w:rsidR="00EB4261" w:rsidRPr="00B67F0C" w:rsidRDefault="00EB4261"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8E25B4"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国籍</w:t>
            </w:r>
            <w:r w:rsidR="004915A1" w:rsidRPr="00B67F0C">
              <w:rPr>
                <w:rFonts w:ascii="仿宋" w:hAnsi="仿宋" w:cs="宋体" w:hint="eastAsia"/>
                <w:color w:val="000000" w:themeColor="text1"/>
                <w:kern w:val="0"/>
                <w:sz w:val="21"/>
                <w:szCs w:val="21"/>
              </w:rPr>
              <w:t>（个人）</w:t>
            </w:r>
          </w:p>
        </w:tc>
        <w:tc>
          <w:tcPr>
            <w:tcW w:w="1130" w:type="dxa"/>
          </w:tcPr>
          <w:p w:rsidR="008E25B4"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8E25B4"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8E25B4"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8E25B4" w:rsidRPr="00B67F0C" w:rsidRDefault="008E25B4" w:rsidP="00797B4F">
            <w:pPr>
              <w:widowControl/>
              <w:jc w:val="left"/>
              <w:rPr>
                <w:rFonts w:ascii="仿宋" w:hAnsi="仿宋" w:cs="宋体"/>
                <w:bCs/>
                <w:color w:val="000000" w:themeColor="text1"/>
                <w:kern w:val="0"/>
                <w:sz w:val="21"/>
                <w:szCs w:val="21"/>
                <w:lang w:val="zh-CN"/>
              </w:rPr>
            </w:pPr>
          </w:p>
        </w:tc>
        <w:tc>
          <w:tcPr>
            <w:tcW w:w="1130" w:type="dxa"/>
          </w:tcPr>
          <w:p w:rsidR="008E25B4" w:rsidRPr="00B67F0C" w:rsidRDefault="008E25B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3D6070"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行业名称</w:t>
            </w:r>
            <w:r w:rsidR="00C11099" w:rsidRPr="00B67F0C">
              <w:rPr>
                <w:rFonts w:ascii="仿宋" w:hAnsi="仿宋" w:cs="宋体" w:hint="eastAsia"/>
                <w:color w:val="000000" w:themeColor="text1"/>
                <w:kern w:val="0"/>
                <w:sz w:val="21"/>
                <w:szCs w:val="21"/>
              </w:rPr>
              <w:t>（个人）</w:t>
            </w:r>
          </w:p>
        </w:tc>
        <w:tc>
          <w:tcPr>
            <w:tcW w:w="1130" w:type="dxa"/>
          </w:tcPr>
          <w:p w:rsidR="003D6070" w:rsidRPr="00B67F0C" w:rsidRDefault="008E25B4"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3D6070"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3D6070"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8E25B4" w:rsidRPr="00B67F0C" w:rsidRDefault="008E25B4" w:rsidP="008E25B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选项内容：一般行业、农牧业、渔业、木材森林业</w:t>
            </w:r>
          </w:p>
          <w:p w:rsidR="008E25B4" w:rsidRPr="00B67F0C" w:rsidRDefault="008E25B4" w:rsidP="008E25B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、矿业采石业、交通运输业、餐旅业、建筑工程业</w:t>
            </w:r>
          </w:p>
          <w:p w:rsidR="003D6070" w:rsidRPr="00B67F0C" w:rsidRDefault="008E25B4" w:rsidP="008E25B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、制造业、新闻出版广告业</w:t>
            </w:r>
          </w:p>
        </w:tc>
        <w:tc>
          <w:tcPr>
            <w:tcW w:w="1130" w:type="dxa"/>
          </w:tcPr>
          <w:p w:rsidR="003D6070" w:rsidRPr="00B67F0C" w:rsidRDefault="008E25B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一般行业</w:t>
            </w: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风险等级</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C22265" w:rsidRPr="00B67F0C" w:rsidRDefault="00C22265" w:rsidP="008E25B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选项内容：一级、二级、三级、四级</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四级</w:t>
            </w:r>
          </w:p>
        </w:tc>
      </w:tr>
      <w:tr w:rsidR="00B67F0C" w:rsidRPr="00B67F0C" w:rsidTr="00C22265">
        <w:trPr>
          <w:trHeight w:val="413"/>
          <w:jc w:val="center"/>
        </w:trPr>
        <w:tc>
          <w:tcPr>
            <w:tcW w:w="1463" w:type="dxa"/>
          </w:tcPr>
          <w:p w:rsidR="00EB4261" w:rsidRPr="00B67F0C" w:rsidRDefault="00EB4261"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证件有效期</w:t>
            </w:r>
          </w:p>
        </w:tc>
        <w:tc>
          <w:tcPr>
            <w:tcW w:w="1130" w:type="dxa"/>
          </w:tcPr>
          <w:p w:rsidR="00EB4261"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日期控件</w:t>
            </w:r>
          </w:p>
        </w:tc>
        <w:tc>
          <w:tcPr>
            <w:tcW w:w="1130" w:type="dxa"/>
          </w:tcPr>
          <w:p w:rsidR="00EB4261"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EB4261"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EB4261" w:rsidRPr="00B67F0C" w:rsidRDefault="00EB4261" w:rsidP="00797B4F">
            <w:pPr>
              <w:widowControl/>
              <w:jc w:val="left"/>
              <w:rPr>
                <w:rFonts w:ascii="仿宋" w:hAnsi="仿宋" w:cs="宋体"/>
                <w:bCs/>
                <w:color w:val="000000" w:themeColor="text1"/>
                <w:kern w:val="0"/>
                <w:sz w:val="21"/>
                <w:szCs w:val="21"/>
                <w:lang w:val="zh-CN"/>
              </w:rPr>
            </w:pPr>
          </w:p>
        </w:tc>
        <w:tc>
          <w:tcPr>
            <w:tcW w:w="1130" w:type="dxa"/>
          </w:tcPr>
          <w:p w:rsidR="00EB4261" w:rsidRPr="00B67F0C" w:rsidRDefault="00EB4261"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性别</w:t>
            </w:r>
            <w:r w:rsidR="00C11099" w:rsidRPr="00B67F0C">
              <w:rPr>
                <w:rFonts w:ascii="仿宋" w:hAnsi="仿宋" w:cs="宋体" w:hint="eastAsia"/>
                <w:color w:val="000000" w:themeColor="text1"/>
                <w:kern w:val="0"/>
                <w:sz w:val="21"/>
                <w:szCs w:val="21"/>
              </w:rPr>
              <w:t>（个人）</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C22265"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男</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女</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男</w:t>
            </w: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客户地址</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C22265" w:rsidP="00797B4F">
            <w:pPr>
              <w:widowControl/>
              <w:jc w:val="left"/>
              <w:rPr>
                <w:rFonts w:ascii="仿宋" w:hAnsi="仿宋" w:cs="宋体"/>
                <w:bCs/>
                <w:color w:val="000000" w:themeColor="text1"/>
                <w:kern w:val="0"/>
                <w:sz w:val="21"/>
                <w:szCs w:val="21"/>
                <w:lang w:val="zh-CN"/>
              </w:rPr>
            </w:pP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固定电话</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银行账号</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开户行</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电子邮箱</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lang w:val="zh-CN"/>
              </w:rPr>
              <w:t>用户录入时可自动带出常用邮箱后缀</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lang w:val="zh-CN"/>
              </w:rPr>
              <w:t>例如</w:t>
            </w:r>
            <w:r w:rsidRPr="00B67F0C">
              <w:rPr>
                <w:rFonts w:ascii="仿宋" w:hAnsi="仿宋" w:cs="宋体" w:hint="eastAsia"/>
                <w:bCs/>
                <w:color w:val="000000" w:themeColor="text1"/>
                <w:kern w:val="0"/>
                <w:sz w:val="21"/>
                <w:szCs w:val="21"/>
              </w:rPr>
              <w:t>：@qq.com</w:t>
            </w: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邮政编码</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客户是否关注审计、理赔、退保信息</w:t>
            </w:r>
          </w:p>
        </w:tc>
        <w:tc>
          <w:tcPr>
            <w:tcW w:w="1130" w:type="dxa"/>
          </w:tcPr>
          <w:p w:rsidR="00C22265" w:rsidRPr="00B67F0C" w:rsidRDefault="00C22265" w:rsidP="00A83FC5">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C22265"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r w:rsidR="00A83FC5" w:rsidRPr="00B67F0C">
              <w:rPr>
                <w:rFonts w:ascii="仿宋" w:hAnsi="仿宋" w:cs="宋体" w:hint="eastAsia"/>
                <w:bCs/>
                <w:color w:val="000000" w:themeColor="text1"/>
                <w:kern w:val="0"/>
                <w:sz w:val="21"/>
                <w:szCs w:val="21"/>
                <w:lang w:val="zh-CN"/>
              </w:rPr>
              <w:t>。</w:t>
            </w:r>
            <w:r w:rsidR="00A83FC5" w:rsidRPr="00B67F0C">
              <w:rPr>
                <w:rFonts w:ascii="仿宋" w:hAnsi="仿宋" w:cs="宋体"/>
                <w:bCs/>
                <w:color w:val="000000" w:themeColor="text1"/>
                <w:kern w:val="0"/>
                <w:sz w:val="21"/>
                <w:szCs w:val="21"/>
                <w:lang w:val="zh-CN"/>
              </w:rPr>
              <w:t>默认值为</w:t>
            </w:r>
            <w:r w:rsidR="00A83FC5" w:rsidRPr="00B67F0C">
              <w:rPr>
                <w:rFonts w:ascii="仿宋" w:hAnsi="仿宋" w:cs="宋体" w:hint="eastAsia"/>
                <w:bCs/>
                <w:color w:val="000000" w:themeColor="text1"/>
                <w:kern w:val="0"/>
                <w:sz w:val="21"/>
                <w:szCs w:val="21"/>
                <w:lang w:val="zh-CN"/>
              </w:rPr>
              <w:t>“否”，若单击已选项，则已选项</w:t>
            </w:r>
            <w:r w:rsidR="008F3755" w:rsidRPr="00B67F0C">
              <w:rPr>
                <w:rFonts w:ascii="仿宋" w:hAnsi="仿宋" w:cs="宋体" w:hint="eastAsia"/>
                <w:bCs/>
                <w:color w:val="000000" w:themeColor="text1"/>
                <w:kern w:val="0"/>
                <w:sz w:val="21"/>
                <w:szCs w:val="21"/>
                <w:lang w:val="zh-CN"/>
              </w:rPr>
              <w:t>改为另一项</w:t>
            </w:r>
          </w:p>
        </w:tc>
        <w:tc>
          <w:tcPr>
            <w:tcW w:w="1130"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否</w:t>
            </w: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行业现金密度</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C22265"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r w:rsidR="008F3755" w:rsidRPr="00B67F0C">
              <w:rPr>
                <w:rFonts w:ascii="仿宋" w:hAnsi="仿宋" w:cs="宋体" w:hint="eastAsia"/>
                <w:bCs/>
                <w:color w:val="000000" w:themeColor="text1"/>
                <w:kern w:val="0"/>
                <w:sz w:val="21"/>
                <w:szCs w:val="21"/>
                <w:lang w:val="zh-CN"/>
              </w:rPr>
              <w:t>。</w:t>
            </w:r>
            <w:r w:rsidR="008F3755" w:rsidRPr="00B67F0C">
              <w:rPr>
                <w:rFonts w:ascii="仿宋" w:hAnsi="仿宋" w:cs="宋体"/>
                <w:bCs/>
                <w:color w:val="000000" w:themeColor="text1"/>
                <w:kern w:val="0"/>
                <w:sz w:val="21"/>
                <w:szCs w:val="21"/>
                <w:lang w:val="zh-CN"/>
              </w:rPr>
              <w:t>默认值为</w:t>
            </w:r>
            <w:r w:rsidR="008F3755" w:rsidRPr="00B67F0C">
              <w:rPr>
                <w:rFonts w:ascii="仿宋" w:hAnsi="仿宋" w:cs="宋体" w:hint="eastAsia"/>
                <w:bCs/>
                <w:color w:val="000000" w:themeColor="text1"/>
                <w:kern w:val="0"/>
                <w:sz w:val="21"/>
                <w:szCs w:val="21"/>
                <w:lang w:val="zh-CN"/>
              </w:rPr>
              <w:t>“否”，若单击已选项，则已选项改为另一项</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否</w:t>
            </w:r>
          </w:p>
        </w:tc>
      </w:tr>
      <w:tr w:rsidR="00B67F0C" w:rsidRPr="00B67F0C" w:rsidTr="00C22265">
        <w:trPr>
          <w:trHeight w:val="413"/>
          <w:jc w:val="center"/>
        </w:trPr>
        <w:tc>
          <w:tcPr>
            <w:tcW w:w="1463" w:type="dxa"/>
          </w:tcPr>
          <w:p w:rsidR="00C22265" w:rsidRPr="00B67F0C" w:rsidRDefault="00C22265"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下级查看权限</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C22265"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r w:rsidR="008F3755" w:rsidRPr="00B67F0C">
              <w:rPr>
                <w:rFonts w:ascii="仿宋" w:hAnsi="仿宋" w:cs="宋体" w:hint="eastAsia"/>
                <w:bCs/>
                <w:color w:val="000000" w:themeColor="text1"/>
                <w:kern w:val="0"/>
                <w:sz w:val="21"/>
                <w:szCs w:val="21"/>
                <w:lang w:val="zh-CN"/>
              </w:rPr>
              <w:t>。</w:t>
            </w:r>
            <w:r w:rsidR="008F3755" w:rsidRPr="00B67F0C">
              <w:rPr>
                <w:rFonts w:ascii="仿宋" w:hAnsi="仿宋" w:cs="宋体"/>
                <w:bCs/>
                <w:color w:val="000000" w:themeColor="text1"/>
                <w:kern w:val="0"/>
                <w:sz w:val="21"/>
                <w:szCs w:val="21"/>
                <w:lang w:val="zh-CN"/>
              </w:rPr>
              <w:t>默认值为</w:t>
            </w:r>
            <w:r w:rsidR="008F3755" w:rsidRPr="00B67F0C">
              <w:rPr>
                <w:rFonts w:ascii="仿宋" w:hAnsi="仿宋" w:cs="宋体" w:hint="eastAsia"/>
                <w:bCs/>
                <w:color w:val="000000" w:themeColor="text1"/>
                <w:kern w:val="0"/>
                <w:sz w:val="21"/>
                <w:szCs w:val="21"/>
                <w:lang w:val="zh-CN"/>
              </w:rPr>
              <w:t>“是”，若单击已选项，则已选项改为另一项</w:t>
            </w:r>
          </w:p>
        </w:tc>
        <w:tc>
          <w:tcPr>
            <w:tcW w:w="1130" w:type="dxa"/>
          </w:tcPr>
          <w:p w:rsidR="00C22265" w:rsidRPr="00B67F0C" w:rsidRDefault="00C22265"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r>
      <w:tr w:rsidR="00B67F0C" w:rsidRPr="00B67F0C" w:rsidTr="00C22265">
        <w:trPr>
          <w:trHeight w:val="413"/>
          <w:jc w:val="center"/>
        </w:trPr>
        <w:tc>
          <w:tcPr>
            <w:tcW w:w="1463" w:type="dxa"/>
          </w:tcPr>
          <w:p w:rsidR="00C11099" w:rsidRPr="00B67F0C" w:rsidRDefault="00C11099"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公司性质（单位）</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11099" w:rsidRPr="00B67F0C" w:rsidRDefault="00C11099"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机关</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事业单位</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社会团体</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国有企业</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集体企业</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三资企业</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私营企业</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其他</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机关</w:t>
            </w:r>
          </w:p>
        </w:tc>
      </w:tr>
      <w:tr w:rsidR="00B67F0C" w:rsidRPr="00B67F0C" w:rsidTr="00C22265">
        <w:trPr>
          <w:trHeight w:val="413"/>
          <w:jc w:val="center"/>
        </w:trPr>
        <w:tc>
          <w:tcPr>
            <w:tcW w:w="1463" w:type="dxa"/>
          </w:tcPr>
          <w:p w:rsidR="00C11099" w:rsidRPr="00B67F0C" w:rsidRDefault="00C11099"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联系人名称</w:t>
            </w:r>
            <w:r w:rsidR="005A3B7B" w:rsidRPr="00B67F0C">
              <w:rPr>
                <w:rFonts w:ascii="仿宋" w:hAnsi="仿宋" w:cs="宋体" w:hint="eastAsia"/>
                <w:color w:val="000000" w:themeColor="text1"/>
                <w:kern w:val="0"/>
                <w:sz w:val="21"/>
                <w:szCs w:val="21"/>
              </w:rPr>
              <w:t>（单位）</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11099" w:rsidRPr="00B67F0C" w:rsidRDefault="00C11099" w:rsidP="00752683">
            <w:pPr>
              <w:widowControl/>
              <w:jc w:val="left"/>
              <w:rPr>
                <w:rFonts w:ascii="仿宋" w:hAnsi="仿宋" w:cs="宋体"/>
                <w:bCs/>
                <w:color w:val="000000" w:themeColor="text1"/>
                <w:kern w:val="0"/>
                <w:sz w:val="21"/>
                <w:szCs w:val="21"/>
                <w:lang w:val="zh-CN"/>
              </w:rPr>
            </w:pPr>
          </w:p>
        </w:tc>
        <w:tc>
          <w:tcPr>
            <w:tcW w:w="1130" w:type="dxa"/>
          </w:tcPr>
          <w:p w:rsidR="00C11099" w:rsidRPr="00B67F0C" w:rsidRDefault="00C11099" w:rsidP="00752683">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8522" w:type="dxa"/>
            <w:gridSpan w:val="6"/>
          </w:tcPr>
          <w:p w:rsidR="00C22265" w:rsidRPr="00B67F0C" w:rsidRDefault="00C22265" w:rsidP="00552286">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被保险人信息</w:t>
            </w:r>
            <w:r w:rsidR="00552286" w:rsidRPr="00B67F0C">
              <w:rPr>
                <w:rFonts w:ascii="仿宋" w:hAnsi="仿宋" w:cs="宋体" w:hint="eastAsia"/>
                <w:color w:val="000000" w:themeColor="text1"/>
                <w:kern w:val="0"/>
                <w:sz w:val="21"/>
                <w:szCs w:val="21"/>
              </w:rPr>
              <w:t>（非</w:t>
            </w:r>
            <w:proofErr w:type="gramStart"/>
            <w:r w:rsidR="00552286" w:rsidRPr="00B67F0C">
              <w:rPr>
                <w:rFonts w:ascii="仿宋" w:hAnsi="仿宋" w:cs="宋体" w:hint="eastAsia"/>
                <w:color w:val="000000" w:themeColor="text1"/>
                <w:kern w:val="0"/>
                <w:sz w:val="21"/>
                <w:szCs w:val="21"/>
              </w:rPr>
              <w:t>必填项默认</w:t>
            </w:r>
            <w:proofErr w:type="gramEnd"/>
            <w:r w:rsidR="00552286" w:rsidRPr="00B67F0C">
              <w:rPr>
                <w:rFonts w:ascii="仿宋" w:hAnsi="仿宋" w:cs="宋体" w:hint="eastAsia"/>
                <w:color w:val="000000" w:themeColor="text1"/>
                <w:kern w:val="0"/>
                <w:sz w:val="21"/>
                <w:szCs w:val="21"/>
              </w:rPr>
              <w:t>收起隐藏）</w:t>
            </w:r>
          </w:p>
        </w:tc>
      </w:tr>
      <w:tr w:rsidR="00B67F0C" w:rsidRPr="00B67F0C" w:rsidTr="00C22265">
        <w:trPr>
          <w:trHeight w:val="413"/>
          <w:jc w:val="center"/>
        </w:trPr>
        <w:tc>
          <w:tcPr>
            <w:tcW w:w="1463"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同投保人</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复选框</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C22265" w:rsidRPr="00B67F0C" w:rsidRDefault="00000DD4"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C22265" w:rsidRPr="00B67F0C" w:rsidRDefault="00000DD4"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w:t>
            </w:r>
            <w:proofErr w:type="gramStart"/>
            <w:r w:rsidRPr="00B67F0C">
              <w:rPr>
                <w:rFonts w:ascii="仿宋" w:hAnsi="仿宋" w:cs="宋体"/>
                <w:bCs/>
                <w:color w:val="000000" w:themeColor="text1"/>
                <w:kern w:val="0"/>
                <w:sz w:val="21"/>
                <w:szCs w:val="21"/>
                <w:lang w:val="zh-CN"/>
              </w:rPr>
              <w:t>勾</w:t>
            </w:r>
            <w:proofErr w:type="gramEnd"/>
            <w:r w:rsidRPr="00B67F0C">
              <w:rPr>
                <w:rFonts w:ascii="仿宋" w:hAnsi="仿宋" w:cs="宋体"/>
                <w:bCs/>
                <w:color w:val="000000" w:themeColor="text1"/>
                <w:kern w:val="0"/>
                <w:sz w:val="21"/>
                <w:szCs w:val="21"/>
                <w:lang w:val="zh-CN"/>
              </w:rPr>
              <w:t>选上</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与投保人相同的字段都可字段匹配带出</w:t>
            </w:r>
          </w:p>
        </w:tc>
        <w:tc>
          <w:tcPr>
            <w:tcW w:w="1130" w:type="dxa"/>
          </w:tcPr>
          <w:p w:rsidR="00C22265" w:rsidRPr="00B67F0C" w:rsidRDefault="00037A51"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投保人</w:t>
            </w: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客户类型</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下拉框</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证件类型</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下拉框</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证件号码</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客户名称</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客户代码</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移动电话</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国籍</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行业名称</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风险等级</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证件有效期</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日期控件</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性别</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000DD4" w:rsidRPr="00B67F0C" w:rsidRDefault="00000DD4"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000DD4" w:rsidRPr="00B67F0C" w:rsidRDefault="00000DD4" w:rsidP="00797B4F">
            <w:pPr>
              <w:widowControl/>
              <w:jc w:val="left"/>
              <w:rPr>
                <w:rFonts w:ascii="仿宋" w:hAnsi="仿宋" w:cs="宋体"/>
                <w:bCs/>
                <w:color w:val="000000" w:themeColor="text1"/>
                <w:kern w:val="0"/>
                <w:sz w:val="21"/>
                <w:szCs w:val="21"/>
                <w:lang w:val="zh-CN"/>
              </w:rPr>
            </w:pPr>
          </w:p>
        </w:tc>
        <w:tc>
          <w:tcPr>
            <w:tcW w:w="1130" w:type="dxa"/>
          </w:tcPr>
          <w:p w:rsidR="00000DD4" w:rsidRPr="00B67F0C" w:rsidRDefault="00000DD4" w:rsidP="00797B4F">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客户地址</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固定电话</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银行账号</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开户行</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电子邮箱</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lang w:val="zh-CN"/>
              </w:rPr>
              <w:t>用户录入时可自动带出常用邮箱后缀</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lang w:val="zh-CN"/>
              </w:rPr>
              <w:t>例如</w:t>
            </w:r>
            <w:r w:rsidRPr="00B67F0C">
              <w:rPr>
                <w:rFonts w:ascii="仿宋" w:hAnsi="仿宋" w:cs="宋体" w:hint="eastAsia"/>
                <w:bCs/>
                <w:color w:val="000000" w:themeColor="text1"/>
                <w:kern w:val="0"/>
                <w:sz w:val="21"/>
                <w:szCs w:val="21"/>
              </w:rPr>
              <w:t>：@qq.com</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邮政编码</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需进行长度和格式校验</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客户是否关注审计、理赔、退保信息</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否</w:t>
            </w: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与投保人的关系</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6174C9" w:rsidP="006174C9">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rPr>
              <w:t>若为个人</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则选项为</w:t>
            </w:r>
            <w:r w:rsidRPr="00B67F0C">
              <w:rPr>
                <w:rFonts w:ascii="仿宋" w:hAnsi="仿宋" w:cs="宋体" w:hint="eastAsia"/>
                <w:bCs/>
                <w:color w:val="000000" w:themeColor="text1"/>
                <w:kern w:val="0"/>
                <w:sz w:val="21"/>
                <w:szCs w:val="21"/>
              </w:rPr>
              <w:t>：</w:t>
            </w:r>
            <w:r w:rsidR="007375CF" w:rsidRPr="00B67F0C">
              <w:rPr>
                <w:rFonts w:ascii="仿宋" w:hAnsi="仿宋" w:cs="宋体"/>
                <w:bCs/>
                <w:color w:val="000000" w:themeColor="text1"/>
                <w:kern w:val="0"/>
                <w:sz w:val="21"/>
                <w:szCs w:val="21"/>
                <w:lang w:val="zh-CN"/>
              </w:rPr>
              <w:t>本人</w:t>
            </w:r>
            <w:r w:rsidR="007375CF" w:rsidRPr="00B67F0C">
              <w:rPr>
                <w:rFonts w:ascii="仿宋" w:hAnsi="仿宋" w:cs="宋体" w:hint="eastAsia"/>
                <w:bCs/>
                <w:color w:val="000000" w:themeColor="text1"/>
                <w:kern w:val="0"/>
                <w:sz w:val="21"/>
                <w:szCs w:val="21"/>
                <w:lang w:val="zh-CN"/>
              </w:rPr>
              <w:t>、</w:t>
            </w:r>
            <w:r w:rsidR="007375CF" w:rsidRPr="00B67F0C">
              <w:rPr>
                <w:rFonts w:ascii="仿宋" w:hAnsi="仿宋" w:cs="宋体"/>
                <w:bCs/>
                <w:color w:val="000000" w:themeColor="text1"/>
                <w:kern w:val="0"/>
                <w:sz w:val="21"/>
                <w:szCs w:val="21"/>
                <w:lang w:val="zh-CN"/>
              </w:rPr>
              <w:t>配偶</w:t>
            </w:r>
            <w:r w:rsidR="007375CF" w:rsidRPr="00B67F0C">
              <w:rPr>
                <w:rFonts w:ascii="仿宋" w:hAnsi="仿宋" w:cs="宋体" w:hint="eastAsia"/>
                <w:bCs/>
                <w:color w:val="000000" w:themeColor="text1"/>
                <w:kern w:val="0"/>
                <w:sz w:val="21"/>
                <w:szCs w:val="21"/>
                <w:lang w:val="zh-CN"/>
              </w:rPr>
              <w:t>、</w:t>
            </w:r>
            <w:r w:rsidR="007D77F5" w:rsidRPr="00B67F0C">
              <w:rPr>
                <w:rFonts w:ascii="仿宋" w:hAnsi="仿宋" w:cs="宋体"/>
                <w:bCs/>
                <w:color w:val="000000" w:themeColor="text1"/>
                <w:kern w:val="0"/>
                <w:sz w:val="21"/>
                <w:szCs w:val="21"/>
                <w:lang w:val="zh-CN"/>
              </w:rPr>
              <w:t>亲属</w:t>
            </w:r>
            <w:r w:rsidR="007D77F5" w:rsidRPr="00B67F0C">
              <w:rPr>
                <w:rFonts w:ascii="仿宋" w:hAnsi="仿宋" w:cs="宋体" w:hint="eastAsia"/>
                <w:bCs/>
                <w:color w:val="000000" w:themeColor="text1"/>
                <w:kern w:val="0"/>
                <w:sz w:val="21"/>
                <w:szCs w:val="21"/>
                <w:lang w:val="zh-CN"/>
              </w:rPr>
              <w:t>、</w:t>
            </w:r>
            <w:r w:rsidR="007D77F5" w:rsidRPr="00B67F0C">
              <w:rPr>
                <w:rFonts w:ascii="仿宋" w:hAnsi="仿宋" w:cs="宋体"/>
                <w:bCs/>
                <w:color w:val="000000" w:themeColor="text1"/>
                <w:kern w:val="0"/>
                <w:sz w:val="21"/>
                <w:szCs w:val="21"/>
                <w:lang w:val="zh-CN"/>
              </w:rPr>
              <w:t>直系亲属</w:t>
            </w:r>
            <w:r w:rsidR="007D77F5" w:rsidRPr="00B67F0C">
              <w:rPr>
                <w:rFonts w:ascii="仿宋" w:hAnsi="仿宋" w:cs="宋体" w:hint="eastAsia"/>
                <w:bCs/>
                <w:color w:val="000000" w:themeColor="text1"/>
                <w:kern w:val="0"/>
                <w:sz w:val="21"/>
                <w:szCs w:val="21"/>
                <w:lang w:val="zh-CN"/>
              </w:rPr>
              <w:t>、</w:t>
            </w:r>
            <w:r w:rsidR="007D77F5" w:rsidRPr="00B67F0C">
              <w:rPr>
                <w:rFonts w:ascii="仿宋" w:hAnsi="仿宋" w:cs="宋体"/>
                <w:bCs/>
                <w:color w:val="000000" w:themeColor="text1"/>
                <w:kern w:val="0"/>
                <w:sz w:val="21"/>
                <w:szCs w:val="21"/>
                <w:lang w:val="zh-CN"/>
              </w:rPr>
              <w:t>其他</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若为单位</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则选项为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单位</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隶属</w:t>
            </w:r>
            <w:r w:rsidRPr="00B67F0C">
              <w:rPr>
                <w:rFonts w:ascii="仿宋" w:hAnsi="仿宋" w:cs="宋体" w:hint="eastAsia"/>
                <w:bCs/>
                <w:color w:val="000000" w:themeColor="text1"/>
                <w:kern w:val="0"/>
                <w:sz w:val="21"/>
                <w:szCs w:val="21"/>
                <w:lang w:val="zh-CN"/>
              </w:rPr>
              <w:t>、其他</w:t>
            </w:r>
          </w:p>
        </w:tc>
        <w:tc>
          <w:tcPr>
            <w:tcW w:w="1130" w:type="dxa"/>
          </w:tcPr>
          <w:p w:rsidR="007375CF" w:rsidRPr="00B67F0C" w:rsidRDefault="00037A51"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个人</w:t>
            </w:r>
            <w:r w:rsidRPr="00B67F0C">
              <w:rPr>
                <w:rFonts w:ascii="仿宋" w:hAnsi="仿宋" w:cs="宋体" w:hint="eastAsia"/>
                <w:color w:val="000000" w:themeColor="text1"/>
                <w:kern w:val="0"/>
                <w:sz w:val="21"/>
                <w:szCs w:val="21"/>
              </w:rPr>
              <w:t>：</w:t>
            </w:r>
            <w:r w:rsidR="007D77F5" w:rsidRPr="00B67F0C">
              <w:rPr>
                <w:rFonts w:ascii="仿宋" w:hAnsi="仿宋" w:cs="宋体"/>
                <w:color w:val="000000" w:themeColor="text1"/>
                <w:kern w:val="0"/>
                <w:sz w:val="21"/>
                <w:szCs w:val="21"/>
              </w:rPr>
              <w:t>本人</w:t>
            </w:r>
            <w:r w:rsidRPr="00B67F0C">
              <w:rPr>
                <w:rFonts w:ascii="仿宋" w:hAnsi="仿宋" w:cs="宋体" w:hint="eastAsia"/>
                <w:color w:val="000000" w:themeColor="text1"/>
                <w:kern w:val="0"/>
                <w:sz w:val="21"/>
                <w:szCs w:val="21"/>
              </w:rPr>
              <w:t>；</w:t>
            </w:r>
            <w:r w:rsidR="006174C9" w:rsidRPr="00B67F0C">
              <w:rPr>
                <w:rFonts w:ascii="仿宋" w:hAnsi="仿宋" w:cs="宋体"/>
                <w:color w:val="000000" w:themeColor="text1"/>
                <w:kern w:val="0"/>
                <w:sz w:val="21"/>
                <w:szCs w:val="21"/>
              </w:rPr>
              <w:t>单位</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单位</w:t>
            </w: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行业现金密度</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否</w:t>
            </w:r>
          </w:p>
        </w:tc>
      </w:tr>
      <w:tr w:rsidR="00B67F0C" w:rsidRPr="00B67F0C" w:rsidTr="00C22265">
        <w:trPr>
          <w:trHeight w:val="413"/>
          <w:jc w:val="center"/>
        </w:trPr>
        <w:tc>
          <w:tcPr>
            <w:tcW w:w="1463"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下级查看权限</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7375CF" w:rsidRPr="00B67F0C" w:rsidRDefault="007375CF" w:rsidP="00752683">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是</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否</w:t>
            </w:r>
          </w:p>
        </w:tc>
        <w:tc>
          <w:tcPr>
            <w:tcW w:w="1130" w:type="dxa"/>
          </w:tcPr>
          <w:p w:rsidR="007375CF" w:rsidRPr="00B67F0C" w:rsidRDefault="007375CF"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r>
      <w:tr w:rsidR="00B67F0C" w:rsidRPr="00B67F0C" w:rsidTr="00B33DD0">
        <w:trPr>
          <w:trHeight w:val="413"/>
          <w:jc w:val="center"/>
        </w:trPr>
        <w:tc>
          <w:tcPr>
            <w:tcW w:w="8522" w:type="dxa"/>
            <w:gridSpan w:val="6"/>
          </w:tcPr>
          <w:p w:rsidR="007375CF" w:rsidRPr="00B67F0C" w:rsidRDefault="007375CF"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发票购货方信息</w:t>
            </w: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单选框</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单选框</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选择</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rPr>
              <w:t>选项内容：投保人、被保险人</w:t>
            </w:r>
            <w:r w:rsidR="00037A51" w:rsidRPr="00B67F0C">
              <w:rPr>
                <w:rFonts w:ascii="仿宋" w:hAnsi="仿宋" w:cs="宋体" w:hint="eastAsia"/>
                <w:bCs/>
                <w:color w:val="000000" w:themeColor="text1"/>
                <w:kern w:val="0"/>
                <w:sz w:val="21"/>
                <w:szCs w:val="21"/>
              </w:rPr>
              <w:t>、其他</w:t>
            </w:r>
            <w:r w:rsidRPr="00B67F0C">
              <w:rPr>
                <w:rFonts w:ascii="仿宋" w:hAnsi="仿宋" w:cs="宋体" w:hint="eastAsia"/>
                <w:bCs/>
                <w:color w:val="000000" w:themeColor="text1"/>
                <w:kern w:val="0"/>
                <w:sz w:val="21"/>
                <w:szCs w:val="21"/>
              </w:rPr>
              <w:t>。</w:t>
            </w:r>
            <w:r w:rsidRPr="00B67F0C">
              <w:rPr>
                <w:rFonts w:ascii="仿宋" w:hAnsi="仿宋" w:cs="宋体" w:hint="eastAsia"/>
                <w:bCs/>
                <w:color w:val="000000" w:themeColor="text1"/>
                <w:kern w:val="0"/>
                <w:sz w:val="21"/>
                <w:szCs w:val="21"/>
                <w:lang w:val="zh-CN"/>
              </w:rPr>
              <w:t>系统自动将选中的信息带入至发票购货方信息中</w:t>
            </w:r>
          </w:p>
        </w:tc>
        <w:tc>
          <w:tcPr>
            <w:tcW w:w="1130" w:type="dxa"/>
          </w:tcPr>
          <w:p w:rsidR="005F4BCC" w:rsidRPr="00B67F0C" w:rsidRDefault="00037A51" w:rsidP="00752683">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投保人</w:t>
            </w: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开票对象</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选项内容：投保人、被保险人、其他</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发票抬头</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发票类型</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选项内容：增值税普通发票、增值税专用发票、电子普票</w:t>
            </w:r>
          </w:p>
          <w:p w:rsidR="005F4BCC" w:rsidRPr="00B67F0C" w:rsidRDefault="005F4BCC" w:rsidP="00752683">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暂不开票</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税务登记证</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纳税人身份</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选项内容：增值的一般纳税人、个人、增值税小规模纳税人、非增值税纳税人</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购方地址</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购方电话</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购方开户行</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购方银行账号</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邮寄名称</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邮寄电话</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邮寄地址</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邮政编码</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C22265">
        <w:trPr>
          <w:trHeight w:val="413"/>
          <w:jc w:val="center"/>
        </w:trPr>
        <w:tc>
          <w:tcPr>
            <w:tcW w:w="1463"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备注</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c>
          <w:tcPr>
            <w:tcW w:w="2539" w:type="dxa"/>
          </w:tcPr>
          <w:p w:rsidR="005F4BCC" w:rsidRPr="00B67F0C" w:rsidRDefault="005F4BCC" w:rsidP="00752683">
            <w:pPr>
              <w:widowControl/>
              <w:jc w:val="left"/>
              <w:rPr>
                <w:rFonts w:ascii="仿宋" w:hAnsi="仿宋" w:cs="宋体"/>
                <w:bCs/>
                <w:color w:val="000000" w:themeColor="text1"/>
                <w:kern w:val="0"/>
                <w:sz w:val="21"/>
                <w:szCs w:val="21"/>
              </w:rPr>
            </w:pPr>
          </w:p>
        </w:tc>
        <w:tc>
          <w:tcPr>
            <w:tcW w:w="1130" w:type="dxa"/>
          </w:tcPr>
          <w:p w:rsidR="005F4BCC" w:rsidRPr="00B67F0C" w:rsidRDefault="005F4BCC" w:rsidP="00752683">
            <w:pPr>
              <w:widowControl/>
              <w:jc w:val="center"/>
              <w:rPr>
                <w:rFonts w:ascii="仿宋" w:hAnsi="仿宋" w:cs="宋体"/>
                <w:color w:val="000000" w:themeColor="text1"/>
                <w:kern w:val="0"/>
                <w:sz w:val="21"/>
                <w:szCs w:val="21"/>
              </w:rPr>
            </w:pPr>
          </w:p>
        </w:tc>
      </w:tr>
      <w:tr w:rsidR="00B67F0C" w:rsidRPr="00B67F0C" w:rsidTr="00797B4F">
        <w:trPr>
          <w:trHeight w:val="413"/>
          <w:jc w:val="center"/>
        </w:trPr>
        <w:tc>
          <w:tcPr>
            <w:tcW w:w="8522" w:type="dxa"/>
            <w:gridSpan w:val="6"/>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其他信息</w:t>
            </w:r>
            <w:r w:rsidRPr="00B67F0C">
              <w:rPr>
                <w:rFonts w:ascii="仿宋" w:hAnsi="仿宋" w:cs="宋体" w:hint="eastAsia"/>
                <w:color w:val="000000" w:themeColor="text1"/>
                <w:kern w:val="0"/>
                <w:sz w:val="21"/>
                <w:szCs w:val="21"/>
              </w:rPr>
              <w:t>（录入共保信息前需录入归属机构）</w:t>
            </w: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共保标志</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5F4BCC" w:rsidRPr="00B67F0C" w:rsidRDefault="00265F7D"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根据险种</w:t>
            </w:r>
            <w:r w:rsidR="00FA204E" w:rsidRPr="00B67F0C">
              <w:rPr>
                <w:rFonts w:ascii="仿宋" w:hAnsi="仿宋" w:cs="宋体" w:hint="eastAsia"/>
                <w:bCs/>
                <w:color w:val="000000" w:themeColor="text1"/>
                <w:kern w:val="0"/>
                <w:sz w:val="21"/>
                <w:szCs w:val="21"/>
                <w:lang w:val="zh-CN"/>
              </w:rPr>
              <w:t>、</w:t>
            </w:r>
            <w:r w:rsidR="00FA204E" w:rsidRPr="00B67F0C">
              <w:rPr>
                <w:rFonts w:ascii="仿宋" w:hAnsi="仿宋" w:cs="宋体"/>
                <w:bCs/>
                <w:color w:val="000000" w:themeColor="text1"/>
                <w:kern w:val="0"/>
                <w:sz w:val="21"/>
                <w:szCs w:val="21"/>
                <w:lang w:val="zh-CN"/>
              </w:rPr>
              <w:t>归属机构</w:t>
            </w:r>
            <w:r w:rsidR="00FA204E" w:rsidRPr="00B67F0C">
              <w:rPr>
                <w:rFonts w:ascii="仿宋" w:hAnsi="仿宋" w:cs="宋体" w:hint="eastAsia"/>
                <w:bCs/>
                <w:color w:val="000000" w:themeColor="text1"/>
                <w:kern w:val="0"/>
                <w:sz w:val="21"/>
                <w:szCs w:val="21"/>
                <w:lang w:val="zh-CN"/>
              </w:rPr>
              <w:t>、</w:t>
            </w:r>
            <w:r w:rsidR="00FA204E" w:rsidRPr="00B67F0C">
              <w:rPr>
                <w:rFonts w:ascii="仿宋" w:hAnsi="仿宋" w:cs="宋体"/>
                <w:bCs/>
                <w:color w:val="000000" w:themeColor="text1"/>
                <w:kern w:val="0"/>
                <w:sz w:val="21"/>
                <w:szCs w:val="21"/>
                <w:lang w:val="zh-CN"/>
              </w:rPr>
              <w:t>协议区间</w:t>
            </w:r>
            <w:r w:rsidR="008C4938" w:rsidRPr="00B67F0C">
              <w:rPr>
                <w:rFonts w:ascii="仿宋" w:hAnsi="仿宋" w:cs="宋体" w:hint="eastAsia"/>
                <w:bCs/>
                <w:color w:val="000000" w:themeColor="text1"/>
                <w:kern w:val="0"/>
                <w:sz w:val="21"/>
                <w:szCs w:val="21"/>
                <w:lang w:val="zh-CN"/>
              </w:rPr>
              <w:t>（起保日期是否在协议区间内）</w:t>
            </w:r>
            <w:r w:rsidRPr="00B67F0C">
              <w:rPr>
                <w:rFonts w:ascii="仿宋" w:hAnsi="仿宋" w:cs="宋体"/>
                <w:bCs/>
                <w:color w:val="000000" w:themeColor="text1"/>
                <w:kern w:val="0"/>
                <w:sz w:val="21"/>
                <w:szCs w:val="21"/>
                <w:lang w:val="zh-CN"/>
              </w:rPr>
              <w:t>判断此业务是否进协议共保</w:t>
            </w:r>
            <w:r w:rsidRPr="00B67F0C">
              <w:rPr>
                <w:rFonts w:ascii="仿宋" w:hAnsi="仿宋" w:cs="宋体" w:hint="eastAsia"/>
                <w:bCs/>
                <w:color w:val="000000" w:themeColor="text1"/>
                <w:kern w:val="0"/>
                <w:sz w:val="21"/>
                <w:szCs w:val="21"/>
                <w:lang w:val="zh-CN"/>
              </w:rPr>
              <w:t>，如果归属某一共保协议，则自动根据共保</w:t>
            </w:r>
            <w:proofErr w:type="gramStart"/>
            <w:r w:rsidRPr="00B67F0C">
              <w:rPr>
                <w:rFonts w:ascii="仿宋" w:hAnsi="仿宋" w:cs="宋体" w:hint="eastAsia"/>
                <w:bCs/>
                <w:color w:val="000000" w:themeColor="text1"/>
                <w:kern w:val="0"/>
                <w:sz w:val="21"/>
                <w:szCs w:val="21"/>
                <w:lang w:val="zh-CN"/>
              </w:rPr>
              <w:t>协议对域“共保标志”</w:t>
            </w:r>
            <w:proofErr w:type="gramEnd"/>
            <w:r w:rsidRPr="00B67F0C">
              <w:rPr>
                <w:rFonts w:ascii="仿宋" w:hAnsi="仿宋" w:cs="宋体" w:hint="eastAsia"/>
                <w:bCs/>
                <w:color w:val="000000" w:themeColor="text1"/>
                <w:kern w:val="0"/>
                <w:sz w:val="21"/>
                <w:szCs w:val="21"/>
                <w:lang w:val="zh-CN"/>
              </w:rPr>
              <w:t>，“保单缴费类型”赋值，且不允许修改。在修改起保日期后，系统则进行同样的判断，如果发现没有对应的共保协议，则把相应项目恢复成非</w:t>
            </w:r>
            <w:proofErr w:type="gramStart"/>
            <w:r w:rsidRPr="00B67F0C">
              <w:rPr>
                <w:rFonts w:ascii="仿宋" w:hAnsi="仿宋" w:cs="宋体" w:hint="eastAsia"/>
                <w:bCs/>
                <w:color w:val="000000" w:themeColor="text1"/>
                <w:kern w:val="0"/>
                <w:sz w:val="21"/>
                <w:szCs w:val="21"/>
                <w:lang w:val="zh-CN"/>
              </w:rPr>
              <w:t>非</w:t>
            </w:r>
            <w:proofErr w:type="gramEnd"/>
            <w:r w:rsidRPr="00B67F0C">
              <w:rPr>
                <w:rFonts w:ascii="仿宋" w:hAnsi="仿宋" w:cs="宋体" w:hint="eastAsia"/>
                <w:bCs/>
                <w:color w:val="000000" w:themeColor="text1"/>
                <w:kern w:val="0"/>
                <w:sz w:val="21"/>
                <w:szCs w:val="21"/>
                <w:lang w:val="zh-CN"/>
              </w:rPr>
              <w:t>共保。</w:t>
            </w:r>
            <w:r w:rsidR="005F4BCC" w:rsidRPr="00B67F0C">
              <w:rPr>
                <w:rFonts w:ascii="仿宋" w:hAnsi="仿宋" w:cs="宋体"/>
                <w:bCs/>
                <w:color w:val="000000" w:themeColor="text1"/>
                <w:kern w:val="0"/>
                <w:sz w:val="21"/>
                <w:szCs w:val="21"/>
                <w:lang w:val="zh-CN"/>
              </w:rPr>
              <w:t>选项内容有</w:t>
            </w:r>
            <w:r w:rsidR="005F4BCC" w:rsidRPr="00B67F0C">
              <w:rPr>
                <w:rFonts w:ascii="仿宋" w:hAnsi="仿宋" w:cs="宋体" w:hint="eastAsia"/>
                <w:bCs/>
                <w:color w:val="000000" w:themeColor="text1"/>
                <w:kern w:val="0"/>
                <w:sz w:val="21"/>
                <w:szCs w:val="21"/>
                <w:lang w:val="zh-CN"/>
              </w:rPr>
              <w:t>：</w:t>
            </w:r>
            <w:r w:rsidR="005F4BCC" w:rsidRPr="00B67F0C">
              <w:rPr>
                <w:rFonts w:ascii="仿宋" w:hAnsi="仿宋" w:cs="宋体"/>
                <w:bCs/>
                <w:color w:val="000000" w:themeColor="text1"/>
                <w:kern w:val="0"/>
                <w:sz w:val="21"/>
                <w:szCs w:val="21"/>
                <w:lang w:val="zh-CN"/>
              </w:rPr>
              <w:t>非共保</w:t>
            </w:r>
            <w:r w:rsidR="005F4BCC" w:rsidRPr="00B67F0C">
              <w:rPr>
                <w:rFonts w:ascii="仿宋" w:hAnsi="仿宋" w:cs="宋体" w:hint="eastAsia"/>
                <w:bCs/>
                <w:color w:val="000000" w:themeColor="text1"/>
                <w:kern w:val="0"/>
                <w:sz w:val="21"/>
                <w:szCs w:val="21"/>
                <w:lang w:val="zh-CN"/>
              </w:rPr>
              <w:t>、</w:t>
            </w:r>
            <w:r w:rsidR="005F4BCC" w:rsidRPr="00B67F0C">
              <w:rPr>
                <w:rFonts w:ascii="仿宋" w:hAnsi="仿宋" w:cs="宋体"/>
                <w:bCs/>
                <w:color w:val="000000" w:themeColor="text1"/>
                <w:kern w:val="0"/>
                <w:sz w:val="21"/>
                <w:szCs w:val="21"/>
                <w:lang w:val="zh-CN"/>
              </w:rPr>
              <w:t>主共保</w:t>
            </w:r>
            <w:r w:rsidR="005F4BCC" w:rsidRPr="00B67F0C">
              <w:rPr>
                <w:rFonts w:ascii="仿宋" w:hAnsi="仿宋" w:cs="宋体" w:hint="eastAsia"/>
                <w:bCs/>
                <w:color w:val="000000" w:themeColor="text1"/>
                <w:kern w:val="0"/>
                <w:sz w:val="21"/>
                <w:szCs w:val="21"/>
                <w:lang w:val="zh-CN"/>
              </w:rPr>
              <w:t>、</w:t>
            </w:r>
            <w:r w:rsidR="005F4BCC" w:rsidRPr="00B67F0C">
              <w:rPr>
                <w:rFonts w:ascii="仿宋" w:hAnsi="仿宋" w:cs="宋体"/>
                <w:bCs/>
                <w:color w:val="000000" w:themeColor="text1"/>
                <w:kern w:val="0"/>
                <w:sz w:val="21"/>
                <w:szCs w:val="21"/>
                <w:lang w:val="zh-CN"/>
              </w:rPr>
              <w:t>从共保</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非共保</w:t>
            </w: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保单缴费类型</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选项内容有</w:t>
            </w:r>
            <w:r w:rsidRPr="00B67F0C">
              <w:rPr>
                <w:rFonts w:ascii="仿宋" w:hAnsi="仿宋" w:cs="宋体" w:hint="eastAsia"/>
                <w:bCs/>
                <w:color w:val="000000" w:themeColor="text1"/>
                <w:kern w:val="0"/>
                <w:sz w:val="21"/>
                <w:szCs w:val="21"/>
                <w:lang w:val="zh-CN"/>
              </w:rPr>
              <w:t>：按我方共保份额收取、按保单100%收取、请选择。选择完保单缴费类型后，系统自动生成如下三条共保信息</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请选择</w:t>
            </w: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主保单号码选项</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选项内容</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同主保单号</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主保单号码</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1A1850" w:rsidP="00797B4F">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显示</w:t>
            </w:r>
            <w:r w:rsidRPr="00B67F0C">
              <w:rPr>
                <w:rFonts w:ascii="仿宋" w:hAnsi="仿宋" w:cs="宋体"/>
                <w:bCs/>
                <w:color w:val="000000" w:themeColor="text1"/>
                <w:kern w:val="0"/>
                <w:sz w:val="21"/>
                <w:szCs w:val="21"/>
              </w:rPr>
              <w:t>主保单投保单号</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共保身份</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我方</w:t>
            </w:r>
            <w:r w:rsidRPr="00B67F0C">
              <w:rPr>
                <w:rFonts w:ascii="仿宋" w:hAnsi="仿宋" w:cs="宋体" w:hint="eastAsia"/>
                <w:bCs/>
                <w:color w:val="000000" w:themeColor="text1"/>
                <w:kern w:val="0"/>
                <w:sz w:val="21"/>
                <w:szCs w:val="21"/>
              </w:rPr>
              <w:t>、</w:t>
            </w:r>
            <w:proofErr w:type="gramStart"/>
            <w:r w:rsidRPr="00B67F0C">
              <w:rPr>
                <w:rFonts w:ascii="仿宋" w:hAnsi="仿宋" w:cs="宋体"/>
                <w:bCs/>
                <w:color w:val="000000" w:themeColor="text1"/>
                <w:kern w:val="0"/>
                <w:sz w:val="21"/>
                <w:szCs w:val="21"/>
              </w:rPr>
              <w:t>系统外其他方</w:t>
            </w:r>
            <w:proofErr w:type="gramEnd"/>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是否首席</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proofErr w:type="gramStart"/>
            <w:r w:rsidRPr="00B67F0C">
              <w:rPr>
                <w:rFonts w:ascii="仿宋" w:hAnsi="仿宋" w:cs="宋体"/>
                <w:color w:val="000000" w:themeColor="text1"/>
                <w:kern w:val="0"/>
                <w:sz w:val="21"/>
                <w:szCs w:val="21"/>
              </w:rPr>
              <w:t>下拉选框</w:t>
            </w:r>
            <w:proofErr w:type="gramEnd"/>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是</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否</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共保人机构代码</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若为协议共保则系统自动带出</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不可编辑</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首行共保合计默认为</w:t>
            </w:r>
            <w:r w:rsidRPr="00B67F0C">
              <w:rPr>
                <w:rFonts w:ascii="仿宋" w:hAnsi="仿宋" w:cs="宋体" w:hint="eastAsia"/>
                <w:bCs/>
                <w:color w:val="000000" w:themeColor="text1"/>
                <w:kern w:val="0"/>
                <w:sz w:val="21"/>
                <w:szCs w:val="21"/>
              </w:rPr>
              <w:t>0，我方共</w:t>
            </w:r>
            <w:r w:rsidRPr="00B67F0C">
              <w:rPr>
                <w:rFonts w:ascii="仿宋" w:hAnsi="仿宋" w:cs="宋体" w:hint="eastAsia"/>
                <w:bCs/>
                <w:color w:val="000000" w:themeColor="text1"/>
                <w:kern w:val="0"/>
                <w:sz w:val="21"/>
                <w:szCs w:val="21"/>
              </w:rPr>
              <w:lastRenderedPageBreak/>
              <w:t>保机构代码为归属机构代码，他方共保机构代码根据协议带出；若为</w:t>
            </w:r>
            <w:proofErr w:type="gramStart"/>
            <w:r w:rsidRPr="00B67F0C">
              <w:rPr>
                <w:rFonts w:ascii="仿宋" w:hAnsi="仿宋" w:cs="宋体" w:hint="eastAsia"/>
                <w:bCs/>
                <w:color w:val="000000" w:themeColor="text1"/>
                <w:kern w:val="0"/>
                <w:sz w:val="21"/>
                <w:szCs w:val="21"/>
              </w:rPr>
              <w:t>非协议</w:t>
            </w:r>
            <w:proofErr w:type="gramEnd"/>
            <w:r w:rsidRPr="00B67F0C">
              <w:rPr>
                <w:rFonts w:ascii="仿宋" w:hAnsi="仿宋" w:cs="宋体" w:hint="eastAsia"/>
                <w:bCs/>
                <w:color w:val="000000" w:themeColor="text1"/>
                <w:kern w:val="0"/>
                <w:sz w:val="21"/>
                <w:szCs w:val="21"/>
              </w:rPr>
              <w:t>共保，则他方共保机构为检索框，可选择</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共保人名称</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根据共保人机构代码带出</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共保份额（%）</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若为协议共保</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则自动带出各方份额</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若为</w:t>
            </w:r>
            <w:proofErr w:type="gramStart"/>
            <w:r w:rsidRPr="00B67F0C">
              <w:rPr>
                <w:rFonts w:ascii="仿宋" w:hAnsi="仿宋" w:cs="宋体"/>
                <w:bCs/>
                <w:color w:val="000000" w:themeColor="text1"/>
                <w:kern w:val="0"/>
                <w:sz w:val="21"/>
                <w:szCs w:val="21"/>
              </w:rPr>
              <w:t>非协议</w:t>
            </w:r>
            <w:proofErr w:type="gramEnd"/>
            <w:r w:rsidRPr="00B67F0C">
              <w:rPr>
                <w:rFonts w:ascii="仿宋" w:hAnsi="仿宋" w:cs="宋体"/>
                <w:bCs/>
                <w:color w:val="000000" w:themeColor="text1"/>
                <w:kern w:val="0"/>
                <w:sz w:val="21"/>
                <w:szCs w:val="21"/>
              </w:rPr>
              <w:t>共保</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则可录入</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但首行共保合计固定为</w:t>
            </w:r>
            <w:r w:rsidRPr="00B67F0C">
              <w:rPr>
                <w:rFonts w:ascii="仿宋" w:hAnsi="仿宋" w:cs="宋体" w:hint="eastAsia"/>
                <w:bCs/>
                <w:color w:val="000000" w:themeColor="text1"/>
                <w:kern w:val="0"/>
                <w:sz w:val="21"/>
                <w:szCs w:val="21"/>
              </w:rPr>
              <w:t>100</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共保保额</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FB5E40">
            <w:pPr>
              <w:widowControl/>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我方保额和保费可自动带出；</w:t>
            </w:r>
            <w:r w:rsidRPr="00B67F0C">
              <w:rPr>
                <w:rFonts w:ascii="仿宋" w:hAnsi="仿宋" w:cs="宋体"/>
                <w:bCs/>
                <w:color w:val="000000" w:themeColor="text1"/>
                <w:kern w:val="0"/>
                <w:sz w:val="21"/>
                <w:szCs w:val="21"/>
              </w:rPr>
              <w:t xml:space="preserve"> </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共保保费</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同上</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手续费</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若</w:t>
            </w:r>
            <w:proofErr w:type="gramStart"/>
            <w:r w:rsidRPr="00B67F0C">
              <w:rPr>
                <w:rFonts w:ascii="仿宋" w:hAnsi="仿宋" w:cs="宋体" w:hint="eastAsia"/>
                <w:bCs/>
                <w:color w:val="000000" w:themeColor="text1"/>
                <w:kern w:val="0"/>
                <w:sz w:val="21"/>
                <w:szCs w:val="21"/>
              </w:rPr>
              <w:t>未协议</w:t>
            </w:r>
            <w:proofErr w:type="gramEnd"/>
            <w:r w:rsidRPr="00B67F0C">
              <w:rPr>
                <w:rFonts w:ascii="仿宋" w:hAnsi="仿宋" w:cs="宋体" w:hint="eastAsia"/>
                <w:bCs/>
                <w:color w:val="000000" w:themeColor="text1"/>
                <w:kern w:val="0"/>
                <w:sz w:val="21"/>
                <w:szCs w:val="21"/>
              </w:rPr>
              <w:t>共保，则根据共保协议系统自动选择费用计入方法，不可修改，若</w:t>
            </w:r>
            <w:proofErr w:type="gramStart"/>
            <w:r w:rsidRPr="00B67F0C">
              <w:rPr>
                <w:rFonts w:ascii="仿宋" w:hAnsi="仿宋" w:cs="宋体" w:hint="eastAsia"/>
                <w:bCs/>
                <w:color w:val="000000" w:themeColor="text1"/>
                <w:kern w:val="0"/>
                <w:sz w:val="21"/>
                <w:szCs w:val="21"/>
              </w:rPr>
              <w:t>未非协议</w:t>
            </w:r>
            <w:proofErr w:type="gramEnd"/>
            <w:r w:rsidRPr="00B67F0C">
              <w:rPr>
                <w:rFonts w:ascii="仿宋" w:hAnsi="仿宋" w:cs="宋体" w:hint="eastAsia"/>
                <w:bCs/>
                <w:color w:val="000000" w:themeColor="text1"/>
                <w:kern w:val="0"/>
                <w:sz w:val="21"/>
                <w:szCs w:val="21"/>
              </w:rPr>
              <w:t>共保，则可编辑</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份额计入</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指只计算我方份额手续费</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全额计入</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指代付他方手续费</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后期将收回</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全额承担</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797B4F">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指手续费都由我方承担</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特殊因子费</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B33DD0">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若</w:t>
            </w:r>
            <w:proofErr w:type="gramStart"/>
            <w:r w:rsidRPr="00B67F0C">
              <w:rPr>
                <w:rFonts w:ascii="仿宋" w:hAnsi="仿宋" w:cs="宋体" w:hint="eastAsia"/>
                <w:bCs/>
                <w:color w:val="000000" w:themeColor="text1"/>
                <w:kern w:val="0"/>
                <w:sz w:val="21"/>
                <w:szCs w:val="21"/>
              </w:rPr>
              <w:t>未协议</w:t>
            </w:r>
            <w:proofErr w:type="gramEnd"/>
            <w:r w:rsidRPr="00B67F0C">
              <w:rPr>
                <w:rFonts w:ascii="仿宋" w:hAnsi="仿宋" w:cs="宋体" w:hint="eastAsia"/>
                <w:bCs/>
                <w:color w:val="000000" w:themeColor="text1"/>
                <w:kern w:val="0"/>
                <w:sz w:val="21"/>
                <w:szCs w:val="21"/>
              </w:rPr>
              <w:t>共保，则根据共保协议系统自动选择费用计入方法，不可修改，若</w:t>
            </w:r>
            <w:proofErr w:type="gramStart"/>
            <w:r w:rsidRPr="00B67F0C">
              <w:rPr>
                <w:rFonts w:ascii="仿宋" w:hAnsi="仿宋" w:cs="宋体" w:hint="eastAsia"/>
                <w:bCs/>
                <w:color w:val="000000" w:themeColor="text1"/>
                <w:kern w:val="0"/>
                <w:sz w:val="21"/>
                <w:szCs w:val="21"/>
              </w:rPr>
              <w:t>未非协议</w:t>
            </w:r>
            <w:proofErr w:type="gramEnd"/>
            <w:r w:rsidRPr="00B67F0C">
              <w:rPr>
                <w:rFonts w:ascii="仿宋" w:hAnsi="仿宋" w:cs="宋体" w:hint="eastAsia"/>
                <w:bCs/>
                <w:color w:val="000000" w:themeColor="text1"/>
                <w:kern w:val="0"/>
                <w:sz w:val="21"/>
                <w:szCs w:val="21"/>
              </w:rPr>
              <w:t>共保，则可编辑。</w:t>
            </w:r>
            <w:r w:rsidRPr="00B67F0C">
              <w:rPr>
                <w:rFonts w:ascii="仿宋" w:hAnsi="仿宋" w:cs="宋体"/>
                <w:bCs/>
                <w:color w:val="000000" w:themeColor="text1"/>
                <w:kern w:val="0"/>
                <w:sz w:val="21"/>
                <w:szCs w:val="21"/>
              </w:rPr>
              <w:t>目前都为</w:t>
            </w:r>
            <w:r w:rsidRPr="00B67F0C">
              <w:rPr>
                <w:rFonts w:ascii="仿宋" w:hAnsi="仿宋" w:cs="宋体" w:hint="eastAsia"/>
                <w:bCs/>
                <w:color w:val="000000" w:themeColor="text1"/>
                <w:kern w:val="0"/>
                <w:sz w:val="21"/>
                <w:szCs w:val="21"/>
              </w:rPr>
              <w:t>0</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797B4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份额计入</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535B57">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指只计算我方</w:t>
            </w:r>
            <w:r w:rsidRPr="00B67F0C">
              <w:rPr>
                <w:rFonts w:ascii="仿宋" w:hAnsi="仿宋" w:cs="宋体" w:hint="eastAsia"/>
                <w:bCs/>
                <w:color w:val="000000" w:themeColor="text1"/>
                <w:kern w:val="0"/>
                <w:sz w:val="21"/>
                <w:szCs w:val="21"/>
              </w:rPr>
              <w:t>特殊</w:t>
            </w:r>
            <w:r w:rsidRPr="00B67F0C">
              <w:rPr>
                <w:rFonts w:ascii="仿宋" w:hAnsi="仿宋" w:cs="宋体"/>
                <w:bCs/>
                <w:color w:val="000000" w:themeColor="text1"/>
                <w:kern w:val="0"/>
                <w:sz w:val="21"/>
                <w:szCs w:val="21"/>
              </w:rPr>
              <w:t>因子费</w:t>
            </w:r>
            <w:r w:rsidRPr="00B67F0C">
              <w:rPr>
                <w:rFonts w:ascii="仿宋" w:hAnsi="仿宋" w:cs="宋体" w:hint="eastAsia"/>
                <w:bCs/>
                <w:color w:val="000000" w:themeColor="text1"/>
                <w:kern w:val="0"/>
                <w:sz w:val="21"/>
                <w:szCs w:val="21"/>
              </w:rPr>
              <w:t>，</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全额计入</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可选择</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B33DD0">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指代付他方特殊因子费</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后期将收回</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新增</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B33DD0">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单击按钮新增共保信息</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删除</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B33DD0">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单击按钮删除本行共保信息</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取消</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2576DD">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单击按钮</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主共保信息</w:t>
            </w:r>
            <w:r w:rsidRPr="00B67F0C">
              <w:rPr>
                <w:rFonts w:ascii="仿宋" w:hAnsi="仿宋" w:cs="宋体" w:hint="eastAsia"/>
                <w:bCs/>
                <w:color w:val="000000" w:themeColor="text1"/>
                <w:kern w:val="0"/>
                <w:sz w:val="21"/>
                <w:szCs w:val="21"/>
              </w:rPr>
              <w:t>返回初始状态</w:t>
            </w:r>
          </w:p>
        </w:tc>
        <w:tc>
          <w:tcPr>
            <w:tcW w:w="1130" w:type="dxa"/>
          </w:tcPr>
          <w:p w:rsidR="005F4BCC" w:rsidRPr="00B67F0C" w:rsidRDefault="005F4BCC" w:rsidP="00797B4F">
            <w:pPr>
              <w:widowControl/>
              <w:jc w:val="center"/>
              <w:rPr>
                <w:noProof/>
                <w:color w:val="000000" w:themeColor="text1"/>
              </w:rPr>
            </w:pPr>
          </w:p>
        </w:tc>
      </w:tr>
      <w:tr w:rsidR="00B67F0C" w:rsidRPr="00B67F0C" w:rsidTr="00C22265">
        <w:trPr>
          <w:trHeight w:val="413"/>
          <w:jc w:val="center"/>
        </w:trPr>
        <w:tc>
          <w:tcPr>
            <w:tcW w:w="1463"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计算</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1130" w:type="dxa"/>
          </w:tcPr>
          <w:p w:rsidR="005F4BCC" w:rsidRPr="00B67F0C" w:rsidRDefault="005F4BCC"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539" w:type="dxa"/>
          </w:tcPr>
          <w:p w:rsidR="005F4BCC" w:rsidRPr="00B67F0C" w:rsidRDefault="005F4BCC" w:rsidP="00895078">
            <w:pPr>
              <w:widowControl/>
              <w:jc w:val="left"/>
              <w:rPr>
                <w:rFonts w:ascii="仿宋" w:hAnsi="仿宋" w:cs="宋体"/>
                <w:bCs/>
                <w:color w:val="000000" w:themeColor="text1"/>
                <w:kern w:val="0"/>
                <w:sz w:val="21"/>
                <w:szCs w:val="21"/>
              </w:rPr>
            </w:pPr>
            <w:r w:rsidRPr="00B67F0C">
              <w:rPr>
                <w:rFonts w:ascii="仿宋" w:hAnsi="仿宋" w:cs="宋体"/>
                <w:bCs/>
                <w:color w:val="000000" w:themeColor="text1"/>
                <w:kern w:val="0"/>
                <w:sz w:val="21"/>
                <w:szCs w:val="21"/>
              </w:rPr>
              <w:t>单击计算</w:t>
            </w:r>
            <w:r w:rsidRPr="00B67F0C">
              <w:rPr>
                <w:rFonts w:ascii="仿宋" w:hAnsi="仿宋" w:cs="宋体" w:hint="eastAsia"/>
                <w:bCs/>
                <w:color w:val="000000" w:themeColor="text1"/>
                <w:kern w:val="0"/>
                <w:sz w:val="21"/>
                <w:szCs w:val="21"/>
              </w:rPr>
              <w:t>，</w:t>
            </w:r>
            <w:r w:rsidRPr="00B67F0C">
              <w:rPr>
                <w:rFonts w:ascii="仿宋" w:hAnsi="仿宋" w:cs="宋体"/>
                <w:bCs/>
                <w:color w:val="000000" w:themeColor="text1"/>
                <w:kern w:val="0"/>
                <w:sz w:val="21"/>
                <w:szCs w:val="21"/>
              </w:rPr>
              <w:t>系统校验共保信息是否填写完成</w:t>
            </w:r>
            <w:r w:rsidRPr="00B67F0C">
              <w:rPr>
                <w:rFonts w:ascii="仿宋" w:hAnsi="仿宋" w:cs="宋体" w:hint="eastAsia"/>
                <w:bCs/>
                <w:color w:val="000000" w:themeColor="text1"/>
                <w:kern w:val="0"/>
                <w:sz w:val="21"/>
                <w:szCs w:val="21"/>
              </w:rPr>
              <w:t>，若未填写完整则系统提示“请录入***”；若已录入，</w:t>
            </w:r>
            <w:r w:rsidR="00F4230E" w:rsidRPr="00B67F0C">
              <w:rPr>
                <w:rFonts w:ascii="仿宋" w:hAnsi="仿宋" w:cs="宋体" w:hint="eastAsia"/>
                <w:bCs/>
                <w:color w:val="000000" w:themeColor="text1"/>
                <w:kern w:val="0"/>
                <w:sz w:val="21"/>
                <w:szCs w:val="21"/>
              </w:rPr>
              <w:t>根</w:t>
            </w:r>
            <w:r w:rsidR="00F4230E" w:rsidRPr="00B67F0C">
              <w:rPr>
                <w:rFonts w:ascii="仿宋" w:hAnsi="仿宋" w:cs="宋体" w:hint="eastAsia"/>
                <w:bCs/>
                <w:color w:val="000000" w:themeColor="text1"/>
                <w:kern w:val="0"/>
                <w:sz w:val="21"/>
                <w:szCs w:val="21"/>
              </w:rPr>
              <w:lastRenderedPageBreak/>
              <w:t>据总保额和保费计算各方金额，并与系统中的我方保额和保费进行比较，如果金额差距超过正负10元，则系统给予提示，且不允许通过，如有需要调整保额保费信息则需要调整投保单录入页面的我方信息；最后一个共保方需要系统自动调整尾差</w:t>
            </w:r>
            <w:r w:rsidRPr="00B67F0C">
              <w:rPr>
                <w:rFonts w:ascii="仿宋" w:hAnsi="仿宋" w:cs="宋体" w:hint="eastAsia"/>
                <w:bCs/>
                <w:color w:val="000000" w:themeColor="text1"/>
                <w:kern w:val="0"/>
                <w:sz w:val="21"/>
                <w:szCs w:val="21"/>
              </w:rPr>
              <w:t>，生成手续费/经纪费、特殊因子共保信息及共保方补贴信息，如图</w:t>
            </w:r>
            <w:r w:rsidR="00895078" w:rsidRPr="00B67F0C">
              <w:rPr>
                <w:rFonts w:ascii="仿宋" w:hAnsi="仿宋" w:cs="宋体" w:hint="eastAsia"/>
                <w:bCs/>
                <w:color w:val="000000" w:themeColor="text1"/>
                <w:kern w:val="0"/>
                <w:sz w:val="21"/>
                <w:szCs w:val="21"/>
              </w:rPr>
              <w:t>12</w:t>
            </w:r>
          </w:p>
        </w:tc>
        <w:tc>
          <w:tcPr>
            <w:tcW w:w="1130" w:type="dxa"/>
          </w:tcPr>
          <w:p w:rsidR="005F4BCC" w:rsidRPr="00B67F0C" w:rsidRDefault="005F4BCC" w:rsidP="00797B4F">
            <w:pPr>
              <w:widowControl/>
              <w:jc w:val="center"/>
              <w:rPr>
                <w:noProof/>
                <w:color w:val="000000" w:themeColor="text1"/>
              </w:rPr>
            </w:pPr>
          </w:p>
        </w:tc>
      </w:tr>
    </w:tbl>
    <w:p w:rsidR="00271481" w:rsidRPr="00B67F0C" w:rsidRDefault="00B96E27" w:rsidP="006E3B49">
      <w:pPr>
        <w:rPr>
          <w:color w:val="000000" w:themeColor="text1"/>
        </w:rPr>
      </w:pPr>
      <w:r w:rsidRPr="00B67F0C">
        <w:rPr>
          <w:color w:val="000000" w:themeColor="text1"/>
        </w:rPr>
        <w:lastRenderedPageBreak/>
        <w:t>选项说明</w:t>
      </w:r>
      <w:r w:rsidRPr="00B67F0C">
        <w:rPr>
          <w:rFonts w:hint="eastAsia"/>
          <w:color w:val="000000" w:themeColor="text1"/>
        </w:rPr>
        <w:t>：</w:t>
      </w:r>
    </w:p>
    <w:p w:rsidR="00271481" w:rsidRPr="00B67F0C" w:rsidRDefault="00271481" w:rsidP="00271481">
      <w:pPr>
        <w:rPr>
          <w:color w:val="000000" w:themeColor="text1"/>
        </w:rPr>
      </w:pPr>
      <w:r w:rsidRPr="00B67F0C">
        <w:rPr>
          <w:rFonts w:hint="eastAsia"/>
          <w:color w:val="000000" w:themeColor="text1"/>
        </w:rPr>
        <w:t>1.</w:t>
      </w:r>
      <w:r w:rsidRPr="00B67F0C">
        <w:rPr>
          <w:rFonts w:hint="eastAsia"/>
          <w:color w:val="000000" w:themeColor="text1"/>
        </w:rPr>
        <w:t>【上传影像】按钮</w:t>
      </w:r>
    </w:p>
    <w:p w:rsidR="00271481" w:rsidRPr="00B67F0C" w:rsidRDefault="00271481" w:rsidP="00271481">
      <w:pPr>
        <w:ind w:left="420"/>
        <w:rPr>
          <w:color w:val="000000" w:themeColor="text1"/>
          <w:lang w:val="zh-CN"/>
        </w:rPr>
      </w:pPr>
      <w:r w:rsidRPr="00B67F0C">
        <w:rPr>
          <w:rFonts w:hint="eastAsia"/>
          <w:color w:val="000000" w:themeColor="text1"/>
          <w:lang w:val="zh-CN"/>
        </w:rPr>
        <w:t>用户点击【上传影像】按钮后，系统弹出上传影像独立页面，用户在此页面进行上传操作。</w:t>
      </w:r>
    </w:p>
    <w:p w:rsidR="00271481" w:rsidRPr="00B67F0C" w:rsidRDefault="00271481" w:rsidP="00271481">
      <w:pPr>
        <w:rPr>
          <w:color w:val="000000" w:themeColor="text1"/>
        </w:rPr>
      </w:pPr>
      <w:r w:rsidRPr="00B67F0C">
        <w:rPr>
          <w:rFonts w:hint="eastAsia"/>
          <w:color w:val="000000" w:themeColor="text1"/>
        </w:rPr>
        <w:t>2.</w:t>
      </w:r>
      <w:r w:rsidRPr="00B67F0C">
        <w:rPr>
          <w:rFonts w:hint="eastAsia"/>
          <w:color w:val="000000" w:themeColor="text1"/>
        </w:rPr>
        <w:t>【影像查看】按钮</w:t>
      </w:r>
    </w:p>
    <w:p w:rsidR="00271481" w:rsidRPr="00B67F0C" w:rsidRDefault="00271481" w:rsidP="00271481">
      <w:pPr>
        <w:ind w:left="420"/>
        <w:rPr>
          <w:color w:val="000000" w:themeColor="text1"/>
          <w:lang w:val="zh-CN"/>
        </w:rPr>
      </w:pPr>
      <w:r w:rsidRPr="00B67F0C">
        <w:rPr>
          <w:rFonts w:hint="eastAsia"/>
          <w:color w:val="000000" w:themeColor="text1"/>
          <w:lang w:val="zh-CN"/>
        </w:rPr>
        <w:t>初始页面为禁用状态，上传影像后可使用。用户点击【影像查看】按钮后，系统弹出影像资料独立页面，用户在此进行查看。</w:t>
      </w:r>
    </w:p>
    <w:p w:rsidR="00271481" w:rsidRPr="00B67F0C" w:rsidRDefault="00271481" w:rsidP="00271481">
      <w:pPr>
        <w:rPr>
          <w:color w:val="000000" w:themeColor="text1"/>
        </w:rPr>
      </w:pPr>
      <w:r w:rsidRPr="00B67F0C">
        <w:rPr>
          <w:rFonts w:hint="eastAsia"/>
          <w:color w:val="000000" w:themeColor="text1"/>
        </w:rPr>
        <w:t>3.</w:t>
      </w:r>
      <w:r w:rsidRPr="00B67F0C">
        <w:rPr>
          <w:rFonts w:hint="eastAsia"/>
          <w:color w:val="000000" w:themeColor="text1"/>
        </w:rPr>
        <w:t>【分户清单下载】按钮</w:t>
      </w:r>
    </w:p>
    <w:p w:rsidR="00271481" w:rsidRDefault="00271481" w:rsidP="00271481">
      <w:pPr>
        <w:ind w:left="420"/>
        <w:rPr>
          <w:color w:val="000000" w:themeColor="text1"/>
          <w:lang w:val="zh-CN"/>
        </w:rPr>
      </w:pPr>
      <w:r w:rsidRPr="00B67F0C">
        <w:rPr>
          <w:rFonts w:hint="eastAsia"/>
          <w:color w:val="000000" w:themeColor="text1"/>
          <w:lang w:val="zh-CN"/>
        </w:rPr>
        <w:t>初始页面为禁用状态，关联清单并计算后可使用</w:t>
      </w:r>
      <w:r w:rsidR="00C55D8C" w:rsidRPr="00B67F0C">
        <w:rPr>
          <w:rFonts w:hint="eastAsia"/>
          <w:color w:val="000000" w:themeColor="text1"/>
          <w:lang w:val="zh-CN"/>
        </w:rPr>
        <w:t>养殖险若未录入耳标号，则分户清单拆分至标的维度即可，耳标号补录后再拆分至耳标号维度。</w:t>
      </w:r>
    </w:p>
    <w:p w:rsidR="0070681D" w:rsidRPr="00B67F0C" w:rsidRDefault="00D44B0B" w:rsidP="00271481">
      <w:pPr>
        <w:ind w:left="420"/>
        <w:rPr>
          <w:color w:val="000000" w:themeColor="text1"/>
          <w:lang w:val="zh-CN"/>
        </w:rPr>
      </w:pPr>
      <w:r>
        <w:rPr>
          <w:color w:val="000000" w:themeColor="text1"/>
          <w:lang w:val="zh-CN"/>
        </w:rPr>
        <w:object w:dxaOrig="1508" w:dyaOrig="923">
          <v:shape id="_x0000_i1033" type="#_x0000_t75" style="width:75.15pt;height:46.35pt" o:ole="">
            <v:imagedata r:id="rId23" o:title=""/>
          </v:shape>
          <o:OLEObject Type="Embed" ProgID="Excel.Sheet.12" ShapeID="_x0000_i1033" DrawAspect="Icon" ObjectID="_1579702827" r:id="rId24"/>
        </w:object>
      </w:r>
    </w:p>
    <w:p w:rsidR="00271481" w:rsidRPr="00B67F0C" w:rsidRDefault="00271481" w:rsidP="00271481">
      <w:pPr>
        <w:rPr>
          <w:color w:val="000000" w:themeColor="text1"/>
        </w:rPr>
      </w:pPr>
      <w:r w:rsidRPr="00B67F0C">
        <w:rPr>
          <w:rFonts w:hint="eastAsia"/>
          <w:color w:val="000000" w:themeColor="text1"/>
          <w:lang w:val="zh-CN"/>
        </w:rPr>
        <w:t>4.</w:t>
      </w:r>
      <w:r w:rsidRPr="00B67F0C">
        <w:rPr>
          <w:rFonts w:hint="eastAsia"/>
          <w:color w:val="000000" w:themeColor="text1"/>
        </w:rPr>
        <w:t xml:space="preserve"> </w:t>
      </w:r>
      <w:r w:rsidRPr="00B67F0C">
        <w:rPr>
          <w:rFonts w:hint="eastAsia"/>
          <w:color w:val="000000" w:themeColor="text1"/>
        </w:rPr>
        <w:t>【查看核保信息】按钮</w:t>
      </w:r>
    </w:p>
    <w:p w:rsidR="00271481" w:rsidRPr="00B67F0C" w:rsidRDefault="00271481" w:rsidP="00271481">
      <w:pPr>
        <w:ind w:left="420"/>
        <w:rPr>
          <w:color w:val="000000" w:themeColor="text1"/>
          <w:lang w:val="zh-CN"/>
        </w:rPr>
      </w:pPr>
      <w:r w:rsidRPr="00B67F0C">
        <w:rPr>
          <w:rFonts w:hint="eastAsia"/>
          <w:color w:val="000000" w:themeColor="text1"/>
          <w:lang w:val="zh-CN"/>
        </w:rPr>
        <w:t>禁用</w:t>
      </w:r>
    </w:p>
    <w:p w:rsidR="00271481" w:rsidRPr="00B67F0C" w:rsidRDefault="00271481" w:rsidP="00271481">
      <w:pPr>
        <w:rPr>
          <w:color w:val="000000" w:themeColor="text1"/>
        </w:rPr>
      </w:pPr>
      <w:r w:rsidRPr="00B67F0C">
        <w:rPr>
          <w:rFonts w:hint="eastAsia"/>
          <w:color w:val="000000" w:themeColor="text1"/>
        </w:rPr>
        <w:lastRenderedPageBreak/>
        <w:t>5.</w:t>
      </w:r>
      <w:r w:rsidRPr="00B67F0C">
        <w:rPr>
          <w:rFonts w:hint="eastAsia"/>
          <w:color w:val="000000" w:themeColor="text1"/>
        </w:rPr>
        <w:t>【上一步】按钮</w:t>
      </w:r>
    </w:p>
    <w:p w:rsidR="00271481" w:rsidRPr="00B67F0C" w:rsidRDefault="00271481" w:rsidP="0032123C">
      <w:pPr>
        <w:ind w:left="420"/>
        <w:rPr>
          <w:color w:val="000000" w:themeColor="text1"/>
          <w:lang w:val="zh-CN"/>
        </w:rPr>
      </w:pPr>
      <w:r w:rsidRPr="00B67F0C">
        <w:rPr>
          <w:rFonts w:hint="eastAsia"/>
          <w:color w:val="000000" w:themeColor="text1"/>
          <w:lang w:val="zh-CN"/>
        </w:rPr>
        <w:t>用户单击【上一步】按钮，系统页面返回至图</w:t>
      </w:r>
      <w:r w:rsidRPr="00B67F0C">
        <w:rPr>
          <w:rFonts w:hint="eastAsia"/>
          <w:color w:val="000000" w:themeColor="text1"/>
          <w:lang w:val="zh-CN"/>
        </w:rPr>
        <w:t>1</w:t>
      </w:r>
      <w:r w:rsidRPr="00B67F0C">
        <w:rPr>
          <w:rFonts w:hint="eastAsia"/>
          <w:color w:val="000000" w:themeColor="text1"/>
          <w:lang w:val="zh-CN"/>
        </w:rPr>
        <w:t>出单向导。</w:t>
      </w:r>
    </w:p>
    <w:p w:rsidR="00271481" w:rsidRPr="00B67F0C" w:rsidRDefault="00271481" w:rsidP="00271481">
      <w:pPr>
        <w:rPr>
          <w:color w:val="000000" w:themeColor="text1"/>
          <w:lang w:val="zh-CN"/>
        </w:rPr>
      </w:pPr>
      <w:r w:rsidRPr="00B67F0C">
        <w:rPr>
          <w:rFonts w:hint="eastAsia"/>
          <w:color w:val="000000" w:themeColor="text1"/>
          <w:lang w:val="zh-CN"/>
        </w:rPr>
        <w:t>6.</w:t>
      </w:r>
      <w:r w:rsidRPr="00B67F0C">
        <w:rPr>
          <w:rFonts w:hint="eastAsia"/>
          <w:color w:val="000000" w:themeColor="text1"/>
          <w:lang w:val="zh-CN"/>
        </w:rPr>
        <w:t>【保存】按钮</w:t>
      </w:r>
    </w:p>
    <w:p w:rsidR="00271481" w:rsidRPr="00B67F0C" w:rsidRDefault="00271481" w:rsidP="00271481">
      <w:pPr>
        <w:ind w:left="420"/>
        <w:rPr>
          <w:color w:val="000000" w:themeColor="text1"/>
          <w:lang w:val="zh-CN"/>
        </w:rPr>
      </w:pPr>
      <w:r w:rsidRPr="00B67F0C">
        <w:rPr>
          <w:rFonts w:hint="eastAsia"/>
          <w:color w:val="000000" w:themeColor="text1"/>
          <w:lang w:val="zh-CN"/>
        </w:rPr>
        <w:t>单击【保存】按钮，系统进行必录项项校验</w:t>
      </w:r>
      <w:r w:rsidR="0032123C" w:rsidRPr="00B67F0C">
        <w:rPr>
          <w:rFonts w:hint="eastAsia"/>
          <w:color w:val="000000" w:themeColor="text1"/>
          <w:lang w:val="zh-CN"/>
        </w:rPr>
        <w:t>，校验通过提示保存成功！</w:t>
      </w:r>
    </w:p>
    <w:p w:rsidR="00271481" w:rsidRPr="00B67F0C" w:rsidRDefault="00271481" w:rsidP="00271481">
      <w:pPr>
        <w:rPr>
          <w:rFonts w:ascii="仿宋" w:hAnsi="仿宋"/>
          <w:color w:val="000000" w:themeColor="text1"/>
        </w:rPr>
      </w:pPr>
      <w:r w:rsidRPr="00B67F0C">
        <w:rPr>
          <w:rFonts w:ascii="仿宋" w:hAnsi="仿宋" w:hint="eastAsia"/>
          <w:color w:val="000000" w:themeColor="text1"/>
        </w:rPr>
        <w:t>7．【暂存】按钮</w:t>
      </w:r>
    </w:p>
    <w:p w:rsidR="00271481" w:rsidRPr="00B67F0C" w:rsidRDefault="00271481" w:rsidP="0032123C">
      <w:pPr>
        <w:ind w:left="420"/>
        <w:rPr>
          <w:color w:val="000000" w:themeColor="text1"/>
          <w:lang w:val="zh-CN"/>
        </w:rPr>
      </w:pPr>
      <w:r w:rsidRPr="00B67F0C">
        <w:rPr>
          <w:rFonts w:hint="eastAsia"/>
          <w:color w:val="000000" w:themeColor="text1"/>
          <w:lang w:val="zh-CN"/>
        </w:rPr>
        <w:t>用户点击【暂存】按钮，系统保存用户已输入投保单信息，</w:t>
      </w:r>
      <w:proofErr w:type="gramStart"/>
      <w:r w:rsidRPr="00B67F0C">
        <w:rPr>
          <w:rFonts w:hint="eastAsia"/>
          <w:color w:val="000000" w:themeColor="text1"/>
          <w:lang w:val="zh-CN"/>
        </w:rPr>
        <w:t>弹层提示</w:t>
      </w:r>
      <w:proofErr w:type="gramEnd"/>
      <w:r w:rsidRPr="00B67F0C">
        <w:rPr>
          <w:rFonts w:hint="eastAsia"/>
          <w:color w:val="000000" w:themeColor="text1"/>
          <w:lang w:val="zh-CN"/>
        </w:rPr>
        <w:t>“暂存成功！”</w:t>
      </w:r>
    </w:p>
    <w:p w:rsidR="00271481" w:rsidRPr="00B67F0C" w:rsidRDefault="0032123C" w:rsidP="00271481">
      <w:pPr>
        <w:rPr>
          <w:color w:val="000000" w:themeColor="text1"/>
        </w:rPr>
      </w:pPr>
      <w:r w:rsidRPr="00B67F0C">
        <w:rPr>
          <w:rFonts w:hint="eastAsia"/>
          <w:color w:val="000000" w:themeColor="text1"/>
        </w:rPr>
        <w:t>8</w:t>
      </w:r>
      <w:r w:rsidR="00271481" w:rsidRPr="00B67F0C">
        <w:rPr>
          <w:rFonts w:hint="eastAsia"/>
          <w:color w:val="000000" w:themeColor="text1"/>
        </w:rPr>
        <w:t>.</w:t>
      </w:r>
      <w:r w:rsidR="00271481" w:rsidRPr="00B67F0C">
        <w:rPr>
          <w:rFonts w:hint="eastAsia"/>
          <w:color w:val="000000" w:themeColor="text1"/>
        </w:rPr>
        <w:t>【提交核保】按钮</w:t>
      </w:r>
    </w:p>
    <w:p w:rsidR="0032123C" w:rsidRPr="00B67F0C" w:rsidRDefault="0032123C" w:rsidP="0032123C">
      <w:pPr>
        <w:ind w:left="420"/>
        <w:rPr>
          <w:color w:val="000000" w:themeColor="text1"/>
          <w:lang w:val="zh-CN"/>
        </w:rPr>
      </w:pPr>
      <w:r w:rsidRPr="00B67F0C">
        <w:rPr>
          <w:rFonts w:hint="eastAsia"/>
          <w:color w:val="000000" w:themeColor="text1"/>
          <w:lang w:val="zh-CN"/>
        </w:rPr>
        <w:t>初始页面为禁用状态，保存后可提交核保。</w:t>
      </w:r>
    </w:p>
    <w:p w:rsidR="00CE6C52" w:rsidRPr="00B67F0C" w:rsidRDefault="00D7587E" w:rsidP="00D92ADF">
      <w:pPr>
        <w:rPr>
          <w:color w:val="000000" w:themeColor="text1"/>
        </w:rPr>
      </w:pPr>
      <w:r w:rsidRPr="00B67F0C">
        <w:rPr>
          <w:color w:val="000000" w:themeColor="text1"/>
        </w:rPr>
        <w:object w:dxaOrig="1376" w:dyaOrig="838">
          <v:shape id="_x0000_i1026" type="#_x0000_t75" style="width:69.5pt;height:41.95pt" o:ole="">
            <v:imagedata r:id="rId25" o:title=""/>
          </v:shape>
          <o:OLEObject Type="Embed" ProgID="Excel.Sheet.12" ShapeID="_x0000_i1026" DrawAspect="Icon" ObjectID="_1579702828" r:id="rId26"/>
        </w:object>
      </w:r>
    </w:p>
    <w:p w:rsidR="00324E24" w:rsidRPr="00B67F0C" w:rsidRDefault="00324E24" w:rsidP="004D2571">
      <w:pPr>
        <w:keepNext/>
        <w:rPr>
          <w:color w:val="000000" w:themeColor="text1"/>
        </w:rPr>
      </w:pPr>
      <w:r w:rsidRPr="00B67F0C">
        <w:rPr>
          <w:noProof/>
          <w:color w:val="000000" w:themeColor="text1"/>
        </w:rPr>
        <w:drawing>
          <wp:inline distT="0" distB="0" distL="0" distR="0" wp14:anchorId="7C2B1D07" wp14:editId="1D0585F0">
            <wp:extent cx="5274310" cy="1461423"/>
            <wp:effectExtent l="19050" t="19050" r="21590" b="247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461423"/>
                    </a:xfrm>
                    <a:prstGeom prst="rect">
                      <a:avLst/>
                    </a:prstGeom>
                    <a:ln>
                      <a:solidFill>
                        <a:schemeClr val="bg1">
                          <a:lumMod val="85000"/>
                        </a:schemeClr>
                      </a:solidFill>
                    </a:ln>
                  </pic:spPr>
                </pic:pic>
              </a:graphicData>
            </a:graphic>
          </wp:inline>
        </w:drawing>
      </w:r>
    </w:p>
    <w:p w:rsidR="00324E24" w:rsidRPr="00B67F0C" w:rsidRDefault="00324E24"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8</w:t>
      </w:r>
      <w:r w:rsidRPr="00B67F0C">
        <w:rPr>
          <w:color w:val="000000" w:themeColor="text1"/>
        </w:rPr>
        <w:fldChar w:fldCharType="end"/>
      </w:r>
      <w:r w:rsidRPr="00B67F0C">
        <w:rPr>
          <w:color w:val="000000" w:themeColor="text1"/>
        </w:rPr>
        <w:t>标的列表</w:t>
      </w:r>
    </w:p>
    <w:p w:rsidR="00271481" w:rsidRPr="00B67F0C" w:rsidRDefault="005A3B7B" w:rsidP="006E3B49">
      <w:pPr>
        <w:rPr>
          <w:color w:val="000000" w:themeColor="text1"/>
        </w:rPr>
      </w:pPr>
      <w:r w:rsidRPr="00B67F0C">
        <w:rPr>
          <w:noProof/>
          <w:color w:val="000000" w:themeColor="text1"/>
        </w:rPr>
        <w:lastRenderedPageBreak/>
        <w:drawing>
          <wp:inline distT="0" distB="0" distL="0" distR="0" wp14:anchorId="4C7E6370" wp14:editId="27B9ABD0">
            <wp:extent cx="5274310" cy="2873400"/>
            <wp:effectExtent l="19050" t="19050" r="21590" b="222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73400"/>
                    </a:xfrm>
                    <a:prstGeom prst="rect">
                      <a:avLst/>
                    </a:prstGeom>
                    <a:ln>
                      <a:solidFill>
                        <a:schemeClr val="bg1">
                          <a:lumMod val="85000"/>
                        </a:schemeClr>
                      </a:solidFill>
                    </a:ln>
                  </pic:spPr>
                </pic:pic>
              </a:graphicData>
            </a:graphic>
          </wp:inline>
        </w:drawing>
      </w:r>
    </w:p>
    <w:p w:rsidR="005A3B7B" w:rsidRPr="00B67F0C" w:rsidRDefault="005A3B7B" w:rsidP="005A3B7B">
      <w:pPr>
        <w:keepNext/>
        <w:rPr>
          <w:color w:val="000000" w:themeColor="text1"/>
        </w:rPr>
      </w:pPr>
      <w:r w:rsidRPr="00B67F0C">
        <w:rPr>
          <w:noProof/>
          <w:color w:val="000000" w:themeColor="text1"/>
        </w:rPr>
        <w:drawing>
          <wp:inline distT="0" distB="0" distL="0" distR="0" wp14:anchorId="1FC024B7" wp14:editId="294D3CF3">
            <wp:extent cx="5274310" cy="2418003"/>
            <wp:effectExtent l="19050" t="19050" r="21590" b="209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18003"/>
                    </a:xfrm>
                    <a:prstGeom prst="rect">
                      <a:avLst/>
                    </a:prstGeom>
                    <a:ln>
                      <a:solidFill>
                        <a:schemeClr val="bg1">
                          <a:lumMod val="85000"/>
                        </a:schemeClr>
                      </a:solidFill>
                    </a:ln>
                  </pic:spPr>
                </pic:pic>
              </a:graphicData>
            </a:graphic>
          </wp:inline>
        </w:drawing>
      </w:r>
    </w:p>
    <w:p w:rsidR="005A3B7B" w:rsidRPr="00B67F0C" w:rsidRDefault="005A3B7B" w:rsidP="005A3B7B">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9</w:t>
      </w:r>
      <w:r w:rsidRPr="00B67F0C">
        <w:rPr>
          <w:color w:val="000000" w:themeColor="text1"/>
        </w:rPr>
        <w:fldChar w:fldCharType="end"/>
      </w:r>
      <w:r w:rsidRPr="00B67F0C">
        <w:rPr>
          <w:color w:val="000000" w:themeColor="text1"/>
        </w:rPr>
        <w:t>单位</w:t>
      </w:r>
    </w:p>
    <w:p w:rsidR="00C20C5A" w:rsidRPr="00B67F0C" w:rsidRDefault="00C20C5A" w:rsidP="00C20C5A">
      <w:pPr>
        <w:keepNext/>
        <w:jc w:val="center"/>
        <w:rPr>
          <w:color w:val="000000" w:themeColor="text1"/>
        </w:rPr>
      </w:pPr>
      <w:r w:rsidRPr="00B67F0C">
        <w:rPr>
          <w:noProof/>
          <w:color w:val="000000" w:themeColor="text1"/>
        </w:rPr>
        <w:drawing>
          <wp:inline distT="0" distB="0" distL="0" distR="0" wp14:anchorId="190A3A2A" wp14:editId="38660C04">
            <wp:extent cx="2717800" cy="1397000"/>
            <wp:effectExtent l="19050" t="19050" r="254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17800" cy="1397000"/>
                    </a:xfrm>
                    <a:prstGeom prst="rect">
                      <a:avLst/>
                    </a:prstGeom>
                    <a:ln>
                      <a:solidFill>
                        <a:schemeClr val="bg1">
                          <a:lumMod val="85000"/>
                        </a:schemeClr>
                      </a:solidFill>
                    </a:ln>
                  </pic:spPr>
                </pic:pic>
              </a:graphicData>
            </a:graphic>
          </wp:inline>
        </w:drawing>
      </w:r>
    </w:p>
    <w:p w:rsidR="00B96E27" w:rsidRPr="00B67F0C" w:rsidRDefault="00C20C5A" w:rsidP="00C20C5A">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10</w:t>
      </w:r>
      <w:r w:rsidRPr="00B67F0C">
        <w:rPr>
          <w:color w:val="000000" w:themeColor="text1"/>
        </w:rPr>
        <w:fldChar w:fldCharType="end"/>
      </w:r>
      <w:r w:rsidRPr="00B67F0C">
        <w:rPr>
          <w:color w:val="000000" w:themeColor="text1"/>
        </w:rPr>
        <w:t>说明</w:t>
      </w:r>
    </w:p>
    <w:p w:rsidR="00365A8F" w:rsidRPr="00B67F0C" w:rsidRDefault="00F119B9" w:rsidP="006E0884">
      <w:pPr>
        <w:keepNext/>
        <w:jc w:val="center"/>
        <w:rPr>
          <w:color w:val="000000" w:themeColor="text1"/>
        </w:rPr>
      </w:pPr>
      <w:r w:rsidRPr="00B67F0C">
        <w:rPr>
          <w:noProof/>
          <w:color w:val="000000" w:themeColor="text1"/>
        </w:rPr>
        <w:lastRenderedPageBreak/>
        <mc:AlternateContent>
          <mc:Choice Requires="wps">
            <w:drawing>
              <wp:anchor distT="0" distB="0" distL="114300" distR="114300" simplePos="0" relativeHeight="251662336" behindDoc="0" locked="0" layoutInCell="1" allowOverlap="1" wp14:anchorId="24C684F8" wp14:editId="6EE7E8CB">
                <wp:simplePos x="0" y="0"/>
                <wp:positionH relativeFrom="column">
                  <wp:posOffset>501650</wp:posOffset>
                </wp:positionH>
                <wp:positionV relativeFrom="paragraph">
                  <wp:posOffset>666750</wp:posOffset>
                </wp:positionV>
                <wp:extent cx="4617720" cy="914400"/>
                <wp:effectExtent l="0" t="0" r="11430" b="19050"/>
                <wp:wrapNone/>
                <wp:docPr id="6" name="矩形 6"/>
                <wp:cNvGraphicFramePr/>
                <a:graphic xmlns:a="http://schemas.openxmlformats.org/drawingml/2006/main">
                  <a:graphicData uri="http://schemas.microsoft.com/office/word/2010/wordprocessingShape">
                    <wps:wsp>
                      <wps:cNvSpPr/>
                      <wps:spPr>
                        <a:xfrm>
                          <a:off x="0" y="0"/>
                          <a:ext cx="4617720" cy="9144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 o:spid="_x0000_s1026" style="position:absolute;left:0;text-align:left;margin-left:39.5pt;margin-top:52.5pt;width:363.6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" filled="f" strokecolor="red" strokeweight="1pt"/>
            </w:pict>
          </mc:Fallback>
        </mc:AlternateContent>
      </w:r>
      <w:r w:rsidR="00496A08" w:rsidRPr="00B67F0C">
        <w:rPr>
          <w:noProof/>
          <w:color w:val="000000" w:themeColor="text1"/>
        </w:rPr>
        <w:drawing>
          <wp:inline distT="0" distB="0" distL="0" distR="0" wp14:anchorId="4EC31C9D" wp14:editId="2E2D8250">
            <wp:extent cx="5274310" cy="3207928"/>
            <wp:effectExtent l="19050" t="19050" r="2159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07928"/>
                    </a:xfrm>
                    <a:prstGeom prst="rect">
                      <a:avLst/>
                    </a:prstGeom>
                    <a:ln>
                      <a:solidFill>
                        <a:schemeClr val="bg1">
                          <a:lumMod val="95000"/>
                        </a:schemeClr>
                      </a:solidFill>
                    </a:ln>
                  </pic:spPr>
                </pic:pic>
              </a:graphicData>
            </a:graphic>
          </wp:inline>
        </w:drawing>
      </w:r>
    </w:p>
    <w:p w:rsidR="00365A8F" w:rsidRPr="00B67F0C" w:rsidRDefault="00365A8F" w:rsidP="00365A8F">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11</w:t>
      </w:r>
      <w:r w:rsidRPr="00B67F0C">
        <w:rPr>
          <w:color w:val="000000" w:themeColor="text1"/>
        </w:rPr>
        <w:fldChar w:fldCharType="end"/>
      </w:r>
      <w:r w:rsidRPr="00B67F0C">
        <w:rPr>
          <w:color w:val="000000" w:themeColor="text1"/>
        </w:rPr>
        <w:t>新增主险</w:t>
      </w:r>
      <w:r w:rsidRPr="00B67F0C">
        <w:rPr>
          <w:rFonts w:hint="eastAsia"/>
          <w:color w:val="000000" w:themeColor="text1"/>
        </w:rPr>
        <w:t>/</w:t>
      </w:r>
      <w:r w:rsidRPr="00B67F0C">
        <w:rPr>
          <w:rFonts w:hint="eastAsia"/>
          <w:color w:val="000000" w:themeColor="text1"/>
        </w:rPr>
        <w:t>附加险</w:t>
      </w:r>
      <w:r w:rsidR="00187C02" w:rsidRPr="00B67F0C">
        <w:rPr>
          <w:rFonts w:hint="eastAsia"/>
          <w:color w:val="000000" w:themeColor="text1"/>
        </w:rPr>
        <w:t>（小麦种植险）</w:t>
      </w:r>
    </w:p>
    <w:p w:rsidR="00B96E27" w:rsidRPr="00B67F0C" w:rsidRDefault="00B96E27" w:rsidP="00B96E27">
      <w:pPr>
        <w:rPr>
          <w:color w:val="000000" w:themeColor="text1"/>
        </w:rPr>
      </w:pPr>
      <w:r w:rsidRPr="00B67F0C">
        <w:rPr>
          <w:rFonts w:hint="eastAsia"/>
          <w:color w:val="000000" w:themeColor="text1"/>
        </w:rPr>
        <w:t>选项和元素说明：</w:t>
      </w:r>
    </w:p>
    <w:p w:rsidR="00B96E27" w:rsidRPr="00B67F0C" w:rsidRDefault="00B96E27" w:rsidP="00B96E27">
      <w:pPr>
        <w:rPr>
          <w:color w:val="000000" w:themeColor="text1"/>
        </w:rPr>
      </w:pPr>
    </w:p>
    <w:tbl>
      <w:tblPr>
        <w:tblStyle w:val="a7"/>
        <w:tblW w:w="7992" w:type="dxa"/>
        <w:jc w:val="center"/>
        <w:tblLook w:val="04A0" w:firstRow="1" w:lastRow="0" w:firstColumn="1" w:lastColumn="0" w:noHBand="0" w:noVBand="1"/>
      </w:tblPr>
      <w:tblGrid>
        <w:gridCol w:w="1301"/>
        <w:gridCol w:w="1441"/>
        <w:gridCol w:w="1578"/>
        <w:gridCol w:w="748"/>
        <w:gridCol w:w="1763"/>
        <w:gridCol w:w="1161"/>
      </w:tblGrid>
      <w:tr w:rsidR="00B67F0C" w:rsidRPr="00B67F0C" w:rsidTr="001833CA">
        <w:trPr>
          <w:trHeight w:val="376"/>
          <w:jc w:val="center"/>
        </w:trPr>
        <w:tc>
          <w:tcPr>
            <w:tcW w:w="7992" w:type="dxa"/>
            <w:gridSpan w:val="6"/>
            <w:shd w:val="clear" w:color="auto" w:fill="B6DDE8" w:themeFill="accent5" w:themeFillTint="66"/>
          </w:tcPr>
          <w:p w:rsidR="00B96E27" w:rsidRPr="00B67F0C" w:rsidRDefault="00895078"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新增主险/附加险</w:t>
            </w:r>
            <w:r w:rsidR="008C5455" w:rsidRPr="00B67F0C">
              <w:rPr>
                <w:rFonts w:ascii="仿宋" w:hAnsi="仿宋" w:cs="宋体" w:hint="eastAsia"/>
                <w:b/>
                <w:color w:val="000000" w:themeColor="text1"/>
                <w:kern w:val="0"/>
                <w:sz w:val="24"/>
                <w:szCs w:val="24"/>
              </w:rPr>
              <w:t>（小麦种植险）</w:t>
            </w:r>
          </w:p>
        </w:tc>
      </w:tr>
      <w:tr w:rsidR="00B67F0C" w:rsidRPr="00B67F0C" w:rsidTr="001833CA">
        <w:trPr>
          <w:trHeight w:val="543"/>
          <w:jc w:val="center"/>
        </w:trPr>
        <w:tc>
          <w:tcPr>
            <w:tcW w:w="1416"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B96E27" w:rsidRPr="00B67F0C" w:rsidRDefault="00B96E27" w:rsidP="001833CA">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1833CA">
        <w:trPr>
          <w:trHeight w:val="413"/>
          <w:jc w:val="center"/>
        </w:trPr>
        <w:tc>
          <w:tcPr>
            <w:tcW w:w="1416" w:type="dxa"/>
          </w:tcPr>
          <w:p w:rsidR="00B96E27"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标的序号</w:t>
            </w:r>
          </w:p>
        </w:tc>
        <w:tc>
          <w:tcPr>
            <w:tcW w:w="1575" w:type="dxa"/>
          </w:tcPr>
          <w:p w:rsidR="00B96E27"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B96E27"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B96E27" w:rsidRPr="00B67F0C" w:rsidRDefault="00B96E27" w:rsidP="001833CA">
            <w:pPr>
              <w:widowControl/>
              <w:jc w:val="center"/>
              <w:rPr>
                <w:rFonts w:ascii="仿宋" w:hAnsi="仿宋" w:cs="宋体"/>
                <w:color w:val="000000" w:themeColor="text1"/>
                <w:kern w:val="0"/>
                <w:sz w:val="21"/>
                <w:szCs w:val="21"/>
              </w:rPr>
            </w:pPr>
          </w:p>
        </w:tc>
        <w:tc>
          <w:tcPr>
            <w:tcW w:w="1888" w:type="dxa"/>
          </w:tcPr>
          <w:p w:rsidR="00B96E27" w:rsidRPr="00B67F0C" w:rsidRDefault="006E0884"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根据新增信息自动编号</w:t>
            </w:r>
          </w:p>
        </w:tc>
        <w:tc>
          <w:tcPr>
            <w:tcW w:w="596" w:type="dxa"/>
          </w:tcPr>
          <w:p w:rsidR="00B96E27" w:rsidRPr="00B67F0C" w:rsidRDefault="00B96E27"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主险/附加险</w:t>
            </w:r>
          </w:p>
        </w:tc>
        <w:tc>
          <w:tcPr>
            <w:tcW w:w="1575"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单选</w:t>
            </w:r>
          </w:p>
        </w:tc>
        <w:tc>
          <w:tcPr>
            <w:tcW w:w="1730"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AB0C31" w:rsidRPr="00B67F0C" w:rsidRDefault="00AB0C31" w:rsidP="001833CA">
            <w:pPr>
              <w:widowControl/>
              <w:jc w:val="left"/>
              <w:rPr>
                <w:rFonts w:ascii="仿宋" w:hAnsi="仿宋" w:cs="宋体"/>
                <w:bCs/>
                <w:color w:val="000000" w:themeColor="text1"/>
                <w:kern w:val="0"/>
                <w:sz w:val="21"/>
                <w:szCs w:val="21"/>
                <w:lang w:val="zh-CN"/>
              </w:rPr>
            </w:pPr>
          </w:p>
        </w:tc>
        <w:tc>
          <w:tcPr>
            <w:tcW w:w="59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1833CA">
        <w:trPr>
          <w:trHeight w:val="413"/>
          <w:jc w:val="center"/>
        </w:trPr>
        <w:tc>
          <w:tcPr>
            <w:tcW w:w="141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险别</w:t>
            </w:r>
          </w:p>
        </w:tc>
        <w:tc>
          <w:tcPr>
            <w:tcW w:w="1575"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检索框</w:t>
            </w:r>
          </w:p>
        </w:tc>
        <w:tc>
          <w:tcPr>
            <w:tcW w:w="1730"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AB0C31" w:rsidRPr="00B67F0C" w:rsidRDefault="00AB0C31"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根据条款带</w:t>
            </w:r>
            <w:proofErr w:type="gramStart"/>
            <w:r w:rsidRPr="00B67F0C">
              <w:rPr>
                <w:rFonts w:ascii="仿宋" w:hAnsi="仿宋" w:cs="宋体"/>
                <w:bCs/>
                <w:color w:val="000000" w:themeColor="text1"/>
                <w:kern w:val="0"/>
                <w:sz w:val="21"/>
                <w:szCs w:val="21"/>
                <w:lang w:val="zh-CN"/>
              </w:rPr>
              <w:t>出险别供选择</w:t>
            </w:r>
            <w:proofErr w:type="gramEnd"/>
          </w:p>
        </w:tc>
        <w:tc>
          <w:tcPr>
            <w:tcW w:w="596" w:type="dxa"/>
          </w:tcPr>
          <w:p w:rsidR="00AB0C31" w:rsidRPr="00B67F0C" w:rsidRDefault="00AB0C31"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标的类别</w:t>
            </w:r>
          </w:p>
        </w:tc>
        <w:tc>
          <w:tcPr>
            <w:tcW w:w="1575"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检索框</w:t>
            </w:r>
          </w:p>
        </w:tc>
        <w:tc>
          <w:tcPr>
            <w:tcW w:w="1730"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AB0C31" w:rsidRPr="00B67F0C" w:rsidRDefault="00AB0C31" w:rsidP="001833CA">
            <w:pPr>
              <w:widowControl/>
              <w:jc w:val="center"/>
              <w:rPr>
                <w:rFonts w:ascii="仿宋" w:hAnsi="仿宋" w:cs="宋体"/>
                <w:color w:val="000000" w:themeColor="text1"/>
                <w:kern w:val="0"/>
                <w:sz w:val="21"/>
                <w:szCs w:val="21"/>
              </w:rPr>
            </w:pPr>
          </w:p>
        </w:tc>
        <w:tc>
          <w:tcPr>
            <w:tcW w:w="1888" w:type="dxa"/>
          </w:tcPr>
          <w:p w:rsidR="00AB0C31" w:rsidRPr="00B67F0C" w:rsidRDefault="00AB0C31"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单击可选择</w:t>
            </w:r>
            <w:r w:rsidRPr="00B67F0C">
              <w:rPr>
                <w:rFonts w:ascii="仿宋" w:hAnsi="仿宋" w:cs="宋体" w:hint="eastAsia"/>
                <w:bCs/>
                <w:color w:val="000000" w:themeColor="text1"/>
                <w:kern w:val="0"/>
                <w:sz w:val="21"/>
                <w:szCs w:val="21"/>
                <w:lang w:val="zh-CN"/>
              </w:rPr>
              <w:t>，也可检索，</w:t>
            </w:r>
            <w:proofErr w:type="gramStart"/>
            <w:r w:rsidRPr="00B67F0C">
              <w:rPr>
                <w:rFonts w:ascii="仿宋" w:hAnsi="仿宋" w:cs="宋体" w:hint="eastAsia"/>
                <w:bCs/>
                <w:color w:val="000000" w:themeColor="text1"/>
                <w:kern w:val="0"/>
                <w:sz w:val="21"/>
                <w:szCs w:val="21"/>
                <w:lang w:val="zh-CN"/>
              </w:rPr>
              <w:t>标别类别</w:t>
            </w:r>
            <w:proofErr w:type="gramEnd"/>
            <w:r w:rsidRPr="00B67F0C">
              <w:rPr>
                <w:rFonts w:ascii="仿宋" w:hAnsi="仿宋" w:cs="宋体" w:hint="eastAsia"/>
                <w:bCs/>
                <w:color w:val="000000" w:themeColor="text1"/>
                <w:kern w:val="0"/>
                <w:sz w:val="21"/>
                <w:szCs w:val="21"/>
                <w:lang w:val="zh-CN"/>
              </w:rPr>
              <w:t>选择如冬小麦、春小麦。</w:t>
            </w:r>
          </w:p>
        </w:tc>
        <w:tc>
          <w:tcPr>
            <w:tcW w:w="596" w:type="dxa"/>
          </w:tcPr>
          <w:p w:rsidR="00AB0C31" w:rsidRPr="00B67F0C" w:rsidRDefault="00AB0C31"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标的项目</w:t>
            </w:r>
          </w:p>
        </w:tc>
        <w:tc>
          <w:tcPr>
            <w:tcW w:w="1575"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AB0C31" w:rsidRPr="00B67F0C" w:rsidRDefault="00AB0C31" w:rsidP="001833CA">
            <w:pPr>
              <w:widowControl/>
              <w:jc w:val="center"/>
              <w:rPr>
                <w:rFonts w:ascii="仿宋" w:hAnsi="仿宋" w:cs="宋体"/>
                <w:color w:val="000000" w:themeColor="text1"/>
                <w:kern w:val="0"/>
                <w:sz w:val="21"/>
                <w:szCs w:val="21"/>
              </w:rPr>
            </w:pPr>
          </w:p>
        </w:tc>
        <w:tc>
          <w:tcPr>
            <w:tcW w:w="1888" w:type="dxa"/>
          </w:tcPr>
          <w:p w:rsidR="00AB0C31" w:rsidRPr="00B67F0C" w:rsidRDefault="00AB0C31"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与标的类别联动显示</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基本与标的类别一致</w:t>
            </w:r>
          </w:p>
        </w:tc>
        <w:tc>
          <w:tcPr>
            <w:tcW w:w="596" w:type="dxa"/>
          </w:tcPr>
          <w:p w:rsidR="00AB0C31" w:rsidRPr="00B67F0C" w:rsidRDefault="00AB0C31"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币别</w:t>
            </w:r>
          </w:p>
        </w:tc>
        <w:tc>
          <w:tcPr>
            <w:tcW w:w="1575"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AB0C31" w:rsidRPr="00B67F0C" w:rsidRDefault="00AB0C31"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AB0C31" w:rsidRPr="00B67F0C" w:rsidRDefault="00AB0C31" w:rsidP="001833CA">
            <w:pPr>
              <w:widowControl/>
              <w:jc w:val="center"/>
              <w:rPr>
                <w:rFonts w:ascii="仿宋" w:hAnsi="仿宋" w:cs="宋体"/>
                <w:color w:val="000000" w:themeColor="text1"/>
                <w:kern w:val="0"/>
                <w:sz w:val="21"/>
                <w:szCs w:val="21"/>
              </w:rPr>
            </w:pPr>
          </w:p>
        </w:tc>
        <w:tc>
          <w:tcPr>
            <w:tcW w:w="1888" w:type="dxa"/>
          </w:tcPr>
          <w:p w:rsidR="00AB0C31" w:rsidRPr="00B67F0C" w:rsidRDefault="00AB0C31" w:rsidP="001833CA">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默认</w:t>
            </w:r>
            <w:r w:rsidRPr="00B67F0C">
              <w:rPr>
                <w:rFonts w:ascii="仿宋" w:hAnsi="仿宋" w:cs="宋体" w:hint="eastAsia"/>
                <w:bCs/>
                <w:color w:val="000000" w:themeColor="text1"/>
                <w:kern w:val="0"/>
                <w:sz w:val="21"/>
                <w:szCs w:val="21"/>
                <w:lang w:val="zh-CN"/>
              </w:rPr>
              <w:t>CNY-人民币</w:t>
            </w:r>
          </w:p>
        </w:tc>
        <w:tc>
          <w:tcPr>
            <w:tcW w:w="596" w:type="dxa"/>
          </w:tcPr>
          <w:p w:rsidR="00AB0C31" w:rsidRPr="00B67F0C" w:rsidRDefault="00AB0C31"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保费计算公式</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选项内容：常规公式、约定公式、</w:t>
            </w:r>
            <w:proofErr w:type="gramStart"/>
            <w:r w:rsidRPr="00B67F0C">
              <w:rPr>
                <w:rFonts w:ascii="仿宋" w:hAnsi="仿宋" w:cs="宋体" w:hint="eastAsia"/>
                <w:bCs/>
                <w:color w:val="000000" w:themeColor="text1"/>
                <w:kern w:val="0"/>
                <w:sz w:val="21"/>
                <w:szCs w:val="21"/>
                <w:lang w:val="zh-CN"/>
              </w:rPr>
              <w:t>无计算</w:t>
            </w:r>
            <w:proofErr w:type="gramEnd"/>
            <w:r w:rsidRPr="00B67F0C">
              <w:rPr>
                <w:rFonts w:ascii="仿宋" w:hAnsi="仿宋" w:cs="宋体" w:hint="eastAsia"/>
                <w:bCs/>
                <w:color w:val="000000" w:themeColor="text1"/>
                <w:kern w:val="0"/>
                <w:sz w:val="21"/>
                <w:szCs w:val="21"/>
                <w:lang w:val="zh-CN"/>
              </w:rPr>
              <w:t>公式、固定单位保费计</w:t>
            </w:r>
            <w:r w:rsidRPr="00B67F0C">
              <w:rPr>
                <w:rFonts w:ascii="仿宋" w:hAnsi="仿宋" w:cs="宋体" w:hint="eastAsia"/>
                <w:bCs/>
                <w:color w:val="000000" w:themeColor="text1"/>
                <w:kern w:val="0"/>
                <w:sz w:val="21"/>
                <w:szCs w:val="21"/>
                <w:lang w:val="zh-CN"/>
              </w:rPr>
              <w:lastRenderedPageBreak/>
              <w:t>算。</w:t>
            </w:r>
          </w:p>
        </w:tc>
        <w:tc>
          <w:tcPr>
            <w:tcW w:w="59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常规公式</w:t>
            </w: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单位保费</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只在保费计算公式选择固定单位保费计算时显示，其他情况下隐藏该字段</w:t>
            </w:r>
          </w:p>
        </w:tc>
        <w:tc>
          <w:tcPr>
            <w:tcW w:w="596" w:type="dxa"/>
          </w:tcPr>
          <w:p w:rsidR="006E0884" w:rsidRPr="00B67F0C" w:rsidRDefault="00187C02" w:rsidP="00B67F0C">
            <w:pPr>
              <w:widowControl/>
              <w:jc w:val="left"/>
              <w:rPr>
                <w:rFonts w:ascii="仿宋" w:hAnsi="仿宋" w:cs="宋体"/>
                <w:color w:val="000000" w:themeColor="text1"/>
                <w:kern w:val="0"/>
                <w:sz w:val="21"/>
                <w:szCs w:val="21"/>
              </w:rPr>
            </w:pPr>
            <w:r w:rsidRPr="00B67F0C">
              <w:rPr>
                <w:rFonts w:ascii="仿宋" w:hAnsi="仿宋" w:cs="宋体"/>
                <w:color w:val="000000" w:themeColor="text1"/>
                <w:kern w:val="0"/>
                <w:sz w:val="21"/>
                <w:szCs w:val="21"/>
              </w:rPr>
              <w:t>目前河南省</w:t>
            </w:r>
            <w:r w:rsidRPr="00B67F0C">
              <w:rPr>
                <w:rFonts w:ascii="仿宋" w:hAnsi="仿宋" w:cs="宋体" w:hint="eastAsia"/>
                <w:color w:val="000000" w:themeColor="text1"/>
                <w:kern w:val="0"/>
                <w:sz w:val="21"/>
                <w:szCs w:val="21"/>
              </w:rPr>
              <w:t>3101/3107险种需选择此种保费计算方式</w:t>
            </w: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短期费率方式</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选项内容：不计、日比例、月比例、短期费率表</w:t>
            </w:r>
          </w:p>
        </w:tc>
        <w:tc>
          <w:tcPr>
            <w:tcW w:w="59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不计</w:t>
            </w: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短期费率</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1833CA">
            <w:pPr>
              <w:widowControl/>
              <w:jc w:val="left"/>
              <w:rPr>
                <w:rFonts w:ascii="仿宋" w:hAnsi="仿宋" w:cs="宋体"/>
                <w:bCs/>
                <w:color w:val="000000" w:themeColor="text1"/>
                <w:kern w:val="0"/>
                <w:sz w:val="21"/>
                <w:szCs w:val="21"/>
                <w:lang w:val="zh-CN"/>
              </w:rPr>
            </w:pPr>
          </w:p>
        </w:tc>
        <w:tc>
          <w:tcPr>
            <w:tcW w:w="596" w:type="dxa"/>
          </w:tcPr>
          <w:p w:rsidR="006E0884" w:rsidRPr="00B67F0C" w:rsidRDefault="006E0884"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赔付明细</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6E088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点击按钮，系统弹出赔付明细页面见</w:t>
            </w:r>
            <w:r w:rsidRPr="00B67F0C">
              <w:rPr>
                <w:rFonts w:ascii="仿宋" w:hAnsi="仿宋" w:cs="宋体" w:hint="eastAsia"/>
                <w:bCs/>
                <w:i/>
                <w:color w:val="000000" w:themeColor="text1"/>
                <w:kern w:val="0"/>
                <w:sz w:val="21"/>
                <w:szCs w:val="21"/>
                <w:lang w:val="zh-CN"/>
              </w:rPr>
              <w:t>《国元农业保险新农险承保系统需求规格说明书》</w:t>
            </w:r>
            <w:r w:rsidRPr="00B67F0C">
              <w:rPr>
                <w:rFonts w:ascii="仿宋" w:hAnsi="仿宋" w:cs="宋体" w:hint="eastAsia"/>
                <w:bCs/>
                <w:color w:val="000000" w:themeColor="text1"/>
                <w:kern w:val="0"/>
                <w:sz w:val="21"/>
                <w:szCs w:val="21"/>
                <w:lang w:val="zh-CN"/>
              </w:rPr>
              <w:t>如图38</w:t>
            </w:r>
          </w:p>
        </w:tc>
        <w:tc>
          <w:tcPr>
            <w:tcW w:w="596" w:type="dxa"/>
          </w:tcPr>
          <w:p w:rsidR="006E0884" w:rsidRPr="00B67F0C" w:rsidRDefault="006E0884"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承保明细</w:t>
            </w:r>
          </w:p>
        </w:tc>
        <w:tc>
          <w:tcPr>
            <w:tcW w:w="1575"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6E0884" w:rsidRPr="00B67F0C" w:rsidRDefault="006E0884"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6E0884" w:rsidRPr="00B67F0C" w:rsidRDefault="006E0884" w:rsidP="001833CA">
            <w:pPr>
              <w:widowControl/>
              <w:jc w:val="center"/>
              <w:rPr>
                <w:rFonts w:ascii="仿宋" w:hAnsi="仿宋" w:cs="宋体"/>
                <w:color w:val="000000" w:themeColor="text1"/>
                <w:kern w:val="0"/>
                <w:sz w:val="21"/>
                <w:szCs w:val="21"/>
              </w:rPr>
            </w:pPr>
          </w:p>
        </w:tc>
        <w:tc>
          <w:tcPr>
            <w:tcW w:w="1888" w:type="dxa"/>
          </w:tcPr>
          <w:p w:rsidR="006E0884" w:rsidRPr="00B67F0C" w:rsidRDefault="006E0884"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若选择“参照生产成本确定”，则承保明细如</w:t>
            </w:r>
            <w:r w:rsidRPr="00B67F0C">
              <w:rPr>
                <w:rFonts w:ascii="仿宋" w:hAnsi="仿宋" w:cs="宋体" w:hint="eastAsia"/>
                <w:bCs/>
                <w:i/>
                <w:color w:val="000000" w:themeColor="text1"/>
                <w:kern w:val="0"/>
                <w:sz w:val="21"/>
                <w:szCs w:val="21"/>
                <w:lang w:val="zh-CN"/>
              </w:rPr>
              <w:t>《国元农业保险新农险承保系统需求规格说明书》</w:t>
            </w:r>
            <w:r w:rsidRPr="00B67F0C">
              <w:rPr>
                <w:rFonts w:ascii="仿宋" w:hAnsi="仿宋" w:cs="宋体" w:hint="eastAsia"/>
                <w:bCs/>
                <w:color w:val="000000" w:themeColor="text1"/>
                <w:kern w:val="0"/>
                <w:sz w:val="21"/>
                <w:szCs w:val="21"/>
                <w:lang w:val="zh-CN"/>
              </w:rPr>
              <w:t>图40承保明细1；若选择“按一定产量和价格”，则承保明细如</w:t>
            </w:r>
            <w:r w:rsidRPr="00B67F0C">
              <w:rPr>
                <w:rFonts w:ascii="仿宋" w:hAnsi="仿宋" w:cs="宋体" w:hint="eastAsia"/>
                <w:bCs/>
                <w:i/>
                <w:color w:val="000000" w:themeColor="text1"/>
                <w:kern w:val="0"/>
                <w:sz w:val="21"/>
                <w:szCs w:val="21"/>
                <w:lang w:val="zh-CN"/>
              </w:rPr>
              <w:t>《国元农业保险新农险承保系统需求规格说明书》</w:t>
            </w:r>
            <w:r w:rsidRPr="00B67F0C">
              <w:rPr>
                <w:rFonts w:ascii="仿宋" w:hAnsi="仿宋" w:cs="宋体" w:hint="eastAsia"/>
                <w:bCs/>
                <w:color w:val="000000" w:themeColor="text1"/>
                <w:kern w:val="0"/>
                <w:sz w:val="21"/>
                <w:szCs w:val="21"/>
                <w:lang w:val="zh-CN"/>
              </w:rPr>
              <w:t>图42承保明细2</w:t>
            </w:r>
          </w:p>
        </w:tc>
        <w:tc>
          <w:tcPr>
            <w:tcW w:w="596" w:type="dxa"/>
          </w:tcPr>
          <w:p w:rsidR="006E0884" w:rsidRPr="00B67F0C" w:rsidRDefault="006E0884"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保额</w:t>
            </w:r>
          </w:p>
        </w:tc>
        <w:tc>
          <w:tcPr>
            <w:tcW w:w="1575"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ED07AA" w:rsidRPr="00B67F0C" w:rsidRDefault="00ED07AA" w:rsidP="001833CA">
            <w:pPr>
              <w:widowControl/>
              <w:jc w:val="center"/>
              <w:rPr>
                <w:rFonts w:ascii="仿宋" w:hAnsi="仿宋" w:cs="宋体"/>
                <w:color w:val="000000" w:themeColor="text1"/>
                <w:kern w:val="0"/>
                <w:sz w:val="21"/>
                <w:szCs w:val="21"/>
              </w:rPr>
            </w:pPr>
          </w:p>
        </w:tc>
        <w:tc>
          <w:tcPr>
            <w:tcW w:w="1888" w:type="dxa"/>
          </w:tcPr>
          <w:p w:rsidR="00ED07AA" w:rsidRPr="00B67F0C" w:rsidRDefault="00ED07AA" w:rsidP="001833CA">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系统自动计算；计算公式：保额=单位保险金额*投保面积</w:t>
            </w:r>
          </w:p>
        </w:tc>
        <w:tc>
          <w:tcPr>
            <w:tcW w:w="596" w:type="dxa"/>
          </w:tcPr>
          <w:p w:rsidR="00ED07AA" w:rsidRPr="00B67F0C" w:rsidRDefault="00ED07AA"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费率</w:t>
            </w:r>
          </w:p>
        </w:tc>
        <w:tc>
          <w:tcPr>
            <w:tcW w:w="1575"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tcPr>
          <w:p w:rsidR="00ED07AA" w:rsidRPr="00B67F0C" w:rsidRDefault="00ED07AA" w:rsidP="001833CA">
            <w:pPr>
              <w:widowControl/>
              <w:jc w:val="center"/>
              <w:rPr>
                <w:rFonts w:ascii="仿宋" w:hAnsi="仿宋" w:cs="宋体"/>
                <w:color w:val="000000" w:themeColor="text1"/>
                <w:kern w:val="0"/>
                <w:sz w:val="21"/>
                <w:szCs w:val="21"/>
              </w:rPr>
            </w:pPr>
          </w:p>
        </w:tc>
        <w:tc>
          <w:tcPr>
            <w:tcW w:w="1888" w:type="dxa"/>
          </w:tcPr>
          <w:p w:rsidR="00ED07AA" w:rsidRPr="00B67F0C" w:rsidRDefault="00D05033"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若保费计算方式选择固定单位保费，则此字段隐藏。</w:t>
            </w:r>
            <w:r w:rsidR="004B0160" w:rsidRPr="00B67F0C">
              <w:rPr>
                <w:rFonts w:ascii="仿宋" w:hAnsi="仿宋" w:cs="宋体" w:hint="eastAsia"/>
                <w:bCs/>
                <w:color w:val="000000" w:themeColor="text1"/>
                <w:kern w:val="0"/>
                <w:sz w:val="21"/>
                <w:szCs w:val="21"/>
                <w:lang w:val="zh-CN"/>
              </w:rPr>
              <w:t>费率不可超过百分之百</w:t>
            </w:r>
          </w:p>
        </w:tc>
        <w:tc>
          <w:tcPr>
            <w:tcW w:w="596" w:type="dxa"/>
          </w:tcPr>
          <w:p w:rsidR="00ED07AA" w:rsidRPr="00B67F0C" w:rsidRDefault="00ED07AA"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保费</w:t>
            </w:r>
          </w:p>
        </w:tc>
        <w:tc>
          <w:tcPr>
            <w:tcW w:w="1575"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ED07AA" w:rsidRPr="00B67F0C" w:rsidRDefault="00ED07AA" w:rsidP="001833CA">
            <w:pPr>
              <w:widowControl/>
              <w:jc w:val="center"/>
              <w:rPr>
                <w:rFonts w:ascii="仿宋" w:hAnsi="仿宋" w:cs="宋体"/>
                <w:color w:val="000000" w:themeColor="text1"/>
                <w:kern w:val="0"/>
                <w:sz w:val="21"/>
                <w:szCs w:val="21"/>
              </w:rPr>
            </w:pPr>
          </w:p>
        </w:tc>
        <w:tc>
          <w:tcPr>
            <w:tcW w:w="1888" w:type="dxa"/>
          </w:tcPr>
          <w:p w:rsidR="00ED07AA" w:rsidRPr="00B67F0C" w:rsidRDefault="00ED07AA"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系统自动计算，</w:t>
            </w:r>
            <w:r w:rsidRPr="00B67F0C">
              <w:rPr>
                <w:rFonts w:ascii="仿宋" w:hAnsi="仿宋" w:cs="宋体" w:hint="eastAsia"/>
                <w:bCs/>
                <w:color w:val="000000" w:themeColor="text1"/>
                <w:kern w:val="0"/>
                <w:sz w:val="21"/>
                <w:szCs w:val="21"/>
                <w:lang w:val="zh-CN"/>
              </w:rPr>
              <w:lastRenderedPageBreak/>
              <w:t>计算公式：保费=保额*费率</w:t>
            </w:r>
          </w:p>
        </w:tc>
        <w:tc>
          <w:tcPr>
            <w:tcW w:w="596" w:type="dxa"/>
          </w:tcPr>
          <w:p w:rsidR="00ED07AA" w:rsidRPr="00B67F0C" w:rsidRDefault="00ED07AA" w:rsidP="001833CA">
            <w:pPr>
              <w:widowControl/>
              <w:jc w:val="center"/>
              <w:rPr>
                <w:rFonts w:ascii="仿宋" w:hAnsi="仿宋" w:cs="宋体"/>
                <w:color w:val="000000" w:themeColor="text1"/>
                <w:kern w:val="0"/>
                <w:sz w:val="21"/>
                <w:szCs w:val="21"/>
              </w:rPr>
            </w:pPr>
          </w:p>
        </w:tc>
      </w:tr>
      <w:tr w:rsidR="00B67F0C" w:rsidRPr="00B67F0C" w:rsidTr="001833CA">
        <w:trPr>
          <w:trHeight w:val="413"/>
          <w:jc w:val="center"/>
        </w:trPr>
        <w:tc>
          <w:tcPr>
            <w:tcW w:w="1416"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标的清单</w:t>
            </w:r>
          </w:p>
        </w:tc>
        <w:tc>
          <w:tcPr>
            <w:tcW w:w="1575" w:type="dxa"/>
          </w:tcPr>
          <w:p w:rsidR="00ED07AA" w:rsidRPr="00B67F0C" w:rsidRDefault="00ED07AA" w:rsidP="001833CA">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检索框</w:t>
            </w:r>
          </w:p>
        </w:tc>
        <w:tc>
          <w:tcPr>
            <w:tcW w:w="1730" w:type="dxa"/>
          </w:tcPr>
          <w:p w:rsidR="00ED07AA" w:rsidRPr="00B67F0C" w:rsidRDefault="00ED07AA" w:rsidP="001833CA">
            <w:pPr>
              <w:widowControl/>
              <w:jc w:val="center"/>
              <w:rPr>
                <w:rFonts w:ascii="仿宋" w:hAnsi="仿宋" w:cs="宋体"/>
                <w:color w:val="000000" w:themeColor="text1"/>
                <w:kern w:val="0"/>
                <w:sz w:val="21"/>
                <w:szCs w:val="21"/>
              </w:rPr>
            </w:pPr>
          </w:p>
        </w:tc>
        <w:tc>
          <w:tcPr>
            <w:tcW w:w="787" w:type="dxa"/>
          </w:tcPr>
          <w:p w:rsidR="00ED07AA" w:rsidRPr="00B67F0C" w:rsidRDefault="00ED07AA" w:rsidP="001833CA">
            <w:pPr>
              <w:widowControl/>
              <w:jc w:val="center"/>
              <w:rPr>
                <w:rFonts w:ascii="仿宋" w:hAnsi="仿宋" w:cs="宋体"/>
                <w:color w:val="000000" w:themeColor="text1"/>
                <w:kern w:val="0"/>
                <w:sz w:val="21"/>
                <w:szCs w:val="21"/>
              </w:rPr>
            </w:pPr>
          </w:p>
        </w:tc>
        <w:tc>
          <w:tcPr>
            <w:tcW w:w="1888" w:type="dxa"/>
          </w:tcPr>
          <w:p w:rsidR="00ED07AA" w:rsidRPr="00B67F0C" w:rsidRDefault="00ED07AA" w:rsidP="001833CA">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标的</w:t>
            </w:r>
            <w:r w:rsidRPr="00B67F0C">
              <w:rPr>
                <w:rFonts w:ascii="仿宋" w:hAnsi="仿宋" w:cs="宋体"/>
                <w:bCs/>
                <w:color w:val="000000" w:themeColor="text1"/>
                <w:kern w:val="0"/>
                <w:sz w:val="21"/>
                <w:szCs w:val="21"/>
                <w:lang w:val="zh-CN"/>
              </w:rPr>
              <w:t>代码标准化后</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根据用户选择的标的类别代码自动匹配金禾清单中的标的代码</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带出相应的标的清单编码</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不允许修改</w:t>
            </w:r>
            <w:r w:rsidRPr="00B67F0C">
              <w:rPr>
                <w:rFonts w:ascii="仿宋" w:hAnsi="仿宋" w:cs="宋体" w:hint="eastAsia"/>
                <w:bCs/>
                <w:color w:val="000000" w:themeColor="text1"/>
                <w:kern w:val="0"/>
                <w:sz w:val="21"/>
                <w:szCs w:val="21"/>
                <w:lang w:val="zh-CN"/>
              </w:rPr>
              <w:t>。</w:t>
            </w:r>
          </w:p>
        </w:tc>
        <w:tc>
          <w:tcPr>
            <w:tcW w:w="596" w:type="dxa"/>
          </w:tcPr>
          <w:p w:rsidR="00ED07AA" w:rsidRPr="00B67F0C" w:rsidRDefault="00ED07AA" w:rsidP="001833CA">
            <w:pPr>
              <w:widowControl/>
              <w:jc w:val="center"/>
              <w:rPr>
                <w:rFonts w:ascii="仿宋" w:hAnsi="仿宋" w:cs="宋体"/>
                <w:color w:val="000000" w:themeColor="text1"/>
                <w:kern w:val="0"/>
                <w:sz w:val="21"/>
                <w:szCs w:val="21"/>
              </w:rPr>
            </w:pPr>
          </w:p>
        </w:tc>
      </w:tr>
    </w:tbl>
    <w:p w:rsidR="00F37DEC" w:rsidRPr="00B67F0C" w:rsidRDefault="005A2143" w:rsidP="00F37DEC">
      <w:pPr>
        <w:rPr>
          <w:color w:val="000000" w:themeColor="text1"/>
        </w:rPr>
      </w:pPr>
      <w:r w:rsidRPr="00B67F0C">
        <w:rPr>
          <w:rFonts w:hint="eastAsia"/>
          <w:color w:val="000000" w:themeColor="text1"/>
        </w:rPr>
        <w:t>计算页面如下：</w:t>
      </w:r>
    </w:p>
    <w:p w:rsidR="002576DD" w:rsidRPr="00B67F0C" w:rsidRDefault="002576DD" w:rsidP="002576DD">
      <w:pPr>
        <w:keepNext/>
        <w:rPr>
          <w:color w:val="000000" w:themeColor="text1"/>
        </w:rPr>
      </w:pPr>
      <w:r w:rsidRPr="00B67F0C">
        <w:rPr>
          <w:noProof/>
          <w:color w:val="000000" w:themeColor="text1"/>
        </w:rPr>
        <w:drawing>
          <wp:inline distT="0" distB="0" distL="0" distR="0" wp14:anchorId="1C93BC52" wp14:editId="6AAC5D7E">
            <wp:extent cx="5274310" cy="1772144"/>
            <wp:effectExtent l="19050" t="19050" r="21590"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72144"/>
                    </a:xfrm>
                    <a:prstGeom prst="rect">
                      <a:avLst/>
                    </a:prstGeom>
                    <a:ln>
                      <a:solidFill>
                        <a:schemeClr val="bg1">
                          <a:lumMod val="85000"/>
                        </a:schemeClr>
                      </a:solidFill>
                    </a:ln>
                  </pic:spPr>
                </pic:pic>
              </a:graphicData>
            </a:graphic>
          </wp:inline>
        </w:drawing>
      </w:r>
    </w:p>
    <w:p w:rsidR="00B96E27" w:rsidRPr="00B67F0C" w:rsidRDefault="002576DD" w:rsidP="002576DD">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12</w:t>
      </w:r>
      <w:r w:rsidRPr="00B67F0C">
        <w:rPr>
          <w:color w:val="000000" w:themeColor="text1"/>
        </w:rPr>
        <w:fldChar w:fldCharType="end"/>
      </w:r>
      <w:r w:rsidRPr="00B67F0C">
        <w:rPr>
          <w:color w:val="000000" w:themeColor="text1"/>
        </w:rPr>
        <w:t>计算</w:t>
      </w:r>
    </w:p>
    <w:p w:rsidR="005A2143" w:rsidRPr="00B67F0C" w:rsidRDefault="005A2143" w:rsidP="005A2143">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B33DD0">
        <w:trPr>
          <w:trHeight w:val="376"/>
          <w:jc w:val="center"/>
        </w:trPr>
        <w:tc>
          <w:tcPr>
            <w:tcW w:w="7992" w:type="dxa"/>
            <w:gridSpan w:val="6"/>
            <w:shd w:val="clear" w:color="auto" w:fill="B6DDE8" w:themeFill="accent5" w:themeFillTint="66"/>
          </w:tcPr>
          <w:p w:rsidR="005A2143" w:rsidRPr="00B67F0C" w:rsidRDefault="00895078"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计算</w:t>
            </w:r>
          </w:p>
        </w:tc>
      </w:tr>
      <w:tr w:rsidR="00B67F0C" w:rsidRPr="00B67F0C" w:rsidTr="00B33DD0">
        <w:trPr>
          <w:trHeight w:val="543"/>
          <w:jc w:val="center"/>
        </w:trPr>
        <w:tc>
          <w:tcPr>
            <w:tcW w:w="1416"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5A2143" w:rsidRPr="00B67F0C" w:rsidRDefault="005A2143" w:rsidP="00B33DD0">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B33DD0">
        <w:trPr>
          <w:trHeight w:val="413"/>
          <w:jc w:val="center"/>
        </w:trPr>
        <w:tc>
          <w:tcPr>
            <w:tcW w:w="7992" w:type="dxa"/>
            <w:gridSpan w:val="6"/>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手续费</w:t>
            </w:r>
            <w:r w:rsidRPr="00B67F0C">
              <w:rPr>
                <w:rFonts w:ascii="仿宋" w:hAnsi="仿宋" w:cs="宋体" w:hint="eastAsia"/>
                <w:color w:val="000000" w:themeColor="text1"/>
                <w:kern w:val="0"/>
                <w:sz w:val="21"/>
                <w:szCs w:val="21"/>
              </w:rPr>
              <w:t>/经纪费、特殊因子共保信息</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共保人名称</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币别</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保额</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rPr>
              <w:t>根据总保额和保费计算各方金额，并与系统中的我方保额和保费进行比较，如果金额差距超过正负10元，则系统给予提示，且不允许通过，如有需要调整</w:t>
            </w:r>
            <w:r w:rsidRPr="00B67F0C">
              <w:rPr>
                <w:rFonts w:ascii="仿宋" w:hAnsi="仿宋" w:cs="宋体" w:hint="eastAsia"/>
                <w:bCs/>
                <w:color w:val="000000" w:themeColor="text1"/>
                <w:kern w:val="0"/>
                <w:sz w:val="21"/>
                <w:szCs w:val="21"/>
              </w:rPr>
              <w:lastRenderedPageBreak/>
              <w:t>保额保费信息则需要调整投保单录入页面的我方信息；</w:t>
            </w:r>
            <w:r w:rsidR="00FB5E40" w:rsidRPr="00B67F0C">
              <w:rPr>
                <w:rFonts w:ascii="仿宋" w:hAnsi="仿宋" w:cs="宋体" w:hint="eastAsia"/>
                <w:bCs/>
                <w:color w:val="000000" w:themeColor="text1"/>
                <w:kern w:val="0"/>
                <w:sz w:val="21"/>
                <w:szCs w:val="21"/>
              </w:rPr>
              <w:t>最后一个共保方需要系统自动调整尾差</w:t>
            </w: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保费</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FB5E40" w:rsidP="00B33DD0">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同上</w:t>
            </w: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手续费/经纪费</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特殊因子费</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141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出单费</w:t>
            </w:r>
          </w:p>
        </w:tc>
        <w:tc>
          <w:tcPr>
            <w:tcW w:w="1575"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5A2143" w:rsidRPr="00B67F0C" w:rsidRDefault="005A2143" w:rsidP="00B33DD0">
            <w:pPr>
              <w:widowControl/>
              <w:jc w:val="left"/>
              <w:rPr>
                <w:rFonts w:ascii="仿宋" w:hAnsi="仿宋" w:cs="宋体"/>
                <w:bCs/>
                <w:color w:val="000000" w:themeColor="text1"/>
                <w:kern w:val="0"/>
                <w:sz w:val="21"/>
                <w:szCs w:val="21"/>
                <w:lang w:val="zh-CN"/>
              </w:rPr>
            </w:pPr>
          </w:p>
        </w:tc>
        <w:tc>
          <w:tcPr>
            <w:tcW w:w="596" w:type="dxa"/>
          </w:tcPr>
          <w:p w:rsidR="005A2143" w:rsidRPr="00B67F0C" w:rsidRDefault="005A2143"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r>
      <w:tr w:rsidR="00B67F0C" w:rsidRPr="00B67F0C" w:rsidTr="00B33DD0">
        <w:trPr>
          <w:trHeight w:val="413"/>
          <w:jc w:val="center"/>
        </w:trPr>
        <w:tc>
          <w:tcPr>
            <w:tcW w:w="7992" w:type="dxa"/>
            <w:gridSpan w:val="6"/>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共保方补贴信息</w:t>
            </w:r>
            <w:r w:rsidRPr="00B67F0C">
              <w:rPr>
                <w:rFonts w:ascii="仿宋" w:hAnsi="仿宋" w:cs="宋体" w:hint="eastAsia"/>
                <w:color w:val="000000" w:themeColor="text1"/>
                <w:kern w:val="0"/>
                <w:sz w:val="21"/>
                <w:szCs w:val="21"/>
              </w:rPr>
              <w:t>（根据我方缴费计划系统自动拆分）</w:t>
            </w: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序号</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共保人代码</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共保人名称</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缴费原因</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缴费起期</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缴费止期</w:t>
            </w:r>
            <w:proofErr w:type="gramEnd"/>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币别</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应缴比例</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应缴金额</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r w:rsidR="00B67F0C" w:rsidRPr="00B67F0C" w:rsidTr="00B33DD0">
        <w:trPr>
          <w:trHeight w:val="413"/>
          <w:jc w:val="center"/>
        </w:trPr>
        <w:tc>
          <w:tcPr>
            <w:tcW w:w="1416"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实缴金额</w:t>
            </w:r>
          </w:p>
        </w:tc>
        <w:tc>
          <w:tcPr>
            <w:tcW w:w="1575"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FB5E40" w:rsidRPr="00B67F0C" w:rsidRDefault="00FB5E40" w:rsidP="00B33DD0">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1888" w:type="dxa"/>
          </w:tcPr>
          <w:p w:rsidR="00FB5E40" w:rsidRPr="00B67F0C" w:rsidRDefault="00FB5E40" w:rsidP="00B33DD0">
            <w:pPr>
              <w:widowControl/>
              <w:jc w:val="left"/>
              <w:rPr>
                <w:rFonts w:ascii="仿宋" w:hAnsi="仿宋" w:cs="宋体"/>
                <w:bCs/>
                <w:color w:val="000000" w:themeColor="text1"/>
                <w:kern w:val="0"/>
                <w:sz w:val="21"/>
                <w:szCs w:val="21"/>
                <w:lang w:val="zh-CN"/>
              </w:rPr>
            </w:pPr>
          </w:p>
        </w:tc>
        <w:tc>
          <w:tcPr>
            <w:tcW w:w="596" w:type="dxa"/>
          </w:tcPr>
          <w:p w:rsidR="00FB5E40" w:rsidRPr="00B67F0C" w:rsidRDefault="00FB5E40" w:rsidP="00B33DD0">
            <w:pPr>
              <w:widowControl/>
              <w:jc w:val="center"/>
              <w:rPr>
                <w:rFonts w:ascii="仿宋" w:hAnsi="仿宋" w:cs="宋体"/>
                <w:color w:val="000000" w:themeColor="text1"/>
                <w:kern w:val="0"/>
                <w:sz w:val="21"/>
                <w:szCs w:val="21"/>
              </w:rPr>
            </w:pPr>
          </w:p>
        </w:tc>
      </w:tr>
    </w:tbl>
    <w:p w:rsidR="005A2143" w:rsidRPr="00B67F0C" w:rsidRDefault="00FE0A53" w:rsidP="00FE0A53">
      <w:pPr>
        <w:pStyle w:val="2"/>
        <w:rPr>
          <w:rFonts w:eastAsiaTheme="minorEastAsia"/>
          <w:color w:val="000000" w:themeColor="text1"/>
        </w:rPr>
      </w:pPr>
      <w:r w:rsidRPr="00B67F0C">
        <w:rPr>
          <w:color w:val="000000" w:themeColor="text1"/>
        </w:rPr>
        <w:t>投保模板管理</w:t>
      </w:r>
    </w:p>
    <w:p w:rsidR="00FE0A53" w:rsidRPr="00B67F0C" w:rsidRDefault="00FE0A53" w:rsidP="00FE0A53">
      <w:pPr>
        <w:pStyle w:val="3"/>
        <w:ind w:right="320"/>
        <w:rPr>
          <w:rFonts w:eastAsiaTheme="minorEastAsia"/>
          <w:color w:val="000000" w:themeColor="text1"/>
        </w:rPr>
      </w:pPr>
      <w:r w:rsidRPr="00B67F0C">
        <w:rPr>
          <w:color w:val="000000" w:themeColor="text1"/>
        </w:rPr>
        <w:t>业务场景</w:t>
      </w:r>
    </w:p>
    <w:p w:rsidR="00FE0A53" w:rsidRPr="00B67F0C" w:rsidRDefault="001B6CC1" w:rsidP="001B6CC1">
      <w:pPr>
        <w:ind w:left="420"/>
        <w:rPr>
          <w:color w:val="000000" w:themeColor="text1"/>
          <w:lang w:val="zh-CN"/>
        </w:rPr>
      </w:pPr>
      <w:r w:rsidRPr="00B67F0C">
        <w:rPr>
          <w:rFonts w:hint="eastAsia"/>
          <w:color w:val="000000" w:themeColor="text1"/>
          <w:lang w:val="zh-CN"/>
        </w:rPr>
        <w:t>用户在创建模板页面中创建投保模板，在投保单录入时，选择已经创建的模板，系统自动带入已经在模板中预录的信息，使用户的投保单录入更加快速便捷。</w:t>
      </w:r>
    </w:p>
    <w:p w:rsidR="00FE0A53" w:rsidRPr="00B67F0C" w:rsidRDefault="00FE0A53" w:rsidP="00FE0A53">
      <w:pPr>
        <w:pStyle w:val="3"/>
        <w:ind w:right="320"/>
        <w:rPr>
          <w:rFonts w:eastAsiaTheme="minorEastAsia"/>
          <w:color w:val="000000" w:themeColor="text1"/>
        </w:rPr>
      </w:pPr>
      <w:r w:rsidRPr="00B67F0C">
        <w:rPr>
          <w:rFonts w:hint="eastAsia"/>
          <w:color w:val="000000" w:themeColor="text1"/>
        </w:rPr>
        <w:lastRenderedPageBreak/>
        <w:t>菜单权限</w:t>
      </w:r>
    </w:p>
    <w:p w:rsidR="001B6CC1" w:rsidRPr="00B67F0C" w:rsidRDefault="008B6CA2" w:rsidP="001B6CC1">
      <w:pPr>
        <w:ind w:left="420"/>
        <w:rPr>
          <w:color w:val="000000" w:themeColor="text1"/>
          <w:lang w:val="zh-CN"/>
        </w:rPr>
      </w:pPr>
      <w:r w:rsidRPr="00B67F0C">
        <w:rPr>
          <w:rFonts w:hint="eastAsia"/>
          <w:color w:val="000000" w:themeColor="text1"/>
          <w:lang w:val="zh-CN"/>
        </w:rPr>
        <w:t>菜单：在菜单栏设置一</w:t>
      </w:r>
      <w:r w:rsidR="001B6CC1" w:rsidRPr="00B67F0C">
        <w:rPr>
          <w:rFonts w:hint="eastAsia"/>
          <w:color w:val="000000" w:themeColor="text1"/>
          <w:lang w:val="zh-CN"/>
        </w:rPr>
        <w:t>级菜单</w:t>
      </w:r>
      <w:r w:rsidRPr="00B67F0C">
        <w:rPr>
          <w:rFonts w:hint="eastAsia"/>
          <w:color w:val="000000" w:themeColor="text1"/>
          <w:lang w:val="zh-CN"/>
        </w:rPr>
        <w:t>—</w:t>
      </w:r>
      <w:r w:rsidR="001B6CC1" w:rsidRPr="00B67F0C">
        <w:rPr>
          <w:rFonts w:hint="eastAsia"/>
          <w:color w:val="000000" w:themeColor="text1"/>
          <w:lang w:val="zh-CN"/>
        </w:rPr>
        <w:t>投保模板管理；</w:t>
      </w:r>
    </w:p>
    <w:p w:rsidR="001B6CC1" w:rsidRPr="00B67F0C" w:rsidRDefault="001B6CC1" w:rsidP="001B6CC1">
      <w:pPr>
        <w:ind w:left="420"/>
        <w:rPr>
          <w:color w:val="000000" w:themeColor="text1"/>
          <w:lang w:val="zh-CN"/>
        </w:rPr>
      </w:pPr>
      <w:r w:rsidRPr="00B67F0C">
        <w:rPr>
          <w:rFonts w:hint="eastAsia"/>
          <w:color w:val="000000" w:themeColor="text1"/>
          <w:lang w:val="zh-CN"/>
        </w:rPr>
        <w:t>访问权限：出单点岗、出单员、各机构农险经理、系统运维员</w:t>
      </w:r>
    </w:p>
    <w:p w:rsidR="00FE0A53" w:rsidRPr="00B67F0C" w:rsidRDefault="00FE0A53" w:rsidP="00FE0A53">
      <w:pPr>
        <w:pStyle w:val="3"/>
        <w:ind w:right="320"/>
        <w:rPr>
          <w:rFonts w:eastAsiaTheme="minorEastAsia"/>
          <w:color w:val="000000" w:themeColor="text1"/>
        </w:rPr>
      </w:pPr>
      <w:r w:rsidRPr="00B67F0C">
        <w:rPr>
          <w:rFonts w:hint="eastAsia"/>
          <w:color w:val="000000" w:themeColor="text1"/>
        </w:rPr>
        <w:t>功能概述</w:t>
      </w:r>
    </w:p>
    <w:p w:rsidR="001B6CC1" w:rsidRPr="00B67F0C" w:rsidRDefault="008B6CA2" w:rsidP="001B6CC1">
      <w:pPr>
        <w:ind w:left="420"/>
        <w:rPr>
          <w:color w:val="000000" w:themeColor="text1"/>
          <w:lang w:val="zh-CN"/>
        </w:rPr>
      </w:pPr>
      <w:r w:rsidRPr="00B67F0C">
        <w:rPr>
          <w:rFonts w:hint="eastAsia"/>
          <w:color w:val="000000" w:themeColor="text1"/>
          <w:lang w:val="zh-CN"/>
        </w:rPr>
        <w:t>1.</w:t>
      </w:r>
      <w:r w:rsidR="001B6CC1" w:rsidRPr="00B67F0C">
        <w:rPr>
          <w:rFonts w:hint="eastAsia"/>
          <w:color w:val="000000" w:themeColor="text1"/>
          <w:lang w:val="zh-CN"/>
        </w:rPr>
        <w:t>投保模板管理功能包括创建模板、维护模板、查询模板三个子功能。</w:t>
      </w:r>
    </w:p>
    <w:p w:rsidR="001B6CC1" w:rsidRPr="00B67F0C" w:rsidRDefault="008B6CA2" w:rsidP="001B6CC1">
      <w:pPr>
        <w:ind w:left="420"/>
        <w:rPr>
          <w:color w:val="000000" w:themeColor="text1"/>
          <w:lang w:val="zh-CN"/>
        </w:rPr>
      </w:pPr>
      <w:r w:rsidRPr="00B67F0C">
        <w:rPr>
          <w:rFonts w:hint="eastAsia"/>
          <w:color w:val="000000" w:themeColor="text1"/>
          <w:lang w:val="zh-CN"/>
        </w:rPr>
        <w:t>2.</w:t>
      </w:r>
      <w:r w:rsidR="001B6CC1" w:rsidRPr="00B67F0C">
        <w:rPr>
          <w:rFonts w:hint="eastAsia"/>
          <w:color w:val="000000" w:themeColor="text1"/>
          <w:lang w:val="zh-CN"/>
        </w:rPr>
        <w:t>“创建模板”用于用户新建投保模板。用户在模板查询页面中点击</w:t>
      </w:r>
      <w:r w:rsidR="00693E1F" w:rsidRPr="00B67F0C">
        <w:rPr>
          <w:rFonts w:hint="eastAsia"/>
          <w:color w:val="000000" w:themeColor="text1"/>
          <w:lang w:val="zh-CN"/>
        </w:rPr>
        <w:t>【创建模板】</w:t>
      </w:r>
      <w:r w:rsidR="001B6CC1" w:rsidRPr="00B67F0C">
        <w:rPr>
          <w:rFonts w:hint="eastAsia"/>
          <w:color w:val="000000" w:themeColor="text1"/>
          <w:lang w:val="zh-CN"/>
        </w:rPr>
        <w:t>按钮，可链接</w:t>
      </w:r>
      <w:proofErr w:type="gramStart"/>
      <w:r w:rsidR="001B6CC1" w:rsidRPr="00B67F0C">
        <w:rPr>
          <w:rFonts w:hint="eastAsia"/>
          <w:color w:val="000000" w:themeColor="text1"/>
          <w:lang w:val="zh-CN"/>
        </w:rPr>
        <w:t>至创建</w:t>
      </w:r>
      <w:proofErr w:type="gramEnd"/>
      <w:r w:rsidR="001B6CC1" w:rsidRPr="00B67F0C">
        <w:rPr>
          <w:rFonts w:hint="eastAsia"/>
          <w:color w:val="000000" w:themeColor="text1"/>
          <w:lang w:val="zh-CN"/>
        </w:rPr>
        <w:t>投保模板页面。</w:t>
      </w:r>
    </w:p>
    <w:p w:rsidR="001B6CC1" w:rsidRPr="00B67F0C" w:rsidRDefault="008B6CA2" w:rsidP="001B6CC1">
      <w:pPr>
        <w:ind w:left="420"/>
        <w:rPr>
          <w:color w:val="000000" w:themeColor="text1"/>
          <w:lang w:val="zh-CN"/>
        </w:rPr>
      </w:pPr>
      <w:r w:rsidRPr="00B67F0C">
        <w:rPr>
          <w:rFonts w:hint="eastAsia"/>
          <w:color w:val="000000" w:themeColor="text1"/>
          <w:lang w:val="zh-CN"/>
        </w:rPr>
        <w:t>3.</w:t>
      </w:r>
      <w:r w:rsidR="001B6CC1" w:rsidRPr="00B67F0C">
        <w:rPr>
          <w:rFonts w:hint="eastAsia"/>
          <w:color w:val="000000" w:themeColor="text1"/>
          <w:lang w:val="zh-CN"/>
        </w:rPr>
        <w:t>“维护模板”用于用户对投保模板进行修改、停用、启用、删除等操作，并支持批量删除。</w:t>
      </w:r>
    </w:p>
    <w:p w:rsidR="001B6CC1" w:rsidRPr="00B67F0C" w:rsidRDefault="008B6CA2" w:rsidP="001B6CC1">
      <w:pPr>
        <w:ind w:left="420"/>
        <w:rPr>
          <w:color w:val="000000" w:themeColor="text1"/>
          <w:lang w:val="zh-CN"/>
        </w:rPr>
      </w:pPr>
      <w:r w:rsidRPr="00B67F0C">
        <w:rPr>
          <w:rFonts w:hint="eastAsia"/>
          <w:color w:val="000000" w:themeColor="text1"/>
          <w:lang w:val="zh-CN"/>
        </w:rPr>
        <w:t>4.</w:t>
      </w:r>
      <w:r w:rsidR="001B6CC1" w:rsidRPr="00B67F0C">
        <w:rPr>
          <w:rFonts w:hint="eastAsia"/>
          <w:color w:val="000000" w:themeColor="text1"/>
          <w:lang w:val="zh-CN"/>
        </w:rPr>
        <w:t>“查看模板”用于用户对模板详细信息进行查看。</w:t>
      </w:r>
    </w:p>
    <w:p w:rsidR="001B6CC1" w:rsidRPr="00B67F0C" w:rsidRDefault="008B6CA2" w:rsidP="001B6CC1">
      <w:pPr>
        <w:ind w:left="420"/>
        <w:rPr>
          <w:color w:val="000000" w:themeColor="text1"/>
          <w:lang w:val="zh-CN"/>
        </w:rPr>
      </w:pPr>
      <w:r w:rsidRPr="00B67F0C">
        <w:rPr>
          <w:rFonts w:hint="eastAsia"/>
          <w:color w:val="000000" w:themeColor="text1"/>
          <w:lang w:val="zh-CN"/>
        </w:rPr>
        <w:t>5.</w:t>
      </w:r>
      <w:r w:rsidR="001B6CC1" w:rsidRPr="00B67F0C">
        <w:rPr>
          <w:rFonts w:hint="eastAsia"/>
          <w:color w:val="000000" w:themeColor="text1"/>
          <w:lang w:val="zh-CN"/>
        </w:rPr>
        <w:t>投保模板保单录入部分，无必输项等规则校验。</w:t>
      </w:r>
    </w:p>
    <w:p w:rsidR="00693E1F" w:rsidRPr="00B67F0C" w:rsidRDefault="008B6CA2" w:rsidP="001B6CC1">
      <w:pPr>
        <w:ind w:left="420"/>
        <w:rPr>
          <w:color w:val="000000" w:themeColor="text1"/>
          <w:lang w:val="zh-CN"/>
        </w:rPr>
      </w:pPr>
      <w:r w:rsidRPr="00B67F0C">
        <w:rPr>
          <w:rFonts w:hint="eastAsia"/>
          <w:color w:val="000000" w:themeColor="text1"/>
          <w:lang w:val="zh-CN"/>
        </w:rPr>
        <w:t>6.</w:t>
      </w:r>
      <w:r w:rsidR="00693E1F" w:rsidRPr="00B67F0C">
        <w:rPr>
          <w:rFonts w:hint="eastAsia"/>
          <w:color w:val="000000" w:themeColor="text1"/>
          <w:lang w:val="zh-CN"/>
        </w:rPr>
        <w:t>用户可查询的模板包括：本用户创建的模板、本机构其他人员创建的模板、上级机构创建且赋予权限的模板。</w:t>
      </w:r>
    </w:p>
    <w:p w:rsidR="00FE0A53" w:rsidRPr="00B67F0C" w:rsidRDefault="00FE0A53" w:rsidP="00FE0A53">
      <w:pPr>
        <w:pStyle w:val="3"/>
        <w:ind w:right="320"/>
        <w:rPr>
          <w:rFonts w:eastAsiaTheme="minorEastAsia"/>
          <w:color w:val="000000" w:themeColor="text1"/>
        </w:rPr>
      </w:pPr>
      <w:r w:rsidRPr="00B67F0C">
        <w:rPr>
          <w:rFonts w:hint="eastAsia"/>
          <w:color w:val="000000" w:themeColor="text1"/>
        </w:rPr>
        <w:lastRenderedPageBreak/>
        <w:t>页面原型</w:t>
      </w:r>
    </w:p>
    <w:p w:rsidR="00693E1F" w:rsidRPr="00B67F0C" w:rsidRDefault="00D24B89" w:rsidP="00693E1F">
      <w:pPr>
        <w:keepNext/>
        <w:rPr>
          <w:color w:val="000000" w:themeColor="text1"/>
        </w:rPr>
      </w:pPr>
      <w:r w:rsidRPr="00B67F0C">
        <w:rPr>
          <w:noProof/>
          <w:color w:val="000000" w:themeColor="text1"/>
        </w:rPr>
        <w:drawing>
          <wp:inline distT="0" distB="0" distL="0" distR="0" wp14:anchorId="1D2C9B38" wp14:editId="534B7B46">
            <wp:extent cx="5274310" cy="2434485"/>
            <wp:effectExtent l="19050" t="19050" r="2159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34485"/>
                    </a:xfrm>
                    <a:prstGeom prst="rect">
                      <a:avLst/>
                    </a:prstGeom>
                    <a:ln>
                      <a:solidFill>
                        <a:schemeClr val="bg1">
                          <a:lumMod val="85000"/>
                        </a:schemeClr>
                      </a:solidFill>
                    </a:ln>
                  </pic:spPr>
                </pic:pic>
              </a:graphicData>
            </a:graphic>
          </wp:inline>
        </w:drawing>
      </w:r>
    </w:p>
    <w:p w:rsidR="001B6CC1" w:rsidRPr="00B67F0C" w:rsidRDefault="00693E1F" w:rsidP="00693E1F">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13</w:t>
      </w:r>
      <w:r w:rsidRPr="00B67F0C">
        <w:rPr>
          <w:color w:val="000000" w:themeColor="text1"/>
        </w:rPr>
        <w:fldChar w:fldCharType="end"/>
      </w:r>
      <w:r w:rsidRPr="00B67F0C">
        <w:rPr>
          <w:color w:val="000000" w:themeColor="text1"/>
        </w:rPr>
        <w:t>投保模板查询</w:t>
      </w:r>
    </w:p>
    <w:p w:rsidR="00693E1F" w:rsidRPr="00B67F0C" w:rsidRDefault="00693E1F" w:rsidP="00693E1F">
      <w:pPr>
        <w:ind w:left="420"/>
        <w:rPr>
          <w:color w:val="000000" w:themeColor="text1"/>
          <w:lang w:val="zh-CN"/>
        </w:rPr>
      </w:pPr>
      <w:r w:rsidRPr="00B67F0C">
        <w:rPr>
          <w:rFonts w:hint="eastAsia"/>
          <w:color w:val="000000" w:themeColor="text1"/>
          <w:lang w:val="zh-CN"/>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67F0C" w:rsidRPr="00B67F0C" w:rsidTr="00693E1F">
        <w:trPr>
          <w:trHeight w:val="376"/>
          <w:jc w:val="center"/>
        </w:trPr>
        <w:tc>
          <w:tcPr>
            <w:tcW w:w="7992" w:type="dxa"/>
            <w:gridSpan w:val="6"/>
            <w:shd w:val="clear" w:color="auto" w:fill="B6DDE8" w:themeFill="accent5" w:themeFillTint="66"/>
          </w:tcPr>
          <w:p w:rsidR="00693E1F" w:rsidRPr="00B67F0C" w:rsidRDefault="00693E1F" w:rsidP="00693E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投保模板查询</w:t>
            </w:r>
          </w:p>
        </w:tc>
      </w:tr>
      <w:tr w:rsidR="00B67F0C" w:rsidRPr="00B67F0C" w:rsidTr="00693E1F">
        <w:trPr>
          <w:trHeight w:val="543"/>
          <w:jc w:val="center"/>
        </w:trPr>
        <w:tc>
          <w:tcPr>
            <w:tcW w:w="1416"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575"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730"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87"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1888"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96" w:type="dxa"/>
            <w:shd w:val="clear" w:color="auto" w:fill="B6DDE8" w:themeFill="accent5" w:themeFillTint="66"/>
          </w:tcPr>
          <w:p w:rsidR="00693E1F" w:rsidRPr="00B67F0C" w:rsidRDefault="00693E1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493B1F">
        <w:trPr>
          <w:trHeight w:val="491"/>
          <w:jc w:val="center"/>
        </w:trPr>
        <w:tc>
          <w:tcPr>
            <w:tcW w:w="7992" w:type="dxa"/>
            <w:gridSpan w:val="6"/>
            <w:shd w:val="clear" w:color="auto" w:fill="auto"/>
          </w:tcPr>
          <w:p w:rsidR="00693E1F" w:rsidRPr="00B67F0C" w:rsidRDefault="00693E1F" w:rsidP="00493B1F">
            <w:pPr>
              <w:widowControl/>
              <w:jc w:val="center"/>
              <w:rPr>
                <w:rFonts w:ascii="仿宋" w:hAnsi="仿宋" w:cs="宋体"/>
                <w:color w:val="000000" w:themeColor="text1"/>
                <w:kern w:val="0"/>
                <w:sz w:val="24"/>
                <w:szCs w:val="24"/>
              </w:rPr>
            </w:pPr>
            <w:r w:rsidRPr="00B67F0C">
              <w:rPr>
                <w:rFonts w:ascii="仿宋" w:hAnsi="仿宋" w:cs="宋体" w:hint="eastAsia"/>
                <w:color w:val="000000" w:themeColor="text1"/>
                <w:kern w:val="0"/>
                <w:sz w:val="24"/>
                <w:szCs w:val="24"/>
              </w:rPr>
              <w:t>按条件查询</w:t>
            </w: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模板号码</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系统根据输入的模板号码，查询出模板列表。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模板名称</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系统根据输入的模板名称，查询出模板列表。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创建日期</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系统默认日期为本月1日至当前日期。</w:t>
            </w:r>
            <w:r w:rsidR="00895078" w:rsidRPr="00B67F0C">
              <w:rPr>
                <w:rFonts w:ascii="仿宋" w:hAnsi="仿宋" w:cs="宋体" w:hint="eastAsia"/>
                <w:color w:val="000000" w:themeColor="text1"/>
                <w:kern w:val="0"/>
                <w:sz w:val="21"/>
                <w:szCs w:val="21"/>
              </w:rPr>
              <w:t>输入查询规则同图2清单查询中的清单缮制起期</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适用机构</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系统根据输入的适用机构，查询出模板列表。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险种</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系统根据输入的险种，查询出模板列表。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标的</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系统根据输入的标的，查询出模板</w:t>
            </w:r>
            <w:r w:rsidRPr="00B67F0C">
              <w:rPr>
                <w:rFonts w:ascii="仿宋" w:hAnsi="仿宋" w:cs="宋体" w:hint="eastAsia"/>
                <w:color w:val="000000" w:themeColor="text1"/>
                <w:kern w:val="0"/>
                <w:sz w:val="21"/>
                <w:szCs w:val="21"/>
              </w:rPr>
              <w:lastRenderedPageBreak/>
              <w:t>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创建人名称</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系统根据输入的创建人</w:t>
            </w:r>
            <w:r w:rsidR="005F1761" w:rsidRPr="00B67F0C">
              <w:rPr>
                <w:rFonts w:ascii="仿宋" w:hAnsi="仿宋" w:cs="宋体" w:hint="eastAsia"/>
                <w:color w:val="000000" w:themeColor="text1"/>
                <w:kern w:val="0"/>
                <w:sz w:val="21"/>
                <w:szCs w:val="21"/>
              </w:rPr>
              <w:t>（即操作人）</w:t>
            </w:r>
            <w:r w:rsidRPr="00B67F0C">
              <w:rPr>
                <w:rFonts w:ascii="仿宋" w:hAnsi="仿宋" w:cs="宋体" w:hint="eastAsia"/>
                <w:color w:val="000000" w:themeColor="text1"/>
                <w:kern w:val="0"/>
                <w:sz w:val="21"/>
                <w:szCs w:val="21"/>
              </w:rPr>
              <w:t>名称，查询出模板列表。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投保人名称</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系统根据输入的投保人名称，查询出模板列表。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被保险人名称</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系统根据输入的被保险人名称，查询出模板列表。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政策性</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选项内容：中央政策性、地方政策性、商业性。系统根据选择的政策性，查询出模板列表。</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中央政策性</w:t>
            </w: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有效标准字段</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w:t>
            </w: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选项内容：有效、无效。有效标准：模板在有效期内，且模板状态为启用。暂存模板一律为无效模板。</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有效</w:t>
            </w:r>
          </w:p>
        </w:tc>
      </w:tr>
      <w:tr w:rsidR="00B67F0C" w:rsidRPr="00B67F0C" w:rsidTr="00493B1F">
        <w:trPr>
          <w:trHeight w:val="561"/>
          <w:jc w:val="center"/>
        </w:trPr>
        <w:tc>
          <w:tcPr>
            <w:tcW w:w="7992" w:type="dxa"/>
            <w:gridSpan w:val="6"/>
            <w:shd w:val="clear" w:color="auto" w:fill="auto"/>
          </w:tcPr>
          <w:p w:rsidR="00693E1F" w:rsidRPr="00B67F0C" w:rsidRDefault="00693E1F" w:rsidP="00493B1F">
            <w:pPr>
              <w:widowControl/>
              <w:jc w:val="center"/>
              <w:rPr>
                <w:rFonts w:ascii="仿宋" w:hAnsi="仿宋" w:cs="宋体"/>
                <w:color w:val="000000" w:themeColor="text1"/>
                <w:kern w:val="0"/>
                <w:sz w:val="24"/>
                <w:szCs w:val="24"/>
              </w:rPr>
            </w:pPr>
            <w:r w:rsidRPr="00B67F0C">
              <w:rPr>
                <w:rFonts w:ascii="仿宋" w:hAnsi="仿宋" w:cs="宋体" w:hint="eastAsia"/>
                <w:color w:val="000000" w:themeColor="text1"/>
                <w:kern w:val="0"/>
                <w:sz w:val="24"/>
                <w:szCs w:val="24"/>
              </w:rPr>
              <w:t>查询结果列表</w:t>
            </w: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选择</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复选框</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勾选复选框</w:t>
            </w:r>
            <w:proofErr w:type="gramEnd"/>
            <w:r w:rsidRPr="00B67F0C">
              <w:rPr>
                <w:rFonts w:ascii="仿宋" w:hAnsi="仿宋" w:cs="宋体" w:hint="eastAsia"/>
                <w:color w:val="000000" w:themeColor="text1"/>
                <w:kern w:val="0"/>
                <w:sz w:val="21"/>
                <w:szCs w:val="21"/>
              </w:rPr>
              <w:t>则表示已选中本行信息，支持多选和全选</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模板号码</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shd w:val="clear" w:color="auto" w:fill="auto"/>
          </w:tcPr>
          <w:p w:rsidR="00693E1F" w:rsidRPr="00B67F0C" w:rsidRDefault="00693E1F" w:rsidP="008C5455">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点击</w:t>
            </w:r>
            <w:proofErr w:type="gramStart"/>
            <w:r w:rsidRPr="00B67F0C">
              <w:rPr>
                <w:rFonts w:ascii="仿宋" w:hAnsi="仿宋" w:cs="宋体" w:hint="eastAsia"/>
                <w:color w:val="000000" w:themeColor="text1"/>
                <w:kern w:val="0"/>
                <w:sz w:val="21"/>
                <w:szCs w:val="21"/>
              </w:rPr>
              <w:t>该超链接</w:t>
            </w:r>
            <w:proofErr w:type="gramEnd"/>
            <w:r w:rsidRPr="00B67F0C">
              <w:rPr>
                <w:rFonts w:ascii="仿宋" w:hAnsi="仿宋" w:cs="宋体" w:hint="eastAsia"/>
                <w:color w:val="000000" w:themeColor="text1"/>
                <w:kern w:val="0"/>
                <w:sz w:val="21"/>
                <w:szCs w:val="21"/>
              </w:rPr>
              <w:t>，系统交互区域连接</w:t>
            </w:r>
            <w:r w:rsidR="00E6038F" w:rsidRPr="00B67F0C">
              <w:rPr>
                <w:rFonts w:ascii="仿宋" w:hAnsi="仿宋" w:cs="宋体" w:hint="eastAsia"/>
                <w:color w:val="000000" w:themeColor="text1"/>
                <w:kern w:val="0"/>
                <w:sz w:val="21"/>
                <w:szCs w:val="21"/>
              </w:rPr>
              <w:t>投保模板查看页面，</w:t>
            </w:r>
            <w:r w:rsidR="00A07D2C" w:rsidRPr="00B67F0C">
              <w:rPr>
                <w:rFonts w:ascii="仿宋" w:hAnsi="仿宋" w:cs="宋体" w:hint="eastAsia"/>
                <w:color w:val="000000" w:themeColor="text1"/>
                <w:kern w:val="0"/>
                <w:sz w:val="21"/>
                <w:szCs w:val="21"/>
              </w:rPr>
              <w:t>如图13，</w:t>
            </w:r>
            <w:r w:rsidR="00E6038F" w:rsidRPr="00B67F0C">
              <w:rPr>
                <w:rFonts w:ascii="仿宋" w:hAnsi="仿宋" w:cs="宋体" w:hint="eastAsia"/>
                <w:color w:val="000000" w:themeColor="text1"/>
                <w:kern w:val="0"/>
                <w:sz w:val="21"/>
                <w:szCs w:val="21"/>
              </w:rPr>
              <w:t>此页面与投保模板页面一致，但不可编辑，并且只有【返回】按钮</w:t>
            </w: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模板名称</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创建日期</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模板创建人</w:t>
            </w:r>
          </w:p>
        </w:tc>
        <w:tc>
          <w:tcPr>
            <w:tcW w:w="1575"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shd w:val="clear" w:color="auto" w:fill="auto"/>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shd w:val="clear" w:color="auto" w:fill="auto"/>
          </w:tcPr>
          <w:p w:rsidR="00693E1F" w:rsidRPr="00B67F0C" w:rsidRDefault="00693E1F" w:rsidP="00493B1F">
            <w:pPr>
              <w:widowControl/>
              <w:rPr>
                <w:rFonts w:ascii="仿宋" w:hAnsi="仿宋" w:cs="宋体"/>
                <w:color w:val="000000" w:themeColor="text1"/>
                <w:kern w:val="0"/>
                <w:sz w:val="21"/>
                <w:szCs w:val="21"/>
              </w:rPr>
            </w:pP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状态</w:t>
            </w:r>
          </w:p>
        </w:tc>
        <w:tc>
          <w:tcPr>
            <w:tcW w:w="1575" w:type="dxa"/>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730" w:type="dxa"/>
          </w:tcPr>
          <w:p w:rsidR="00693E1F" w:rsidRPr="00B67F0C" w:rsidRDefault="00693E1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87" w:type="dxa"/>
          </w:tcPr>
          <w:p w:rsidR="00693E1F" w:rsidRPr="00B67F0C" w:rsidRDefault="00693E1F" w:rsidP="00493B1F">
            <w:pPr>
              <w:widowControl/>
              <w:jc w:val="center"/>
              <w:rPr>
                <w:rFonts w:ascii="仿宋" w:hAnsi="仿宋" w:cs="宋体"/>
                <w:color w:val="000000" w:themeColor="text1"/>
                <w:kern w:val="0"/>
                <w:sz w:val="21"/>
                <w:szCs w:val="21"/>
              </w:rPr>
            </w:pPr>
          </w:p>
        </w:tc>
        <w:tc>
          <w:tcPr>
            <w:tcW w:w="1888" w:type="dxa"/>
          </w:tcPr>
          <w:p w:rsidR="00693E1F" w:rsidRPr="00B67F0C" w:rsidRDefault="00693E1F" w:rsidP="00493B1F">
            <w:pPr>
              <w:widowControl/>
              <w:rPr>
                <w:rFonts w:ascii="仿宋" w:hAnsi="仿宋" w:cs="宋体"/>
                <w:color w:val="000000" w:themeColor="text1"/>
                <w:kern w:val="0"/>
                <w:sz w:val="21"/>
                <w:szCs w:val="21"/>
              </w:rPr>
            </w:pPr>
          </w:p>
        </w:tc>
        <w:tc>
          <w:tcPr>
            <w:tcW w:w="596" w:type="dxa"/>
          </w:tcPr>
          <w:p w:rsidR="00693E1F" w:rsidRPr="00B67F0C" w:rsidRDefault="00693E1F"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D24B89" w:rsidRPr="00B67F0C" w:rsidRDefault="00D24B8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创建模板</w:t>
            </w:r>
          </w:p>
        </w:tc>
        <w:tc>
          <w:tcPr>
            <w:tcW w:w="1575" w:type="dxa"/>
          </w:tcPr>
          <w:p w:rsidR="00D24B89" w:rsidRPr="00B67F0C" w:rsidRDefault="00D24B8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D24B89" w:rsidRPr="00B67F0C" w:rsidRDefault="00D24B8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D24B89" w:rsidRPr="00B67F0C" w:rsidRDefault="00D24B89" w:rsidP="00493B1F">
            <w:pPr>
              <w:widowControl/>
              <w:jc w:val="center"/>
              <w:rPr>
                <w:rFonts w:ascii="仿宋" w:hAnsi="仿宋" w:cs="宋体"/>
                <w:color w:val="000000" w:themeColor="text1"/>
                <w:kern w:val="0"/>
                <w:sz w:val="21"/>
                <w:szCs w:val="21"/>
              </w:rPr>
            </w:pPr>
          </w:p>
        </w:tc>
        <w:tc>
          <w:tcPr>
            <w:tcW w:w="1888" w:type="dxa"/>
          </w:tcPr>
          <w:p w:rsidR="00D24B89" w:rsidRPr="00B67F0C" w:rsidRDefault="00D24B89" w:rsidP="008C5455">
            <w:pPr>
              <w:widowControl/>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单击按钮</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进入</w:t>
            </w:r>
            <w:r w:rsidR="00A07D2C" w:rsidRPr="00B67F0C">
              <w:rPr>
                <w:rFonts w:ascii="仿宋" w:hAnsi="仿宋" w:cs="宋体" w:hint="eastAsia"/>
                <w:color w:val="000000" w:themeColor="text1"/>
                <w:kern w:val="0"/>
                <w:sz w:val="21"/>
                <w:szCs w:val="21"/>
              </w:rPr>
              <w:t>图14模板向导页面</w:t>
            </w:r>
          </w:p>
        </w:tc>
        <w:tc>
          <w:tcPr>
            <w:tcW w:w="596" w:type="dxa"/>
          </w:tcPr>
          <w:p w:rsidR="00D24B89" w:rsidRPr="00B67F0C" w:rsidRDefault="00D24B8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D24B89" w:rsidRPr="00B67F0C" w:rsidRDefault="00AD413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批量删除</w:t>
            </w:r>
          </w:p>
        </w:tc>
        <w:tc>
          <w:tcPr>
            <w:tcW w:w="1575" w:type="dxa"/>
          </w:tcPr>
          <w:p w:rsidR="00D24B89" w:rsidRPr="00B67F0C" w:rsidRDefault="00AD413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D24B89" w:rsidRPr="00B67F0C" w:rsidRDefault="00AD413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D24B89" w:rsidRPr="00B67F0C" w:rsidRDefault="00D24B89" w:rsidP="00493B1F">
            <w:pPr>
              <w:widowControl/>
              <w:jc w:val="center"/>
              <w:rPr>
                <w:rFonts w:ascii="仿宋" w:hAnsi="仿宋" w:cs="宋体"/>
                <w:color w:val="000000" w:themeColor="text1"/>
                <w:kern w:val="0"/>
                <w:sz w:val="21"/>
                <w:szCs w:val="21"/>
              </w:rPr>
            </w:pPr>
          </w:p>
        </w:tc>
        <w:tc>
          <w:tcPr>
            <w:tcW w:w="1888" w:type="dxa"/>
          </w:tcPr>
          <w:p w:rsidR="00D24B89" w:rsidRPr="00B67F0C" w:rsidRDefault="00AD4138" w:rsidP="00493B1F">
            <w:pPr>
              <w:widowControl/>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用户勾选全选</w:t>
            </w:r>
            <w:proofErr w:type="gramEnd"/>
            <w:r w:rsidRPr="00B67F0C">
              <w:rPr>
                <w:rFonts w:ascii="仿宋" w:hAnsi="仿宋" w:cs="宋体" w:hint="eastAsia"/>
                <w:color w:val="000000" w:themeColor="text1"/>
                <w:kern w:val="0"/>
                <w:sz w:val="21"/>
                <w:szCs w:val="21"/>
              </w:rPr>
              <w:t>复选框，点击【批量删除】按钮，系统校验所选模</w:t>
            </w:r>
            <w:proofErr w:type="gramStart"/>
            <w:r w:rsidRPr="00B67F0C">
              <w:rPr>
                <w:rFonts w:ascii="仿宋" w:hAnsi="仿宋" w:cs="宋体" w:hint="eastAsia"/>
                <w:color w:val="000000" w:themeColor="text1"/>
                <w:kern w:val="0"/>
                <w:sz w:val="21"/>
                <w:szCs w:val="21"/>
              </w:rPr>
              <w:t>板状态</w:t>
            </w:r>
            <w:proofErr w:type="gramEnd"/>
            <w:r w:rsidRPr="00B67F0C">
              <w:rPr>
                <w:rFonts w:ascii="仿宋" w:hAnsi="仿宋" w:cs="宋体" w:hint="eastAsia"/>
                <w:color w:val="000000" w:themeColor="text1"/>
                <w:kern w:val="0"/>
                <w:sz w:val="21"/>
                <w:szCs w:val="21"/>
              </w:rPr>
              <w:t>是否为停用，若不是，则系统提示“您所选的投保模板号为*****的模板状态为启用，是否继续删除？”用户可单击【是】按钮进行删除，也可点击【跳过】按钮保留启用状态的模板，对剩下的模板进行批量删除。</w:t>
            </w:r>
          </w:p>
        </w:tc>
        <w:tc>
          <w:tcPr>
            <w:tcW w:w="596" w:type="dxa"/>
          </w:tcPr>
          <w:p w:rsidR="00D24B89" w:rsidRPr="00B67F0C" w:rsidRDefault="00D24B8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修改</w:t>
            </w:r>
          </w:p>
        </w:tc>
        <w:tc>
          <w:tcPr>
            <w:tcW w:w="1575"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D24B89" w:rsidRPr="00B67F0C" w:rsidRDefault="00D24B89" w:rsidP="00493B1F">
            <w:pPr>
              <w:widowControl/>
              <w:jc w:val="center"/>
              <w:rPr>
                <w:rFonts w:ascii="仿宋" w:hAnsi="仿宋" w:cs="宋体"/>
                <w:color w:val="000000" w:themeColor="text1"/>
                <w:kern w:val="0"/>
                <w:sz w:val="21"/>
                <w:szCs w:val="21"/>
              </w:rPr>
            </w:pPr>
          </w:p>
        </w:tc>
        <w:tc>
          <w:tcPr>
            <w:tcW w:w="1888" w:type="dxa"/>
          </w:tcPr>
          <w:p w:rsidR="00D24B89" w:rsidRPr="00B67F0C" w:rsidRDefault="00412C58" w:rsidP="00493B1F">
            <w:pPr>
              <w:widowControl/>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单击修改按钮</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进入修改页面</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修改页面与创建模板页面一致</w:t>
            </w:r>
            <w:r w:rsidRPr="00B67F0C">
              <w:rPr>
                <w:rFonts w:ascii="仿宋" w:hAnsi="仿宋" w:cs="宋体" w:hint="eastAsia"/>
                <w:color w:val="000000" w:themeColor="text1"/>
                <w:kern w:val="0"/>
                <w:sz w:val="21"/>
                <w:szCs w:val="21"/>
              </w:rPr>
              <w:t>。</w:t>
            </w:r>
          </w:p>
        </w:tc>
        <w:tc>
          <w:tcPr>
            <w:tcW w:w="596" w:type="dxa"/>
          </w:tcPr>
          <w:p w:rsidR="00D24B89" w:rsidRPr="00B67F0C" w:rsidRDefault="00D24B8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停用</w:t>
            </w:r>
            <w:r w:rsidR="00332AF5" w:rsidRPr="00B67F0C">
              <w:rPr>
                <w:rFonts w:ascii="仿宋" w:hAnsi="仿宋" w:cs="宋体" w:hint="eastAsia"/>
                <w:color w:val="000000" w:themeColor="text1"/>
                <w:kern w:val="0"/>
                <w:sz w:val="21"/>
                <w:szCs w:val="21"/>
              </w:rPr>
              <w:t>/启用</w:t>
            </w:r>
          </w:p>
        </w:tc>
        <w:tc>
          <w:tcPr>
            <w:tcW w:w="1575"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D24B89" w:rsidRPr="00B67F0C" w:rsidRDefault="00412C58"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D24B89" w:rsidRPr="00B67F0C" w:rsidRDefault="00D24B89" w:rsidP="00493B1F">
            <w:pPr>
              <w:widowControl/>
              <w:jc w:val="center"/>
              <w:rPr>
                <w:rFonts w:ascii="仿宋" w:hAnsi="仿宋" w:cs="宋体"/>
                <w:color w:val="000000" w:themeColor="text1"/>
                <w:kern w:val="0"/>
                <w:sz w:val="21"/>
                <w:szCs w:val="21"/>
              </w:rPr>
            </w:pPr>
          </w:p>
        </w:tc>
        <w:tc>
          <w:tcPr>
            <w:tcW w:w="1888" w:type="dxa"/>
          </w:tcPr>
          <w:p w:rsidR="00D24B89" w:rsidRPr="00B67F0C" w:rsidRDefault="00332AF5"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单击按钮，系统修改模板状态。无效模板可进行启用模板操作，有效模板可进行停用模板操作。系统根据模板状态自动显示【停用】【启用】按钮。</w:t>
            </w:r>
          </w:p>
        </w:tc>
        <w:tc>
          <w:tcPr>
            <w:tcW w:w="596" w:type="dxa"/>
          </w:tcPr>
          <w:p w:rsidR="00D24B89" w:rsidRPr="00B67F0C" w:rsidRDefault="00D24B8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416" w:type="dxa"/>
          </w:tcPr>
          <w:p w:rsidR="00D24B89" w:rsidRPr="00B67F0C" w:rsidRDefault="00332AF5"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删除</w:t>
            </w:r>
          </w:p>
        </w:tc>
        <w:tc>
          <w:tcPr>
            <w:tcW w:w="1575" w:type="dxa"/>
          </w:tcPr>
          <w:p w:rsidR="00D24B89" w:rsidRPr="00B67F0C" w:rsidRDefault="00332AF5"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730" w:type="dxa"/>
          </w:tcPr>
          <w:p w:rsidR="00D24B89" w:rsidRPr="00B67F0C" w:rsidRDefault="00332AF5"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87" w:type="dxa"/>
          </w:tcPr>
          <w:p w:rsidR="00D24B89" w:rsidRPr="00B67F0C" w:rsidRDefault="00D24B89" w:rsidP="00493B1F">
            <w:pPr>
              <w:widowControl/>
              <w:jc w:val="center"/>
              <w:rPr>
                <w:rFonts w:ascii="仿宋" w:hAnsi="仿宋" w:cs="宋体"/>
                <w:color w:val="000000" w:themeColor="text1"/>
                <w:kern w:val="0"/>
                <w:sz w:val="21"/>
                <w:szCs w:val="21"/>
              </w:rPr>
            </w:pPr>
          </w:p>
        </w:tc>
        <w:tc>
          <w:tcPr>
            <w:tcW w:w="1888" w:type="dxa"/>
          </w:tcPr>
          <w:p w:rsidR="00D24B89" w:rsidRPr="00B67F0C" w:rsidRDefault="00332AF5" w:rsidP="00493B1F">
            <w:pPr>
              <w:widowControl/>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单击按钮</w:t>
            </w:r>
            <w:r w:rsidRPr="00B67F0C">
              <w:rPr>
                <w:rFonts w:ascii="仿宋" w:hAnsi="仿宋" w:cs="宋体" w:hint="eastAsia"/>
                <w:color w:val="000000" w:themeColor="text1"/>
                <w:kern w:val="0"/>
                <w:sz w:val="21"/>
                <w:szCs w:val="21"/>
              </w:rPr>
              <w:t>，</w:t>
            </w:r>
            <w:r w:rsidRPr="00B67F0C">
              <w:rPr>
                <w:rFonts w:ascii="仿宋" w:hAnsi="仿宋" w:cs="宋体"/>
                <w:color w:val="000000" w:themeColor="text1"/>
                <w:kern w:val="0"/>
                <w:sz w:val="21"/>
                <w:szCs w:val="21"/>
              </w:rPr>
              <w:t>系统提示</w:t>
            </w:r>
            <w:r w:rsidRPr="00B67F0C">
              <w:rPr>
                <w:rFonts w:ascii="仿宋" w:hAnsi="仿宋" w:cs="宋体" w:hint="eastAsia"/>
                <w:color w:val="000000" w:themeColor="text1"/>
                <w:kern w:val="0"/>
                <w:sz w:val="21"/>
                <w:szCs w:val="21"/>
              </w:rPr>
              <w:t>“是否确定删除模板号为*****的模板？”单击【是】，系统提示“删除成功！”，单击【否】，关闭提示弹窗，取消删除操作。</w:t>
            </w:r>
          </w:p>
        </w:tc>
        <w:tc>
          <w:tcPr>
            <w:tcW w:w="596" w:type="dxa"/>
          </w:tcPr>
          <w:p w:rsidR="00D24B89" w:rsidRPr="00B67F0C" w:rsidRDefault="00D24B89" w:rsidP="00493B1F">
            <w:pPr>
              <w:widowControl/>
              <w:jc w:val="center"/>
              <w:rPr>
                <w:rFonts w:ascii="仿宋" w:hAnsi="仿宋" w:cs="宋体"/>
                <w:color w:val="000000" w:themeColor="text1"/>
                <w:kern w:val="0"/>
                <w:sz w:val="21"/>
                <w:szCs w:val="21"/>
              </w:rPr>
            </w:pPr>
          </w:p>
        </w:tc>
      </w:tr>
    </w:tbl>
    <w:p w:rsidR="00693E1F" w:rsidRPr="00B67F0C" w:rsidRDefault="00693E1F" w:rsidP="00D24B89">
      <w:pPr>
        <w:rPr>
          <w:color w:val="000000" w:themeColor="text1"/>
          <w:lang w:val="zh-CN"/>
        </w:rPr>
      </w:pPr>
      <w:r w:rsidRPr="00B67F0C">
        <w:rPr>
          <w:rFonts w:hint="eastAsia"/>
          <w:color w:val="000000" w:themeColor="text1"/>
          <w:lang w:val="zh-CN"/>
        </w:rPr>
        <w:t>选项说明：</w:t>
      </w:r>
    </w:p>
    <w:p w:rsidR="00693E1F" w:rsidRPr="00B67F0C" w:rsidRDefault="00D24B89" w:rsidP="00693E1F">
      <w:pPr>
        <w:rPr>
          <w:rFonts w:ascii="仿宋" w:hAnsi="仿宋"/>
          <w:color w:val="000000" w:themeColor="text1"/>
        </w:rPr>
      </w:pPr>
      <w:r w:rsidRPr="00B67F0C">
        <w:rPr>
          <w:rFonts w:hint="eastAsia"/>
          <w:color w:val="000000" w:themeColor="text1"/>
        </w:rPr>
        <w:lastRenderedPageBreak/>
        <w:t>1</w:t>
      </w:r>
      <w:r w:rsidR="00693E1F" w:rsidRPr="00B67F0C">
        <w:rPr>
          <w:rFonts w:hint="eastAsia"/>
          <w:color w:val="000000" w:themeColor="text1"/>
        </w:rPr>
        <w:t xml:space="preserve">. </w:t>
      </w:r>
      <w:r w:rsidR="00693E1F" w:rsidRPr="00B67F0C">
        <w:rPr>
          <w:rFonts w:ascii="仿宋" w:hAnsi="仿宋" w:hint="eastAsia"/>
          <w:color w:val="000000" w:themeColor="text1"/>
        </w:rPr>
        <w:t>【查询】按钮</w:t>
      </w:r>
    </w:p>
    <w:p w:rsidR="00693E1F" w:rsidRPr="00B67F0C" w:rsidRDefault="00693E1F" w:rsidP="00693E1F">
      <w:pPr>
        <w:ind w:left="420"/>
        <w:rPr>
          <w:color w:val="000000" w:themeColor="text1"/>
          <w:lang w:val="zh-CN"/>
        </w:rPr>
      </w:pPr>
      <w:r w:rsidRPr="00B67F0C">
        <w:rPr>
          <w:rFonts w:hint="eastAsia"/>
          <w:color w:val="000000" w:themeColor="text1"/>
          <w:lang w:val="zh-CN"/>
        </w:rPr>
        <w:t>用户点击【查询】按钮，系统校验是否已输入</w:t>
      </w:r>
      <w:r w:rsidR="00D24B89" w:rsidRPr="00B67F0C">
        <w:rPr>
          <w:rFonts w:hint="eastAsia"/>
          <w:color w:val="000000" w:themeColor="text1"/>
          <w:lang w:val="zh-CN"/>
        </w:rPr>
        <w:t>除默认条件外的其他</w:t>
      </w:r>
      <w:r w:rsidRPr="00B67F0C">
        <w:rPr>
          <w:rFonts w:hint="eastAsia"/>
          <w:color w:val="000000" w:themeColor="text1"/>
          <w:lang w:val="zh-CN"/>
        </w:rPr>
        <w:t>查询条件，如果未输入，</w:t>
      </w:r>
      <w:proofErr w:type="gramStart"/>
      <w:r w:rsidRPr="00B67F0C">
        <w:rPr>
          <w:rFonts w:hint="eastAsia"/>
          <w:color w:val="000000" w:themeColor="text1"/>
          <w:lang w:val="zh-CN"/>
        </w:rPr>
        <w:t>弹层提示</w:t>
      </w:r>
      <w:proofErr w:type="gramEnd"/>
      <w:r w:rsidRPr="00B67F0C">
        <w:rPr>
          <w:rFonts w:hint="eastAsia"/>
          <w:color w:val="000000" w:themeColor="text1"/>
          <w:lang w:val="zh-CN"/>
        </w:rPr>
        <w:t>用户“</w:t>
      </w:r>
      <w:r w:rsidR="00D24B89" w:rsidRPr="00B67F0C">
        <w:rPr>
          <w:rFonts w:hint="eastAsia"/>
          <w:color w:val="000000" w:themeColor="text1"/>
          <w:lang w:val="zh-CN"/>
        </w:rPr>
        <w:t>除默认条件外</w:t>
      </w:r>
      <w:r w:rsidRPr="00B67F0C">
        <w:rPr>
          <w:rFonts w:hint="eastAsia"/>
          <w:color w:val="000000" w:themeColor="text1"/>
          <w:lang w:val="zh-CN"/>
        </w:rPr>
        <w:t>请</w:t>
      </w:r>
      <w:r w:rsidR="00D24B89" w:rsidRPr="00B67F0C">
        <w:rPr>
          <w:rFonts w:hint="eastAsia"/>
          <w:color w:val="000000" w:themeColor="text1"/>
          <w:lang w:val="zh-CN"/>
        </w:rPr>
        <w:t>至少</w:t>
      </w:r>
      <w:r w:rsidRPr="00B67F0C">
        <w:rPr>
          <w:rFonts w:hint="eastAsia"/>
          <w:color w:val="000000" w:themeColor="text1"/>
          <w:lang w:val="zh-CN"/>
        </w:rPr>
        <w:t>输入</w:t>
      </w:r>
      <w:r w:rsidR="00D24B89" w:rsidRPr="00B67F0C">
        <w:rPr>
          <w:rFonts w:hint="eastAsia"/>
          <w:color w:val="000000" w:themeColor="text1"/>
          <w:lang w:val="zh-CN"/>
        </w:rPr>
        <w:t>一个</w:t>
      </w:r>
      <w:r w:rsidRPr="00B67F0C">
        <w:rPr>
          <w:rFonts w:hint="eastAsia"/>
          <w:color w:val="000000" w:themeColor="text1"/>
          <w:lang w:val="zh-CN"/>
        </w:rPr>
        <w:t>查询条件”，如果已输入，系统校验输入格式是否正确。输入格式如下：</w:t>
      </w:r>
    </w:p>
    <w:p w:rsidR="00693E1F" w:rsidRPr="00B67F0C" w:rsidRDefault="0033169B" w:rsidP="0033169B">
      <w:pPr>
        <w:ind w:left="420"/>
        <w:rPr>
          <w:color w:val="000000" w:themeColor="text1"/>
          <w:lang w:val="zh-CN"/>
        </w:rPr>
      </w:pPr>
      <w:r w:rsidRPr="00B67F0C">
        <w:rPr>
          <w:rFonts w:hint="eastAsia"/>
          <w:color w:val="000000" w:themeColor="text1"/>
          <w:lang w:val="zh-CN"/>
        </w:rPr>
        <w:t>①模</w:t>
      </w:r>
      <w:r w:rsidR="00693E1F" w:rsidRPr="00B67F0C">
        <w:rPr>
          <w:rFonts w:hint="eastAsia"/>
          <w:color w:val="000000" w:themeColor="text1"/>
          <w:lang w:val="zh-CN"/>
        </w:rPr>
        <w:t>板号码为</w:t>
      </w:r>
      <w:r w:rsidRPr="00B67F0C">
        <w:rPr>
          <w:rFonts w:hint="eastAsia"/>
          <w:color w:val="000000" w:themeColor="text1"/>
          <w:lang w:val="zh-CN"/>
        </w:rPr>
        <w:t>字母加</w:t>
      </w:r>
      <w:r w:rsidR="00693E1F" w:rsidRPr="00B67F0C">
        <w:rPr>
          <w:rFonts w:hint="eastAsia"/>
          <w:color w:val="000000" w:themeColor="text1"/>
          <w:lang w:val="zh-CN"/>
        </w:rPr>
        <w:t>数字</w:t>
      </w:r>
    </w:p>
    <w:p w:rsidR="00693E1F" w:rsidRPr="00B67F0C" w:rsidRDefault="00693E1F" w:rsidP="00693E1F">
      <w:pPr>
        <w:ind w:left="420"/>
        <w:rPr>
          <w:color w:val="000000" w:themeColor="text1"/>
          <w:lang w:val="zh-CN"/>
        </w:rPr>
      </w:pPr>
      <w:r w:rsidRPr="00B67F0C">
        <w:rPr>
          <w:rFonts w:hint="eastAsia"/>
          <w:color w:val="000000" w:themeColor="text1"/>
          <w:lang w:val="zh-CN"/>
        </w:rPr>
        <w:t>②模板创建日期格式为</w:t>
      </w:r>
      <w:r w:rsidRPr="00B67F0C">
        <w:rPr>
          <w:rFonts w:hint="eastAsia"/>
          <w:color w:val="000000" w:themeColor="text1"/>
          <w:lang w:val="zh-CN"/>
        </w:rPr>
        <w:t>2017-10-10</w:t>
      </w:r>
    </w:p>
    <w:p w:rsidR="00693E1F" w:rsidRPr="00B67F0C" w:rsidRDefault="00693E1F" w:rsidP="00693E1F">
      <w:pPr>
        <w:ind w:left="420"/>
        <w:rPr>
          <w:color w:val="000000" w:themeColor="text1"/>
          <w:lang w:val="zh-CN"/>
        </w:rPr>
      </w:pPr>
      <w:r w:rsidRPr="00B67F0C">
        <w:rPr>
          <w:rFonts w:hint="eastAsia"/>
          <w:color w:val="000000" w:themeColor="text1"/>
          <w:lang w:val="zh-CN"/>
        </w:rPr>
        <w:t>③其余输入框中必须填写文字</w:t>
      </w:r>
    </w:p>
    <w:p w:rsidR="00693E1F" w:rsidRPr="00B67F0C" w:rsidRDefault="00693E1F" w:rsidP="00693E1F">
      <w:pPr>
        <w:ind w:left="420"/>
        <w:rPr>
          <w:color w:val="000000" w:themeColor="text1"/>
          <w:lang w:val="zh-CN"/>
        </w:rPr>
      </w:pPr>
      <w:r w:rsidRPr="00B67F0C">
        <w:rPr>
          <w:rFonts w:hint="eastAsia"/>
          <w:color w:val="000000" w:themeColor="text1"/>
          <w:lang w:val="zh-CN"/>
        </w:rPr>
        <w:t>若输入格式错误，</w:t>
      </w:r>
      <w:proofErr w:type="gramStart"/>
      <w:r w:rsidRPr="00B67F0C">
        <w:rPr>
          <w:rFonts w:hint="eastAsia"/>
          <w:color w:val="000000" w:themeColor="text1"/>
          <w:lang w:val="zh-CN"/>
        </w:rPr>
        <w:t>弹层提示</w:t>
      </w:r>
      <w:proofErr w:type="gramEnd"/>
      <w:r w:rsidRPr="00B67F0C">
        <w:rPr>
          <w:rFonts w:hint="eastAsia"/>
          <w:color w:val="000000" w:themeColor="text1"/>
          <w:lang w:val="zh-CN"/>
        </w:rPr>
        <w:t>用户“</w:t>
      </w:r>
      <w:r w:rsidRPr="00B67F0C">
        <w:rPr>
          <w:rFonts w:hint="eastAsia"/>
          <w:color w:val="000000" w:themeColor="text1"/>
          <w:lang w:val="zh-CN"/>
        </w:rPr>
        <w:t>***</w:t>
      </w:r>
      <w:r w:rsidRPr="00B67F0C">
        <w:rPr>
          <w:rFonts w:hint="eastAsia"/>
          <w:color w:val="000000" w:themeColor="text1"/>
          <w:lang w:val="zh-CN"/>
        </w:rPr>
        <w:t>格式错误，请修改”，如果输入正确，将根据查询条件显示查询结果列表。</w:t>
      </w:r>
    </w:p>
    <w:p w:rsidR="00693E1F" w:rsidRPr="00B67F0C" w:rsidRDefault="00693E1F" w:rsidP="00693E1F">
      <w:pPr>
        <w:ind w:left="420"/>
        <w:rPr>
          <w:color w:val="000000" w:themeColor="text1"/>
          <w:lang w:val="zh-CN"/>
        </w:rPr>
      </w:pPr>
      <w:r w:rsidRPr="00B67F0C">
        <w:rPr>
          <w:rFonts w:hint="eastAsia"/>
          <w:color w:val="000000" w:themeColor="text1"/>
          <w:lang w:val="zh-CN"/>
        </w:rPr>
        <w:t>当输入保单或投保单时，系统自动清空默认时间，不将时间作为查询条件。</w:t>
      </w:r>
    </w:p>
    <w:p w:rsidR="00693E1F" w:rsidRPr="00B67F0C" w:rsidRDefault="00693E1F" w:rsidP="00693E1F">
      <w:pPr>
        <w:ind w:left="420"/>
        <w:rPr>
          <w:color w:val="000000" w:themeColor="text1"/>
          <w:lang w:val="zh-CN"/>
        </w:rPr>
      </w:pPr>
      <w:r w:rsidRPr="00B67F0C">
        <w:rPr>
          <w:rFonts w:hint="eastAsia"/>
          <w:color w:val="000000" w:themeColor="text1"/>
          <w:lang w:val="zh-CN"/>
        </w:rPr>
        <w:t>查询条件中所有业务单号与被保险人姓名支持模糊查询，其他查询条件都只支持精确查询。其中业务单号限制位数最少为</w:t>
      </w:r>
      <w:r w:rsidRPr="00B67F0C">
        <w:rPr>
          <w:rFonts w:hint="eastAsia"/>
          <w:color w:val="000000" w:themeColor="text1"/>
          <w:lang w:val="zh-CN"/>
        </w:rPr>
        <w:t>15</w:t>
      </w:r>
      <w:r w:rsidRPr="00B67F0C">
        <w:rPr>
          <w:rFonts w:hint="eastAsia"/>
          <w:color w:val="000000" w:themeColor="text1"/>
          <w:lang w:val="zh-CN"/>
        </w:rPr>
        <w:t>位，否则系统进行提示“</w:t>
      </w:r>
      <w:r w:rsidRPr="00B67F0C">
        <w:rPr>
          <w:rFonts w:hint="eastAsia"/>
          <w:color w:val="000000" w:themeColor="text1"/>
          <w:lang w:val="zh-CN"/>
        </w:rPr>
        <w:t>***</w:t>
      </w:r>
      <w:r w:rsidRPr="00B67F0C">
        <w:rPr>
          <w:rFonts w:hint="eastAsia"/>
          <w:color w:val="000000" w:themeColor="text1"/>
          <w:lang w:val="zh-CN"/>
        </w:rPr>
        <w:t>号需输入至少</w:t>
      </w:r>
      <w:r w:rsidRPr="00B67F0C">
        <w:rPr>
          <w:rFonts w:hint="eastAsia"/>
          <w:color w:val="000000" w:themeColor="text1"/>
          <w:lang w:val="zh-CN"/>
        </w:rPr>
        <w:t>15</w:t>
      </w:r>
      <w:r w:rsidRPr="00B67F0C">
        <w:rPr>
          <w:rFonts w:hint="eastAsia"/>
          <w:color w:val="000000" w:themeColor="text1"/>
          <w:lang w:val="zh-CN"/>
        </w:rPr>
        <w:t>位数！”下文中查询页面规则与本处保持一致。</w:t>
      </w:r>
    </w:p>
    <w:p w:rsidR="00693E1F" w:rsidRPr="00B67F0C" w:rsidRDefault="00D24B89" w:rsidP="00693E1F">
      <w:pPr>
        <w:rPr>
          <w:rFonts w:ascii="仿宋" w:hAnsi="仿宋"/>
          <w:color w:val="000000" w:themeColor="text1"/>
        </w:rPr>
      </w:pPr>
      <w:r w:rsidRPr="00B67F0C">
        <w:rPr>
          <w:rFonts w:hint="eastAsia"/>
          <w:color w:val="000000" w:themeColor="text1"/>
        </w:rPr>
        <w:t>2</w:t>
      </w:r>
      <w:r w:rsidR="00693E1F" w:rsidRPr="00B67F0C">
        <w:rPr>
          <w:rFonts w:hint="eastAsia"/>
          <w:color w:val="000000" w:themeColor="text1"/>
        </w:rPr>
        <w:t xml:space="preserve">. </w:t>
      </w:r>
      <w:r w:rsidR="00693E1F" w:rsidRPr="00B67F0C">
        <w:rPr>
          <w:rFonts w:ascii="仿宋" w:hAnsi="仿宋" w:hint="eastAsia"/>
          <w:color w:val="000000" w:themeColor="text1"/>
        </w:rPr>
        <w:t>【重置】按钮</w:t>
      </w:r>
    </w:p>
    <w:p w:rsidR="00693E1F" w:rsidRPr="00B67F0C" w:rsidRDefault="00693E1F" w:rsidP="00693E1F">
      <w:pPr>
        <w:ind w:left="420"/>
        <w:rPr>
          <w:color w:val="000000" w:themeColor="text1"/>
          <w:lang w:val="zh-CN"/>
        </w:rPr>
      </w:pPr>
      <w:r w:rsidRPr="00B67F0C">
        <w:rPr>
          <w:rFonts w:hint="eastAsia"/>
          <w:color w:val="000000" w:themeColor="text1"/>
          <w:lang w:val="zh-CN"/>
        </w:rPr>
        <w:t>用户点击【重置】按钮，系统刷新查询条件，清除已输入的条件信息。</w:t>
      </w:r>
    </w:p>
    <w:p w:rsidR="00693E1F" w:rsidRPr="00B67F0C" w:rsidRDefault="00332AF5" w:rsidP="00693E1F">
      <w:pPr>
        <w:rPr>
          <w:color w:val="000000" w:themeColor="text1"/>
          <w:lang w:val="zh-CN"/>
        </w:rPr>
      </w:pPr>
      <w:r w:rsidRPr="00B67F0C">
        <w:rPr>
          <w:rFonts w:hint="eastAsia"/>
          <w:color w:val="000000" w:themeColor="text1"/>
          <w:lang w:val="zh-CN"/>
        </w:rPr>
        <w:t>3.</w:t>
      </w:r>
      <w:r w:rsidRPr="00B67F0C">
        <w:rPr>
          <w:rFonts w:hint="eastAsia"/>
          <w:color w:val="000000" w:themeColor="text1"/>
          <w:lang w:val="zh-CN"/>
        </w:rPr>
        <w:t>【返回】按钮</w:t>
      </w:r>
    </w:p>
    <w:p w:rsidR="00332AF5" w:rsidRPr="00B67F0C" w:rsidRDefault="00332AF5" w:rsidP="00693E1F">
      <w:pPr>
        <w:rPr>
          <w:color w:val="000000" w:themeColor="text1"/>
          <w:lang w:val="zh-CN"/>
        </w:rPr>
      </w:pPr>
      <w:r w:rsidRPr="00B67F0C">
        <w:rPr>
          <w:rFonts w:hint="eastAsia"/>
          <w:color w:val="000000" w:themeColor="text1"/>
          <w:lang w:val="zh-CN"/>
        </w:rPr>
        <w:t>用户单击【返回】按钮，返回至工作台页面。</w:t>
      </w:r>
    </w:p>
    <w:p w:rsidR="00A07D2C" w:rsidRPr="00B67F0C" w:rsidRDefault="00A07D2C" w:rsidP="00693E1F">
      <w:pPr>
        <w:rPr>
          <w:color w:val="000000" w:themeColor="text1"/>
          <w:lang w:val="zh-CN"/>
        </w:rPr>
      </w:pPr>
    </w:p>
    <w:p w:rsidR="003D22FA" w:rsidRPr="00B67F0C" w:rsidRDefault="003D22FA" w:rsidP="00693E1F">
      <w:pPr>
        <w:rPr>
          <w:color w:val="000000" w:themeColor="text1"/>
          <w:lang w:val="zh-CN"/>
        </w:rPr>
      </w:pPr>
      <w:r w:rsidRPr="00B67F0C">
        <w:rPr>
          <w:rFonts w:hint="eastAsia"/>
          <w:color w:val="000000" w:themeColor="text1"/>
          <w:lang w:val="zh-CN"/>
        </w:rPr>
        <w:lastRenderedPageBreak/>
        <w:t>用户单击【创建模板】按钮，系统进入模板向导页面，如下图：</w:t>
      </w:r>
    </w:p>
    <w:p w:rsidR="005C7ECB" w:rsidRPr="00B67F0C" w:rsidRDefault="000E192F" w:rsidP="005C7ECB">
      <w:pPr>
        <w:keepNext/>
        <w:rPr>
          <w:color w:val="000000" w:themeColor="text1"/>
        </w:rPr>
      </w:pPr>
      <w:r w:rsidRPr="00B67F0C">
        <w:rPr>
          <w:noProof/>
          <w:color w:val="000000" w:themeColor="text1"/>
        </w:rPr>
        <mc:AlternateContent>
          <mc:Choice Requires="wps">
            <w:drawing>
              <wp:anchor distT="0" distB="0" distL="114300" distR="114300" simplePos="0" relativeHeight="251671552" behindDoc="0" locked="0" layoutInCell="1" allowOverlap="1" wp14:anchorId="4F340F03" wp14:editId="1B30C819">
                <wp:simplePos x="0" y="0"/>
                <wp:positionH relativeFrom="column">
                  <wp:posOffset>2757668</wp:posOffset>
                </wp:positionH>
                <wp:positionV relativeFrom="paragraph">
                  <wp:posOffset>483822</wp:posOffset>
                </wp:positionV>
                <wp:extent cx="1279003" cy="185195"/>
                <wp:effectExtent l="0" t="0" r="16510" b="24765"/>
                <wp:wrapNone/>
                <wp:docPr id="14" name="矩形 14"/>
                <wp:cNvGraphicFramePr/>
                <a:graphic xmlns:a="http://schemas.openxmlformats.org/drawingml/2006/main">
                  <a:graphicData uri="http://schemas.microsoft.com/office/word/2010/wordprocessingShape">
                    <wps:wsp>
                      <wps:cNvSpPr/>
                      <wps:spPr>
                        <a:xfrm>
                          <a:off x="0" y="0"/>
                          <a:ext cx="1279003" cy="185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26" style="position:absolute;left:0;text-align:left;margin-left:217.15pt;margin-top:38.1pt;width:100.7pt;height:1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" filled="f" strokecolor="red" strokeweight="1pt"/>
            </w:pict>
          </mc:Fallback>
        </mc:AlternateContent>
      </w:r>
      <w:r w:rsidR="00FA2C99" w:rsidRPr="00B67F0C">
        <w:rPr>
          <w:noProof/>
          <w:color w:val="000000" w:themeColor="text1"/>
        </w:rPr>
        <w:drawing>
          <wp:inline distT="0" distB="0" distL="0" distR="0" wp14:anchorId="795B0AD2" wp14:editId="34BB115A">
            <wp:extent cx="5274310" cy="2772065"/>
            <wp:effectExtent l="19050" t="19050" r="21590" b="285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72065"/>
                    </a:xfrm>
                    <a:prstGeom prst="rect">
                      <a:avLst/>
                    </a:prstGeom>
                    <a:ln>
                      <a:solidFill>
                        <a:schemeClr val="bg1">
                          <a:lumMod val="95000"/>
                        </a:schemeClr>
                      </a:solidFill>
                    </a:ln>
                  </pic:spPr>
                </pic:pic>
              </a:graphicData>
            </a:graphic>
          </wp:inline>
        </w:drawing>
      </w:r>
    </w:p>
    <w:p w:rsidR="00CC1BE7" w:rsidRPr="00B67F0C" w:rsidRDefault="005C7ECB" w:rsidP="005C7ECB">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14</w:t>
      </w:r>
      <w:r w:rsidRPr="00B67F0C">
        <w:rPr>
          <w:color w:val="000000" w:themeColor="text1"/>
        </w:rPr>
        <w:fldChar w:fldCharType="end"/>
      </w:r>
      <w:r w:rsidRPr="00B67F0C">
        <w:rPr>
          <w:color w:val="000000" w:themeColor="text1"/>
        </w:rPr>
        <w:t>模板向导</w:t>
      </w:r>
    </w:p>
    <w:p w:rsidR="005C7ECB" w:rsidRPr="00B67F0C" w:rsidRDefault="00EA5FB5" w:rsidP="005C7ECB">
      <w:pPr>
        <w:rPr>
          <w:color w:val="000000" w:themeColor="text1"/>
          <w:lang w:val="zh-CN"/>
        </w:rPr>
      </w:pPr>
      <w:r w:rsidRPr="00B67F0C">
        <w:rPr>
          <w:rFonts w:hint="eastAsia"/>
          <w:color w:val="000000" w:themeColor="text1"/>
          <w:lang w:val="zh-CN"/>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B67F0C" w:rsidRPr="00B67F0C" w:rsidTr="00493B1F">
        <w:trPr>
          <w:trHeight w:val="376"/>
          <w:jc w:val="center"/>
        </w:trPr>
        <w:tc>
          <w:tcPr>
            <w:tcW w:w="7992" w:type="dxa"/>
            <w:gridSpan w:val="6"/>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模板向导</w:t>
            </w:r>
          </w:p>
        </w:tc>
      </w:tr>
      <w:tr w:rsidR="00B67F0C" w:rsidRPr="00B67F0C" w:rsidTr="004105C4">
        <w:trPr>
          <w:trHeight w:val="543"/>
          <w:jc w:val="center"/>
        </w:trPr>
        <w:tc>
          <w:tcPr>
            <w:tcW w:w="1282"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419"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552"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41"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421"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77" w:type="dxa"/>
            <w:shd w:val="clear" w:color="auto" w:fill="B6DDE8" w:themeFill="accent5" w:themeFillTint="66"/>
          </w:tcPr>
          <w:p w:rsidR="000E192F" w:rsidRPr="00B67F0C" w:rsidRDefault="000E192F"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4105C4">
        <w:trPr>
          <w:trHeight w:val="561"/>
          <w:jc w:val="center"/>
        </w:trPr>
        <w:tc>
          <w:tcPr>
            <w:tcW w:w="1282" w:type="dxa"/>
            <w:shd w:val="clear" w:color="auto" w:fill="auto"/>
          </w:tcPr>
          <w:p w:rsidR="000E192F" w:rsidRPr="00B67F0C" w:rsidRDefault="000E192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创建类型</w:t>
            </w:r>
          </w:p>
        </w:tc>
        <w:tc>
          <w:tcPr>
            <w:tcW w:w="1419" w:type="dxa"/>
            <w:shd w:val="clear" w:color="auto" w:fill="auto"/>
          </w:tcPr>
          <w:p w:rsidR="000E192F" w:rsidRPr="00B67F0C" w:rsidRDefault="000E192F" w:rsidP="00493B1F">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552" w:type="dxa"/>
            <w:shd w:val="clear" w:color="auto" w:fill="auto"/>
          </w:tcPr>
          <w:p w:rsidR="000E192F" w:rsidRPr="00B67F0C" w:rsidRDefault="000E192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41" w:type="dxa"/>
            <w:shd w:val="clear" w:color="auto" w:fill="auto"/>
          </w:tcPr>
          <w:p w:rsidR="000E192F" w:rsidRPr="00B67F0C" w:rsidRDefault="000E192F"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0E192F" w:rsidRPr="00B67F0C" w:rsidRDefault="000E192F" w:rsidP="00493B1F">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选项内容:新模板、复制模板。若选择复制模板则显示红框内模板号码的查询框</w:t>
            </w:r>
          </w:p>
        </w:tc>
        <w:tc>
          <w:tcPr>
            <w:tcW w:w="577" w:type="dxa"/>
          </w:tcPr>
          <w:p w:rsidR="000E192F" w:rsidRPr="00B67F0C" w:rsidRDefault="000E192F"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请输入模板号</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条件必录</w:t>
            </w:r>
          </w:p>
        </w:tc>
        <w:tc>
          <w:tcPr>
            <w:tcW w:w="2421" w:type="dxa"/>
            <w:shd w:val="clear" w:color="auto" w:fill="auto"/>
          </w:tcPr>
          <w:p w:rsidR="00FA2C99" w:rsidRPr="00B67F0C" w:rsidRDefault="00FA2C99" w:rsidP="00FA2C9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rPr>
              <w:t>此元素根据创建类型选择内容条件显示；当创建类型选择除“复制模板”时显示，文本框内显示提示内容“请输入模板号”且必录；</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查询</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FA2C99">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单击校验是否输入模板号，如果没有输入系统提示“请输入正确的模板号！”；其次再校验输入的模板号在系统中是否存在，如果不存在，提示“输入的模板号不存在，请输入正确的模板号”；</w:t>
            </w:r>
            <w:r w:rsidRPr="00B67F0C">
              <w:rPr>
                <w:rFonts w:ascii="仿宋" w:hAnsi="仿宋" w:cs="宋体" w:hint="eastAsia"/>
                <w:bCs/>
                <w:color w:val="000000" w:themeColor="text1"/>
                <w:kern w:val="0"/>
                <w:sz w:val="21"/>
                <w:szCs w:val="21"/>
                <w:lang w:val="zh-CN"/>
              </w:rPr>
              <w:lastRenderedPageBreak/>
              <w:t>如果存在，则查询相应的模板信息，</w:t>
            </w:r>
            <w:r w:rsidRPr="00B67F0C">
              <w:rPr>
                <w:rFonts w:ascii="仿宋" w:hAnsi="仿宋" w:cs="宋体"/>
                <w:bCs/>
                <w:color w:val="000000" w:themeColor="text1"/>
                <w:kern w:val="0"/>
                <w:sz w:val="21"/>
                <w:szCs w:val="21"/>
                <w:lang w:val="zh-CN"/>
              </w:rPr>
              <w:t>将信息带入</w:t>
            </w:r>
            <w:r w:rsidRPr="00B67F0C">
              <w:rPr>
                <w:rFonts w:ascii="仿宋" w:hAnsi="仿宋" w:cs="宋体" w:hint="eastAsia"/>
                <w:bCs/>
                <w:color w:val="000000" w:themeColor="text1"/>
                <w:kern w:val="0"/>
                <w:sz w:val="21"/>
                <w:szCs w:val="21"/>
                <w:lang w:val="zh-CN"/>
              </w:rPr>
              <w:t>模板</w:t>
            </w:r>
            <w:r w:rsidRPr="00B67F0C">
              <w:rPr>
                <w:rFonts w:ascii="仿宋" w:hAnsi="仿宋" w:cs="宋体"/>
                <w:bCs/>
                <w:color w:val="000000" w:themeColor="text1"/>
                <w:kern w:val="0"/>
                <w:sz w:val="21"/>
                <w:szCs w:val="21"/>
                <w:lang w:val="zh-CN"/>
              </w:rPr>
              <w:t>向导及</w:t>
            </w:r>
            <w:r w:rsidRPr="00B67F0C">
              <w:rPr>
                <w:rFonts w:ascii="仿宋" w:hAnsi="仿宋" w:cs="宋体" w:hint="eastAsia"/>
                <w:bCs/>
                <w:color w:val="000000" w:themeColor="text1"/>
                <w:kern w:val="0"/>
                <w:sz w:val="21"/>
                <w:szCs w:val="21"/>
                <w:lang w:val="zh-CN"/>
              </w:rPr>
              <w:t>创建</w:t>
            </w:r>
            <w:r w:rsidRPr="00B67F0C">
              <w:rPr>
                <w:rFonts w:ascii="仿宋" w:hAnsi="仿宋" w:cs="宋体"/>
                <w:bCs/>
                <w:color w:val="000000" w:themeColor="text1"/>
                <w:kern w:val="0"/>
                <w:sz w:val="21"/>
                <w:szCs w:val="21"/>
                <w:lang w:val="zh-CN"/>
              </w:rPr>
              <w:t>模板页面中。</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lastRenderedPageBreak/>
              <w:t>险种</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险类包括种植保险类、养殖保险类</w:t>
            </w:r>
          </w:p>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险种联动展示</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适用机构</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机构树</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单击弹出机构</w:t>
            </w:r>
            <w:proofErr w:type="gramStart"/>
            <w:r w:rsidRPr="00B67F0C">
              <w:rPr>
                <w:rFonts w:ascii="仿宋" w:hAnsi="仿宋" w:cs="宋体" w:hint="eastAsia"/>
                <w:color w:val="000000" w:themeColor="text1"/>
                <w:kern w:val="0"/>
                <w:sz w:val="21"/>
                <w:szCs w:val="21"/>
              </w:rPr>
              <w:t>树弹窗</w:t>
            </w:r>
            <w:proofErr w:type="gramEnd"/>
            <w:r w:rsidRPr="00B67F0C">
              <w:rPr>
                <w:rFonts w:ascii="仿宋" w:hAnsi="仿宋" w:cs="宋体" w:hint="eastAsia"/>
                <w:color w:val="000000" w:themeColor="text1"/>
                <w:kern w:val="0"/>
                <w:sz w:val="21"/>
                <w:szCs w:val="21"/>
              </w:rPr>
              <w:t>，选择完成后将所选最高一级机构名称显示如文本框中</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模板状态</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选项内容：停用、启用</w:t>
            </w:r>
            <w:r w:rsidRPr="00B67F0C">
              <w:rPr>
                <w:rFonts w:ascii="仿宋" w:hAnsi="仿宋" w:cs="宋体"/>
                <w:color w:val="000000" w:themeColor="text1"/>
                <w:kern w:val="0"/>
                <w:sz w:val="21"/>
                <w:szCs w:val="21"/>
              </w:rPr>
              <w:t xml:space="preserve"> </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启用</w:t>
            </w: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模板号码</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p>
        </w:tc>
        <w:tc>
          <w:tcPr>
            <w:tcW w:w="2421" w:type="dxa"/>
            <w:shd w:val="clear" w:color="auto" w:fill="auto"/>
          </w:tcPr>
          <w:p w:rsidR="00FA2C99" w:rsidRPr="00B67F0C" w:rsidRDefault="00FA2C99" w:rsidP="000E192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模板暂存或保存后系统自动生成。生成规则为：TB+险种代码+员工代码八位+年份+三位序列号。员工代码不足八位的系统自动在末尾补0.</w:t>
            </w:r>
          </w:p>
          <w:p w:rsidR="00FA2C99" w:rsidRPr="00B67F0C" w:rsidRDefault="00FA2C99" w:rsidP="000E192F">
            <w:pPr>
              <w:widowControl/>
              <w:jc w:val="left"/>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如：TB3107000004382017001</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模板名称</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编辑格式示例：</w:t>
            </w:r>
            <w:r w:rsidRPr="00B67F0C">
              <w:rPr>
                <w:rFonts w:ascii="仿宋" w:hAnsi="仿宋" w:cs="宋体"/>
                <w:color w:val="000000" w:themeColor="text1"/>
                <w:kern w:val="0"/>
                <w:sz w:val="21"/>
                <w:szCs w:val="21"/>
              </w:rPr>
              <w:t>【XXX_XXXX年XXX（行政单位）XX品种XX季别XX客户类型XX条款名称投保模版】</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有效期</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A2C99" w:rsidRPr="00B67F0C" w:rsidRDefault="00FA2C99" w:rsidP="00493B1F">
            <w:pPr>
              <w:widowControl/>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编辑格式示例：2017-10-10</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指金禾缮制预投保清单的清单编号</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查询</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若输入清单编号</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系统调用金禾页面查看并选择预投保清单</w:t>
            </w:r>
            <w:r w:rsidRPr="00B67F0C">
              <w:rPr>
                <w:rFonts w:ascii="仿宋" w:hAnsi="仿宋" w:cs="宋体" w:hint="eastAsia"/>
                <w:bCs/>
                <w:color w:val="000000" w:themeColor="text1"/>
                <w:kern w:val="0"/>
                <w:sz w:val="21"/>
                <w:szCs w:val="21"/>
                <w:lang w:val="zh-CN"/>
              </w:rPr>
              <w:t>，若未输入清单编号，系统</w:t>
            </w:r>
            <w:proofErr w:type="gramStart"/>
            <w:r w:rsidRPr="00B67F0C">
              <w:rPr>
                <w:rFonts w:ascii="仿宋" w:hAnsi="仿宋" w:cs="宋体" w:hint="eastAsia"/>
                <w:bCs/>
                <w:color w:val="000000" w:themeColor="text1"/>
                <w:kern w:val="0"/>
                <w:sz w:val="21"/>
                <w:szCs w:val="21"/>
                <w:lang w:val="zh-CN"/>
              </w:rPr>
              <w:t>弹出弹窗如图</w:t>
            </w:r>
            <w:proofErr w:type="gramEnd"/>
            <w:r w:rsidRPr="00B67F0C">
              <w:rPr>
                <w:rFonts w:ascii="仿宋" w:hAnsi="仿宋" w:cs="宋体" w:hint="eastAsia"/>
                <w:bCs/>
                <w:color w:val="000000" w:themeColor="text1"/>
                <w:kern w:val="0"/>
                <w:sz w:val="21"/>
                <w:szCs w:val="21"/>
                <w:lang w:val="zh-CN"/>
              </w:rPr>
              <w:t>2.</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详情</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页面初始化时为禁用状态</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导入清单后转为可操作状态</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单击调用金禾页面可</w:t>
            </w:r>
            <w:proofErr w:type="gramStart"/>
            <w:r w:rsidRPr="00B67F0C">
              <w:rPr>
                <w:rFonts w:ascii="仿宋" w:hAnsi="仿宋" w:cs="宋体"/>
                <w:bCs/>
                <w:color w:val="000000" w:themeColor="text1"/>
                <w:kern w:val="0"/>
                <w:sz w:val="21"/>
                <w:szCs w:val="21"/>
                <w:lang w:val="zh-CN"/>
              </w:rPr>
              <w:t>查看验标流程</w:t>
            </w:r>
            <w:proofErr w:type="gramEnd"/>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预投保清单</w:t>
            </w:r>
            <w:r w:rsidRPr="00B67F0C">
              <w:rPr>
                <w:rFonts w:ascii="仿宋" w:hAnsi="仿宋" w:cs="宋体" w:hint="eastAsia"/>
                <w:bCs/>
                <w:color w:val="000000" w:themeColor="text1"/>
                <w:kern w:val="0"/>
                <w:sz w:val="21"/>
                <w:szCs w:val="21"/>
                <w:lang w:val="zh-CN"/>
              </w:rPr>
              <w:t>、GIS地图</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7992" w:type="dxa"/>
            <w:gridSpan w:val="6"/>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标的列表</w:t>
            </w:r>
            <w:r w:rsidRPr="00B67F0C">
              <w:rPr>
                <w:rFonts w:ascii="仿宋" w:hAnsi="仿宋" w:cs="宋体" w:hint="eastAsia"/>
                <w:color w:val="000000" w:themeColor="text1"/>
                <w:kern w:val="0"/>
                <w:sz w:val="21"/>
                <w:szCs w:val="21"/>
              </w:rPr>
              <w:t>（系统根据标的将关联的清单拆分成标的列表，相关信息带入列表中）</w:t>
            </w: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标的名称</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标的清单编号</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预览</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超链接</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33169B">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单击超链接</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系统弹出图</w:t>
            </w:r>
            <w:r w:rsidRPr="00B67F0C">
              <w:rPr>
                <w:rFonts w:ascii="仿宋" w:hAnsi="仿宋" w:cs="宋体" w:hint="eastAsia"/>
                <w:bCs/>
                <w:color w:val="000000" w:themeColor="text1"/>
                <w:kern w:val="0"/>
                <w:sz w:val="21"/>
                <w:szCs w:val="21"/>
                <w:lang w:val="zh-CN"/>
              </w:rPr>
              <w:t>3标的清单列表</w:t>
            </w: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7992" w:type="dxa"/>
            <w:gridSpan w:val="6"/>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选择条款</w:t>
            </w:r>
            <w:r w:rsidRPr="00B67F0C">
              <w:rPr>
                <w:rFonts w:ascii="仿宋" w:hAnsi="仿宋" w:cs="宋体" w:hint="eastAsia"/>
                <w:color w:val="000000" w:themeColor="text1"/>
                <w:kern w:val="0"/>
                <w:sz w:val="21"/>
                <w:szCs w:val="21"/>
              </w:rPr>
              <w:t>（根据险种展示本操作员权限下的可使用的条款）</w:t>
            </w: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选择</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条款代码</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r w:rsidR="00B67F0C" w:rsidRPr="00B67F0C" w:rsidTr="004105C4">
        <w:trPr>
          <w:trHeight w:val="561"/>
          <w:jc w:val="center"/>
        </w:trPr>
        <w:tc>
          <w:tcPr>
            <w:tcW w:w="128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条款名称</w:t>
            </w:r>
          </w:p>
        </w:tc>
        <w:tc>
          <w:tcPr>
            <w:tcW w:w="1419"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FA2C99" w:rsidRPr="00B67F0C" w:rsidRDefault="00FA2C99"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A2C99" w:rsidRPr="00B67F0C" w:rsidRDefault="00FA2C99" w:rsidP="00493B1F">
            <w:pPr>
              <w:widowControl/>
              <w:jc w:val="left"/>
              <w:rPr>
                <w:rFonts w:ascii="仿宋" w:hAnsi="仿宋" w:cs="宋体"/>
                <w:bCs/>
                <w:color w:val="000000" w:themeColor="text1"/>
                <w:kern w:val="0"/>
                <w:sz w:val="21"/>
                <w:szCs w:val="21"/>
                <w:lang w:val="zh-CN"/>
              </w:rPr>
            </w:pPr>
          </w:p>
        </w:tc>
        <w:tc>
          <w:tcPr>
            <w:tcW w:w="577" w:type="dxa"/>
          </w:tcPr>
          <w:p w:rsidR="00FA2C99" w:rsidRPr="00B67F0C" w:rsidRDefault="00FA2C99" w:rsidP="00493B1F">
            <w:pPr>
              <w:widowControl/>
              <w:jc w:val="center"/>
              <w:rPr>
                <w:rFonts w:ascii="仿宋" w:hAnsi="仿宋" w:cs="宋体"/>
                <w:color w:val="000000" w:themeColor="text1"/>
                <w:kern w:val="0"/>
                <w:sz w:val="21"/>
                <w:szCs w:val="21"/>
              </w:rPr>
            </w:pPr>
          </w:p>
        </w:tc>
      </w:tr>
    </w:tbl>
    <w:p w:rsidR="00175596" w:rsidRPr="00B67F0C" w:rsidRDefault="00175596" w:rsidP="00175596">
      <w:pPr>
        <w:rPr>
          <w:color w:val="000000" w:themeColor="text1"/>
        </w:rPr>
      </w:pPr>
      <w:r w:rsidRPr="00B67F0C">
        <w:rPr>
          <w:rFonts w:hint="eastAsia"/>
          <w:color w:val="000000" w:themeColor="text1"/>
        </w:rPr>
        <w:t>选项说明：</w:t>
      </w:r>
    </w:p>
    <w:p w:rsidR="00175596" w:rsidRPr="00B67F0C" w:rsidRDefault="00175596" w:rsidP="00175596">
      <w:pPr>
        <w:rPr>
          <w:color w:val="000000" w:themeColor="text1"/>
        </w:rPr>
      </w:pPr>
      <w:r w:rsidRPr="00B67F0C">
        <w:rPr>
          <w:rFonts w:hint="eastAsia"/>
          <w:color w:val="000000" w:themeColor="text1"/>
        </w:rPr>
        <w:t>1.</w:t>
      </w:r>
      <w:r w:rsidRPr="00B67F0C">
        <w:rPr>
          <w:rFonts w:hint="eastAsia"/>
          <w:color w:val="000000" w:themeColor="text1"/>
        </w:rPr>
        <w:t>【下一步】按钮</w:t>
      </w:r>
    </w:p>
    <w:p w:rsidR="00175596" w:rsidRPr="00B67F0C" w:rsidRDefault="00175596" w:rsidP="00175596">
      <w:pPr>
        <w:rPr>
          <w:color w:val="000000" w:themeColor="text1"/>
        </w:rPr>
      </w:pPr>
      <w:r w:rsidRPr="00B67F0C">
        <w:rPr>
          <w:rFonts w:hint="eastAsia"/>
          <w:color w:val="000000" w:themeColor="text1"/>
        </w:rPr>
        <w:t>顶部按钮需固定定位，位置</w:t>
      </w:r>
      <w:proofErr w:type="gramStart"/>
      <w:r w:rsidRPr="00B67F0C">
        <w:rPr>
          <w:rFonts w:hint="eastAsia"/>
          <w:color w:val="000000" w:themeColor="text1"/>
        </w:rPr>
        <w:t>不</w:t>
      </w:r>
      <w:proofErr w:type="gramEnd"/>
      <w:r w:rsidRPr="00B67F0C">
        <w:rPr>
          <w:rFonts w:hint="eastAsia"/>
          <w:color w:val="000000" w:themeColor="text1"/>
        </w:rPr>
        <w:t>随着滚动条移动。用户单击【下一步】按钮，系统校验</w:t>
      </w:r>
      <w:proofErr w:type="gramStart"/>
      <w:r w:rsidRPr="00B67F0C">
        <w:rPr>
          <w:rFonts w:hint="eastAsia"/>
          <w:color w:val="000000" w:themeColor="text1"/>
        </w:rPr>
        <w:t>必录项是否</w:t>
      </w:r>
      <w:proofErr w:type="gramEnd"/>
      <w:r w:rsidRPr="00B67F0C">
        <w:rPr>
          <w:rFonts w:hint="eastAsia"/>
          <w:color w:val="000000" w:themeColor="text1"/>
        </w:rPr>
        <w:t>已录入完成，若未录入完成，则系统提示“请录入</w:t>
      </w:r>
      <w:r w:rsidRPr="00B67F0C">
        <w:rPr>
          <w:rFonts w:hint="eastAsia"/>
          <w:color w:val="000000" w:themeColor="text1"/>
        </w:rPr>
        <w:t>***</w:t>
      </w:r>
      <w:r w:rsidRPr="00B67F0C">
        <w:rPr>
          <w:rFonts w:hint="eastAsia"/>
          <w:color w:val="000000" w:themeColor="text1"/>
        </w:rPr>
        <w:t>！”；若校验通过，则系统进入投保单录入页面，将已录入的信息带入投保单录入页面，并生成投保模板号码。</w:t>
      </w:r>
    </w:p>
    <w:p w:rsidR="00175596" w:rsidRPr="00B67F0C" w:rsidRDefault="00175596" w:rsidP="00175596">
      <w:pPr>
        <w:rPr>
          <w:color w:val="000000" w:themeColor="text1"/>
        </w:rPr>
      </w:pPr>
      <w:r w:rsidRPr="00B67F0C">
        <w:rPr>
          <w:rFonts w:hint="eastAsia"/>
          <w:color w:val="000000" w:themeColor="text1"/>
        </w:rPr>
        <w:t>2.</w:t>
      </w:r>
      <w:r w:rsidRPr="00B67F0C">
        <w:rPr>
          <w:rFonts w:hint="eastAsia"/>
          <w:color w:val="000000" w:themeColor="text1"/>
        </w:rPr>
        <w:t>【取消】按钮</w:t>
      </w:r>
    </w:p>
    <w:p w:rsidR="00737828" w:rsidRPr="00B67F0C" w:rsidRDefault="00175596" w:rsidP="00175596">
      <w:pPr>
        <w:rPr>
          <w:color w:val="000000" w:themeColor="text1"/>
        </w:rPr>
      </w:pPr>
      <w:r w:rsidRPr="00B67F0C">
        <w:rPr>
          <w:rFonts w:hint="eastAsia"/>
          <w:color w:val="000000" w:themeColor="text1"/>
        </w:rPr>
        <w:t>顶部按钮需固定定位，位置</w:t>
      </w:r>
      <w:proofErr w:type="gramStart"/>
      <w:r w:rsidRPr="00B67F0C">
        <w:rPr>
          <w:rFonts w:hint="eastAsia"/>
          <w:color w:val="000000" w:themeColor="text1"/>
        </w:rPr>
        <w:t>不</w:t>
      </w:r>
      <w:proofErr w:type="gramEnd"/>
      <w:r w:rsidRPr="00B67F0C">
        <w:rPr>
          <w:rFonts w:hint="eastAsia"/>
          <w:color w:val="000000" w:themeColor="text1"/>
        </w:rPr>
        <w:t>随着滚动条移动。用户单击【取消】按钮，系统页面返回至工作台。</w:t>
      </w:r>
    </w:p>
    <w:p w:rsidR="00737828" w:rsidRPr="00B67F0C" w:rsidRDefault="003148CC" w:rsidP="00175596">
      <w:pPr>
        <w:rPr>
          <w:color w:val="000000" w:themeColor="text1"/>
        </w:rPr>
      </w:pPr>
      <w:r w:rsidRPr="00B67F0C">
        <w:rPr>
          <w:noProof/>
          <w:color w:val="000000" w:themeColor="text1"/>
        </w:rPr>
        <w:lastRenderedPageBreak/>
        <mc:AlternateContent>
          <mc:Choice Requires="wps">
            <w:drawing>
              <wp:anchor distT="0" distB="0" distL="114300" distR="114300" simplePos="0" relativeHeight="251674624" behindDoc="0" locked="0" layoutInCell="1" allowOverlap="1" wp14:anchorId="5160DE8B" wp14:editId="0C464D5F">
                <wp:simplePos x="0" y="0"/>
                <wp:positionH relativeFrom="column">
                  <wp:posOffset>3978798</wp:posOffset>
                </wp:positionH>
                <wp:positionV relativeFrom="paragraph">
                  <wp:posOffset>100314</wp:posOffset>
                </wp:positionV>
                <wp:extent cx="1006998" cy="208344"/>
                <wp:effectExtent l="0" t="0" r="22225" b="20320"/>
                <wp:wrapNone/>
                <wp:docPr id="29" name="矩形 29"/>
                <wp:cNvGraphicFramePr/>
                <a:graphic xmlns:a="http://schemas.openxmlformats.org/drawingml/2006/main">
                  <a:graphicData uri="http://schemas.microsoft.com/office/word/2010/wordprocessingShape">
                    <wps:wsp>
                      <wps:cNvSpPr/>
                      <wps:spPr>
                        <a:xfrm>
                          <a:off x="0" y="0"/>
                          <a:ext cx="1006998" cy="20834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313.3pt;margin-top:7.9pt;width:79.3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" filled="f" strokecolor="red" strokeweight="1pt"/>
            </w:pict>
          </mc:Fallback>
        </mc:AlternateContent>
      </w:r>
      <w:r w:rsidR="00737828" w:rsidRPr="00B67F0C">
        <w:rPr>
          <w:noProof/>
          <w:color w:val="000000" w:themeColor="text1"/>
        </w:rPr>
        <mc:AlternateContent>
          <mc:Choice Requires="wps">
            <w:drawing>
              <wp:anchor distT="0" distB="0" distL="114300" distR="114300" simplePos="0" relativeHeight="251672576" behindDoc="0" locked="0" layoutInCell="1" allowOverlap="1" wp14:anchorId="6FE5CA90" wp14:editId="5D98EE6C">
                <wp:simplePos x="0" y="0"/>
                <wp:positionH relativeFrom="column">
                  <wp:posOffset>1154575</wp:posOffset>
                </wp:positionH>
                <wp:positionV relativeFrom="paragraph">
                  <wp:posOffset>308658</wp:posOffset>
                </wp:positionV>
                <wp:extent cx="3269848" cy="798653"/>
                <wp:effectExtent l="0" t="0" r="26035" b="20955"/>
                <wp:wrapNone/>
                <wp:docPr id="26" name="矩形 26"/>
                <wp:cNvGraphicFramePr/>
                <a:graphic xmlns:a="http://schemas.openxmlformats.org/drawingml/2006/main">
                  <a:graphicData uri="http://schemas.microsoft.com/office/word/2010/wordprocessingShape">
                    <wps:wsp>
                      <wps:cNvSpPr/>
                      <wps:spPr>
                        <a:xfrm>
                          <a:off x="0" y="0"/>
                          <a:ext cx="3269848" cy="79865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 o:spid="_x0000_s1026" style="position:absolute;left:0;text-align:left;margin-left:90.9pt;margin-top:24.3pt;width:257.45pt;height:62.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" filled="f" strokecolor="red" strokeweight="1pt"/>
            </w:pict>
          </mc:Fallback>
        </mc:AlternateContent>
      </w:r>
      <w:r w:rsidR="00D760F2" w:rsidRPr="00B67F0C">
        <w:rPr>
          <w:noProof/>
          <w:color w:val="000000" w:themeColor="text1"/>
        </w:rPr>
        <w:drawing>
          <wp:inline distT="0" distB="0" distL="0" distR="0" wp14:anchorId="3DC2EAA8" wp14:editId="79B10845">
            <wp:extent cx="5274310" cy="301258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12583"/>
                    </a:xfrm>
                    <a:prstGeom prst="rect">
                      <a:avLst/>
                    </a:prstGeom>
                  </pic:spPr>
                </pic:pic>
              </a:graphicData>
            </a:graphic>
          </wp:inline>
        </w:drawing>
      </w:r>
    </w:p>
    <w:p w:rsidR="00737828" w:rsidRPr="00B67F0C" w:rsidRDefault="00737828" w:rsidP="00175596">
      <w:pPr>
        <w:rPr>
          <w:color w:val="000000" w:themeColor="text1"/>
        </w:rPr>
      </w:pPr>
      <w:r w:rsidRPr="00B67F0C">
        <w:rPr>
          <w:noProof/>
          <w:color w:val="000000" w:themeColor="text1"/>
        </w:rPr>
        <w:drawing>
          <wp:inline distT="0" distB="0" distL="0" distR="0" wp14:anchorId="2EFB1E56" wp14:editId="72C78ACD">
            <wp:extent cx="5274310" cy="2378934"/>
            <wp:effectExtent l="19050" t="19050" r="21590" b="215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78934"/>
                    </a:xfrm>
                    <a:prstGeom prst="rect">
                      <a:avLst/>
                    </a:prstGeom>
                    <a:ln>
                      <a:solidFill>
                        <a:schemeClr val="bg1">
                          <a:lumMod val="95000"/>
                        </a:schemeClr>
                      </a:solidFill>
                    </a:ln>
                  </pic:spPr>
                </pic:pic>
              </a:graphicData>
            </a:graphic>
          </wp:inline>
        </w:drawing>
      </w:r>
    </w:p>
    <w:p w:rsidR="00737828" w:rsidRPr="00B67F0C" w:rsidRDefault="00737828" w:rsidP="00175596">
      <w:pPr>
        <w:rPr>
          <w:color w:val="000000" w:themeColor="text1"/>
        </w:rPr>
      </w:pPr>
      <w:r w:rsidRPr="00B67F0C">
        <w:rPr>
          <w:noProof/>
          <w:color w:val="000000" w:themeColor="text1"/>
        </w:rPr>
        <w:drawing>
          <wp:inline distT="0" distB="0" distL="0" distR="0" wp14:anchorId="45355164" wp14:editId="29803229">
            <wp:extent cx="5274310" cy="2917353"/>
            <wp:effectExtent l="19050" t="19050" r="2159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17353"/>
                    </a:xfrm>
                    <a:prstGeom prst="rect">
                      <a:avLst/>
                    </a:prstGeom>
                    <a:ln>
                      <a:solidFill>
                        <a:schemeClr val="bg1">
                          <a:lumMod val="95000"/>
                        </a:schemeClr>
                      </a:solidFill>
                    </a:ln>
                  </pic:spPr>
                </pic:pic>
              </a:graphicData>
            </a:graphic>
          </wp:inline>
        </w:drawing>
      </w:r>
    </w:p>
    <w:p w:rsidR="00737828" w:rsidRPr="00B67F0C" w:rsidRDefault="00557016" w:rsidP="00175596">
      <w:pPr>
        <w:rPr>
          <w:color w:val="000000" w:themeColor="text1"/>
        </w:rPr>
      </w:pPr>
      <w:r w:rsidRPr="00B67F0C">
        <w:rPr>
          <w:noProof/>
          <w:color w:val="000000" w:themeColor="text1"/>
        </w:rPr>
        <w:lastRenderedPageBreak/>
        <w:drawing>
          <wp:inline distT="0" distB="0" distL="0" distR="0" wp14:anchorId="4DEE0569" wp14:editId="3F52790B">
            <wp:extent cx="5274310" cy="2896597"/>
            <wp:effectExtent l="19050" t="19050" r="21590" b="184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96597"/>
                    </a:xfrm>
                    <a:prstGeom prst="rect">
                      <a:avLst/>
                    </a:prstGeom>
                    <a:ln>
                      <a:solidFill>
                        <a:schemeClr val="bg1">
                          <a:lumMod val="95000"/>
                        </a:schemeClr>
                      </a:solidFill>
                    </a:ln>
                  </pic:spPr>
                </pic:pic>
              </a:graphicData>
            </a:graphic>
          </wp:inline>
        </w:drawing>
      </w:r>
    </w:p>
    <w:p w:rsidR="00737828" w:rsidRPr="00B67F0C" w:rsidRDefault="00557016" w:rsidP="003148CC">
      <w:pPr>
        <w:rPr>
          <w:color w:val="000000" w:themeColor="text1"/>
        </w:rPr>
      </w:pPr>
      <w:r w:rsidRPr="00B67F0C">
        <w:rPr>
          <w:noProof/>
          <w:color w:val="000000" w:themeColor="text1"/>
        </w:rPr>
        <w:drawing>
          <wp:inline distT="0" distB="0" distL="0" distR="0" wp14:anchorId="3FC99F64" wp14:editId="34F48670">
            <wp:extent cx="5274310" cy="2891714"/>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1714"/>
                    </a:xfrm>
                    <a:prstGeom prst="rect">
                      <a:avLst/>
                    </a:prstGeom>
                  </pic:spPr>
                </pic:pic>
              </a:graphicData>
            </a:graphic>
          </wp:inline>
        </w:drawing>
      </w:r>
    </w:p>
    <w:p w:rsidR="00557016" w:rsidRPr="00B67F0C" w:rsidRDefault="00557016" w:rsidP="003148CC">
      <w:pPr>
        <w:rPr>
          <w:color w:val="000000" w:themeColor="text1"/>
        </w:rPr>
      </w:pPr>
      <w:r w:rsidRPr="00B67F0C">
        <w:rPr>
          <w:noProof/>
          <w:color w:val="000000" w:themeColor="text1"/>
        </w:rPr>
        <w:drawing>
          <wp:inline distT="0" distB="0" distL="0" distR="0" wp14:anchorId="00887EC1" wp14:editId="0F73558F">
            <wp:extent cx="5274310" cy="1748336"/>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48336"/>
                    </a:xfrm>
                    <a:prstGeom prst="rect">
                      <a:avLst/>
                    </a:prstGeom>
                  </pic:spPr>
                </pic:pic>
              </a:graphicData>
            </a:graphic>
          </wp:inline>
        </w:drawing>
      </w:r>
    </w:p>
    <w:p w:rsidR="00737828" w:rsidRPr="00B67F0C" w:rsidRDefault="00737828" w:rsidP="00737828">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15</w:t>
      </w:r>
      <w:r w:rsidRPr="00B67F0C">
        <w:rPr>
          <w:color w:val="000000" w:themeColor="text1"/>
        </w:rPr>
        <w:fldChar w:fldCharType="end"/>
      </w:r>
      <w:r w:rsidRPr="00B67F0C">
        <w:rPr>
          <w:color w:val="000000" w:themeColor="text1"/>
        </w:rPr>
        <w:t>投保模板录入页面</w:t>
      </w:r>
    </w:p>
    <w:p w:rsidR="00737828" w:rsidRPr="00B67F0C" w:rsidRDefault="00737828" w:rsidP="00737828">
      <w:pPr>
        <w:rPr>
          <w:color w:val="000000" w:themeColor="text1"/>
        </w:rPr>
      </w:pPr>
      <w:r w:rsidRPr="00B67F0C">
        <w:rPr>
          <w:rFonts w:hint="eastAsia"/>
          <w:color w:val="000000" w:themeColor="text1"/>
        </w:rPr>
        <w:t>选项和元素说明：</w:t>
      </w:r>
    </w:p>
    <w:p w:rsidR="00737828" w:rsidRPr="00B67F0C" w:rsidRDefault="00737828" w:rsidP="00737828">
      <w:pPr>
        <w:rPr>
          <w:color w:val="000000" w:themeColor="text1"/>
        </w:rPr>
      </w:pPr>
      <w:r w:rsidRPr="00B67F0C">
        <w:rPr>
          <w:rFonts w:hint="eastAsia"/>
          <w:color w:val="000000" w:themeColor="text1"/>
        </w:rPr>
        <w:t>本页面仅红</w:t>
      </w:r>
      <w:proofErr w:type="gramStart"/>
      <w:r w:rsidRPr="00B67F0C">
        <w:rPr>
          <w:rFonts w:hint="eastAsia"/>
          <w:color w:val="000000" w:themeColor="text1"/>
        </w:rPr>
        <w:t>框内部</w:t>
      </w:r>
      <w:proofErr w:type="gramEnd"/>
      <w:r w:rsidRPr="00B67F0C">
        <w:rPr>
          <w:rFonts w:hint="eastAsia"/>
          <w:color w:val="000000" w:themeColor="text1"/>
        </w:rPr>
        <w:t>分与图</w:t>
      </w:r>
      <w:r w:rsidR="00DF1AD8" w:rsidRPr="00B67F0C">
        <w:rPr>
          <w:rFonts w:hint="eastAsia"/>
          <w:color w:val="000000" w:themeColor="text1"/>
        </w:rPr>
        <w:t>7</w:t>
      </w:r>
      <w:r w:rsidRPr="00B67F0C">
        <w:rPr>
          <w:rFonts w:hint="eastAsia"/>
          <w:color w:val="000000" w:themeColor="text1"/>
        </w:rPr>
        <w:t>不一致，此处仅针对此部分做详</w:t>
      </w:r>
      <w:r w:rsidRPr="00B67F0C">
        <w:rPr>
          <w:rFonts w:hint="eastAsia"/>
          <w:color w:val="000000" w:themeColor="text1"/>
        </w:rPr>
        <w:lastRenderedPageBreak/>
        <w:t>细说明，其他部分请参照图</w:t>
      </w:r>
      <w:r w:rsidR="00DF1AD8" w:rsidRPr="00B67F0C">
        <w:rPr>
          <w:rFonts w:hint="eastAsia"/>
          <w:color w:val="000000" w:themeColor="text1"/>
        </w:rPr>
        <w:t>7</w:t>
      </w:r>
      <w:r w:rsidRPr="00B67F0C">
        <w:rPr>
          <w:rFonts w:hint="eastAsia"/>
          <w:color w:val="000000" w:themeColor="text1"/>
        </w:rPr>
        <w:t>选项说明。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B67F0C" w:rsidRPr="00B67F0C" w:rsidTr="00493B1F">
        <w:trPr>
          <w:trHeight w:val="376"/>
          <w:jc w:val="center"/>
        </w:trPr>
        <w:tc>
          <w:tcPr>
            <w:tcW w:w="7992" w:type="dxa"/>
            <w:gridSpan w:val="6"/>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投保模板录入页面</w:t>
            </w:r>
          </w:p>
        </w:tc>
      </w:tr>
      <w:tr w:rsidR="00B67F0C" w:rsidRPr="00B67F0C" w:rsidTr="00493B1F">
        <w:trPr>
          <w:trHeight w:val="543"/>
          <w:jc w:val="center"/>
        </w:trPr>
        <w:tc>
          <w:tcPr>
            <w:tcW w:w="1282"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419"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552"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41"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421"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77" w:type="dxa"/>
            <w:shd w:val="clear" w:color="auto" w:fill="B6DDE8" w:themeFill="accent5" w:themeFillTint="66"/>
          </w:tcPr>
          <w:p w:rsidR="005F1761" w:rsidRPr="00B67F0C" w:rsidRDefault="005F1761" w:rsidP="00493B1F">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创建类型</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险种</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条款</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适用机构</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机构树</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有效期</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模板状态</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模板名称</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r w:rsidR="00B67F0C" w:rsidRPr="00B67F0C" w:rsidTr="00493B1F">
        <w:trPr>
          <w:trHeight w:val="561"/>
          <w:jc w:val="center"/>
        </w:trPr>
        <w:tc>
          <w:tcPr>
            <w:tcW w:w="128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模板号码</w:t>
            </w:r>
          </w:p>
        </w:tc>
        <w:tc>
          <w:tcPr>
            <w:tcW w:w="1419"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5F1761" w:rsidRPr="00B67F0C" w:rsidRDefault="005F1761" w:rsidP="00493B1F">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5F1761" w:rsidRPr="00B67F0C" w:rsidRDefault="005F1761" w:rsidP="00493B1F">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根据模板向导带入</w:t>
            </w:r>
          </w:p>
        </w:tc>
        <w:tc>
          <w:tcPr>
            <w:tcW w:w="577" w:type="dxa"/>
          </w:tcPr>
          <w:p w:rsidR="005F1761" w:rsidRPr="00B67F0C" w:rsidRDefault="005F1761" w:rsidP="00493B1F">
            <w:pPr>
              <w:widowControl/>
              <w:jc w:val="center"/>
              <w:rPr>
                <w:rFonts w:ascii="仿宋" w:hAnsi="仿宋" w:cs="宋体"/>
                <w:color w:val="000000" w:themeColor="text1"/>
                <w:kern w:val="0"/>
                <w:sz w:val="21"/>
                <w:szCs w:val="21"/>
              </w:rPr>
            </w:pPr>
          </w:p>
        </w:tc>
      </w:tr>
    </w:tbl>
    <w:p w:rsidR="00737828" w:rsidRPr="00B67F0C" w:rsidRDefault="003148CC" w:rsidP="00737828">
      <w:pPr>
        <w:rPr>
          <w:color w:val="000000" w:themeColor="text1"/>
        </w:rPr>
      </w:pPr>
      <w:r w:rsidRPr="00B67F0C">
        <w:rPr>
          <w:color w:val="000000" w:themeColor="text1"/>
        </w:rPr>
        <w:t>选项说明</w:t>
      </w:r>
      <w:r w:rsidRPr="00B67F0C">
        <w:rPr>
          <w:rFonts w:hint="eastAsia"/>
          <w:color w:val="000000" w:themeColor="text1"/>
        </w:rPr>
        <w:t>：</w:t>
      </w:r>
    </w:p>
    <w:p w:rsidR="00EA38EA" w:rsidRPr="00B67F0C" w:rsidRDefault="00EA38EA" w:rsidP="00737828">
      <w:pPr>
        <w:rPr>
          <w:color w:val="000000" w:themeColor="text1"/>
        </w:rPr>
      </w:pPr>
      <w:r w:rsidRPr="00B67F0C">
        <w:rPr>
          <w:rFonts w:hint="eastAsia"/>
          <w:color w:val="000000" w:themeColor="text1"/>
        </w:rPr>
        <w:t>1.</w:t>
      </w:r>
      <w:r w:rsidRPr="00B67F0C">
        <w:rPr>
          <w:rFonts w:hint="eastAsia"/>
          <w:color w:val="000000" w:themeColor="text1"/>
        </w:rPr>
        <w:t>【上一步】按钮</w:t>
      </w:r>
    </w:p>
    <w:p w:rsidR="00EA38EA" w:rsidRPr="00B67F0C" w:rsidRDefault="00EA38EA" w:rsidP="00737828">
      <w:pPr>
        <w:rPr>
          <w:color w:val="000000" w:themeColor="text1"/>
        </w:rPr>
      </w:pPr>
      <w:r w:rsidRPr="00B67F0C">
        <w:rPr>
          <w:rFonts w:hint="eastAsia"/>
          <w:color w:val="000000" w:themeColor="text1"/>
        </w:rPr>
        <w:t>用户单击【上一步】按钮，系统返回至图</w:t>
      </w:r>
      <w:r w:rsidR="00DF1AD8" w:rsidRPr="00B67F0C">
        <w:rPr>
          <w:rFonts w:hint="eastAsia"/>
          <w:color w:val="000000" w:themeColor="text1"/>
        </w:rPr>
        <w:t>14</w:t>
      </w:r>
    </w:p>
    <w:p w:rsidR="00EA38EA" w:rsidRPr="00B67F0C" w:rsidRDefault="00EA38EA" w:rsidP="00737828">
      <w:pPr>
        <w:rPr>
          <w:color w:val="000000" w:themeColor="text1"/>
        </w:rPr>
      </w:pPr>
      <w:r w:rsidRPr="00B67F0C">
        <w:rPr>
          <w:rFonts w:hint="eastAsia"/>
          <w:color w:val="000000" w:themeColor="text1"/>
        </w:rPr>
        <w:t>2.</w:t>
      </w:r>
      <w:r w:rsidRPr="00B67F0C">
        <w:rPr>
          <w:rFonts w:hint="eastAsia"/>
          <w:color w:val="000000" w:themeColor="text1"/>
        </w:rPr>
        <w:t>【保存】按钮</w:t>
      </w:r>
    </w:p>
    <w:p w:rsidR="00EA38EA" w:rsidRPr="00B67F0C" w:rsidRDefault="00EA38EA" w:rsidP="00737828">
      <w:pPr>
        <w:rPr>
          <w:color w:val="000000" w:themeColor="text1"/>
        </w:rPr>
      </w:pPr>
      <w:r w:rsidRPr="00B67F0C">
        <w:rPr>
          <w:rFonts w:hint="eastAsia"/>
          <w:color w:val="000000" w:themeColor="text1"/>
        </w:rPr>
        <w:t>用户单击【保存】按钮，</w:t>
      </w:r>
    </w:p>
    <w:p w:rsidR="003148CC" w:rsidRPr="00B67F0C" w:rsidRDefault="003148CC" w:rsidP="00737828">
      <w:pPr>
        <w:rPr>
          <w:color w:val="000000" w:themeColor="text1"/>
        </w:rPr>
      </w:pPr>
      <w:r w:rsidRPr="00B67F0C">
        <w:rPr>
          <w:rFonts w:hint="eastAsia"/>
          <w:color w:val="000000" w:themeColor="text1"/>
        </w:rPr>
        <w:t>1.</w:t>
      </w:r>
      <w:r w:rsidRPr="00B67F0C">
        <w:rPr>
          <w:rFonts w:hint="eastAsia"/>
          <w:color w:val="000000" w:themeColor="text1"/>
        </w:rPr>
        <w:t>【暂存】按钮</w:t>
      </w:r>
    </w:p>
    <w:p w:rsidR="003148CC" w:rsidRPr="00B67F0C" w:rsidRDefault="003148CC" w:rsidP="00737828">
      <w:pPr>
        <w:rPr>
          <w:color w:val="000000" w:themeColor="text1"/>
        </w:rPr>
      </w:pPr>
      <w:r w:rsidRPr="00B67F0C">
        <w:rPr>
          <w:rFonts w:hint="eastAsia"/>
          <w:color w:val="000000" w:themeColor="text1"/>
        </w:rPr>
        <w:t>用户单击【暂存】按钮，系统提示暂存成功</w:t>
      </w:r>
      <w:r w:rsidR="00493B1F" w:rsidRPr="00B67F0C">
        <w:rPr>
          <w:rFonts w:hint="eastAsia"/>
          <w:color w:val="000000" w:themeColor="text1"/>
        </w:rPr>
        <w:t>。</w:t>
      </w:r>
    </w:p>
    <w:p w:rsidR="00493B1F" w:rsidRPr="00B67F0C" w:rsidRDefault="008B6CA2" w:rsidP="008B6CA2">
      <w:pPr>
        <w:pStyle w:val="2"/>
        <w:rPr>
          <w:color w:val="000000" w:themeColor="text1"/>
        </w:rPr>
      </w:pPr>
      <w:r w:rsidRPr="00B67F0C">
        <w:rPr>
          <w:color w:val="000000" w:themeColor="text1"/>
        </w:rPr>
        <w:lastRenderedPageBreak/>
        <w:t>批改处理</w:t>
      </w:r>
    </w:p>
    <w:p w:rsidR="008B6CA2" w:rsidRPr="00B67F0C" w:rsidRDefault="008B6CA2" w:rsidP="008B6CA2">
      <w:pPr>
        <w:pStyle w:val="3"/>
        <w:ind w:right="320"/>
        <w:rPr>
          <w:rFonts w:eastAsiaTheme="minorEastAsia"/>
          <w:color w:val="000000" w:themeColor="text1"/>
        </w:rPr>
      </w:pPr>
      <w:r w:rsidRPr="00B67F0C">
        <w:rPr>
          <w:rFonts w:hint="eastAsia"/>
          <w:color w:val="000000" w:themeColor="text1"/>
        </w:rPr>
        <w:t>普通批改</w:t>
      </w:r>
    </w:p>
    <w:p w:rsidR="008B6CA2" w:rsidRPr="00B67F0C" w:rsidRDefault="008B6CA2" w:rsidP="008B6CA2">
      <w:pPr>
        <w:pStyle w:val="4"/>
        <w:rPr>
          <w:color w:val="000000" w:themeColor="text1"/>
        </w:rPr>
      </w:pPr>
      <w:r w:rsidRPr="00B67F0C">
        <w:rPr>
          <w:rFonts w:hint="eastAsia"/>
          <w:color w:val="000000" w:themeColor="text1"/>
        </w:rPr>
        <w:t>业务场景</w:t>
      </w:r>
    </w:p>
    <w:p w:rsidR="008B6CA2" w:rsidRPr="00B67F0C" w:rsidRDefault="008B6CA2" w:rsidP="008B6CA2">
      <w:pPr>
        <w:ind w:leftChars="150" w:left="480"/>
        <w:rPr>
          <w:rFonts w:ascii="仿宋" w:hAnsi="仿宋"/>
          <w:color w:val="000000" w:themeColor="text1"/>
        </w:rPr>
      </w:pPr>
      <w:r w:rsidRPr="00B67F0C">
        <w:rPr>
          <w:rFonts w:ascii="仿宋" w:hAnsi="仿宋" w:hint="eastAsia"/>
          <w:color w:val="000000" w:themeColor="text1"/>
        </w:rPr>
        <w:t>用于用户对已经完成打印的保单，进行除特殊批改类型之外的其他普通批改操作。</w:t>
      </w:r>
    </w:p>
    <w:p w:rsidR="008B6CA2" w:rsidRPr="00B67F0C" w:rsidRDefault="008B6CA2" w:rsidP="008B6CA2">
      <w:pPr>
        <w:pStyle w:val="4"/>
        <w:rPr>
          <w:color w:val="000000" w:themeColor="text1"/>
        </w:rPr>
      </w:pPr>
      <w:r w:rsidRPr="00B67F0C">
        <w:rPr>
          <w:rFonts w:hint="eastAsia"/>
          <w:color w:val="000000" w:themeColor="text1"/>
        </w:rPr>
        <w:t>菜单权限</w:t>
      </w:r>
    </w:p>
    <w:p w:rsidR="008B6CA2" w:rsidRPr="00B67F0C" w:rsidRDefault="008B6CA2" w:rsidP="008B6CA2">
      <w:pPr>
        <w:ind w:leftChars="150" w:left="480"/>
        <w:rPr>
          <w:rFonts w:ascii="仿宋" w:hAnsi="仿宋"/>
          <w:color w:val="000000" w:themeColor="text1"/>
        </w:rPr>
      </w:pPr>
      <w:r w:rsidRPr="00B67F0C">
        <w:rPr>
          <w:rFonts w:ascii="仿宋" w:hAnsi="仿宋" w:hint="eastAsia"/>
          <w:color w:val="000000" w:themeColor="text1"/>
        </w:rPr>
        <w:t>菜单：在菜单栏设置二级菜单—批改处理</w:t>
      </w:r>
      <w:r w:rsidRPr="00B67F0C">
        <w:rPr>
          <w:rFonts w:ascii="仿宋" w:hAnsi="仿宋"/>
          <w:color w:val="000000" w:themeColor="text1"/>
        </w:rPr>
        <w:t>—</w:t>
      </w:r>
      <w:r w:rsidRPr="00B67F0C">
        <w:rPr>
          <w:rFonts w:ascii="仿宋" w:hAnsi="仿宋" w:hint="eastAsia"/>
          <w:color w:val="000000" w:themeColor="text1"/>
        </w:rPr>
        <w:t>普通批改；</w:t>
      </w:r>
    </w:p>
    <w:p w:rsidR="008B6CA2" w:rsidRPr="00B67F0C" w:rsidRDefault="008B6CA2" w:rsidP="008B6CA2">
      <w:pPr>
        <w:ind w:leftChars="150" w:left="480"/>
        <w:rPr>
          <w:rFonts w:ascii="仿宋" w:hAnsi="仿宋"/>
          <w:color w:val="000000" w:themeColor="text1"/>
        </w:rPr>
      </w:pPr>
      <w:r w:rsidRPr="00B67F0C">
        <w:rPr>
          <w:rFonts w:ascii="仿宋" w:hAnsi="仿宋" w:hint="eastAsia"/>
          <w:color w:val="000000" w:themeColor="text1"/>
        </w:rPr>
        <w:t>访问权限：批改员、各机构农险经理、系统运维员</w:t>
      </w:r>
    </w:p>
    <w:p w:rsidR="008B6CA2" w:rsidRPr="00B67F0C" w:rsidRDefault="008B6CA2" w:rsidP="008B6CA2">
      <w:pPr>
        <w:pStyle w:val="4"/>
        <w:rPr>
          <w:color w:val="000000" w:themeColor="text1"/>
        </w:rPr>
      </w:pPr>
      <w:r w:rsidRPr="00B67F0C">
        <w:rPr>
          <w:rFonts w:hint="eastAsia"/>
          <w:color w:val="000000" w:themeColor="text1"/>
        </w:rPr>
        <w:t>功能概述</w:t>
      </w:r>
    </w:p>
    <w:p w:rsidR="000D066D" w:rsidRPr="00B67F0C" w:rsidRDefault="008B6CA2" w:rsidP="000D066D">
      <w:pPr>
        <w:pStyle w:val="a5"/>
        <w:numPr>
          <w:ilvl w:val="0"/>
          <w:numId w:val="4"/>
        </w:numPr>
        <w:ind w:firstLineChars="0"/>
        <w:rPr>
          <w:rFonts w:ascii="仿宋" w:hAnsi="仿宋"/>
          <w:color w:val="000000" w:themeColor="text1"/>
        </w:rPr>
      </w:pPr>
      <w:r w:rsidRPr="00B67F0C">
        <w:rPr>
          <w:rFonts w:ascii="仿宋" w:hAnsi="仿宋" w:hint="eastAsia"/>
          <w:color w:val="000000" w:themeColor="text1"/>
        </w:rPr>
        <w:t>普通</w:t>
      </w:r>
      <w:proofErr w:type="gramStart"/>
      <w:r w:rsidRPr="00B67F0C">
        <w:rPr>
          <w:rFonts w:ascii="仿宋" w:hAnsi="仿宋" w:hint="eastAsia"/>
          <w:color w:val="000000" w:themeColor="text1"/>
        </w:rPr>
        <w:t>批改指</w:t>
      </w:r>
      <w:proofErr w:type="gramEnd"/>
      <w:r w:rsidRPr="00B67F0C">
        <w:rPr>
          <w:rFonts w:ascii="仿宋" w:hAnsi="仿宋" w:hint="eastAsia"/>
          <w:color w:val="000000" w:themeColor="text1"/>
        </w:rPr>
        <w:t>的是</w:t>
      </w:r>
      <w:r w:rsidR="000D066D" w:rsidRPr="00B67F0C">
        <w:rPr>
          <w:rFonts w:ascii="仿宋" w:hAnsi="仿宋" w:hint="eastAsia"/>
          <w:color w:val="000000" w:themeColor="text1"/>
        </w:rPr>
        <w:t>对保单内容进行</w:t>
      </w:r>
      <w:r w:rsidRPr="00B67F0C">
        <w:rPr>
          <w:rFonts w:ascii="仿宋" w:hAnsi="仿宋" w:hint="eastAsia"/>
          <w:color w:val="000000" w:themeColor="text1"/>
        </w:rPr>
        <w:t>除了特殊批改类型外的其他批改</w:t>
      </w:r>
      <w:r w:rsidR="000D066D" w:rsidRPr="00B67F0C">
        <w:rPr>
          <w:rFonts w:ascii="仿宋" w:hAnsi="仿宋" w:hint="eastAsia"/>
          <w:color w:val="000000" w:themeColor="text1"/>
        </w:rPr>
        <w:t>操作</w:t>
      </w:r>
      <w:r w:rsidRPr="00B67F0C">
        <w:rPr>
          <w:rFonts w:ascii="仿宋" w:hAnsi="仿宋" w:hint="eastAsia"/>
          <w:color w:val="000000" w:themeColor="text1"/>
        </w:rPr>
        <w:t>，包括普通文字性批改及清单批改。</w:t>
      </w:r>
      <w:r w:rsidR="000D066D" w:rsidRPr="00B67F0C">
        <w:rPr>
          <w:rFonts w:ascii="仿宋" w:hAnsi="仿宋" w:hint="eastAsia"/>
          <w:color w:val="000000" w:themeColor="text1"/>
        </w:rPr>
        <w:t>但以下字段不可修改：编辑类型、险种、条款、模板、归属机构、归属业务员、按何种方式确定保险金额、被保险人。</w:t>
      </w:r>
    </w:p>
    <w:p w:rsidR="000D066D" w:rsidRPr="001E3B04" w:rsidRDefault="001E3B04" w:rsidP="001E3B04">
      <w:pPr>
        <w:pStyle w:val="a5"/>
        <w:numPr>
          <w:ilvl w:val="0"/>
          <w:numId w:val="4"/>
        </w:numPr>
        <w:ind w:firstLineChars="0"/>
        <w:rPr>
          <w:rFonts w:ascii="仿宋" w:hAnsi="仿宋"/>
          <w:color w:val="000000" w:themeColor="text1"/>
        </w:rPr>
      </w:pPr>
      <w:r>
        <w:rPr>
          <w:rFonts w:ascii="仿宋" w:hAnsi="仿宋"/>
          <w:color w:val="000000" w:themeColor="text1"/>
        </w:rPr>
        <w:t>普通批改</w:t>
      </w:r>
      <w:r w:rsidR="000D066D" w:rsidRPr="001E3B04">
        <w:rPr>
          <w:rFonts w:ascii="仿宋" w:hAnsi="仿宋"/>
          <w:color w:val="000000" w:themeColor="text1"/>
        </w:rPr>
        <w:t>初始化页面时</w:t>
      </w:r>
      <w:r w:rsidR="000D066D" w:rsidRPr="001E3B04">
        <w:rPr>
          <w:rFonts w:ascii="仿宋" w:hAnsi="仿宋" w:hint="eastAsia"/>
          <w:color w:val="000000" w:themeColor="text1"/>
        </w:rPr>
        <w:t>后端自动判断承保清单编号对应的清单是否已发生变化，如果已经发生变化，页面中根据清单带入的页面要素重新带入，并标记为黄色，点击【计算】按钮后，根据最新清单计算最新保额保费，并计算出变化量。</w:t>
      </w:r>
    </w:p>
    <w:p w:rsidR="00154804" w:rsidRPr="00B67F0C" w:rsidRDefault="00154804" w:rsidP="00154804">
      <w:pPr>
        <w:pStyle w:val="a5"/>
        <w:numPr>
          <w:ilvl w:val="0"/>
          <w:numId w:val="4"/>
        </w:numPr>
        <w:ind w:firstLineChars="0"/>
        <w:rPr>
          <w:rFonts w:ascii="仿宋" w:hAnsi="仿宋"/>
          <w:color w:val="000000" w:themeColor="text1"/>
        </w:rPr>
      </w:pPr>
      <w:r w:rsidRPr="00B67F0C">
        <w:rPr>
          <w:rFonts w:ascii="仿宋" w:hAnsi="仿宋" w:hint="eastAsia"/>
          <w:color w:val="000000" w:themeColor="text1"/>
        </w:rPr>
        <w:t>批改产生的需缴费金额支持分期录入，</w:t>
      </w:r>
      <w:proofErr w:type="gramStart"/>
      <w:r w:rsidRPr="00B67F0C">
        <w:rPr>
          <w:rFonts w:ascii="仿宋" w:hAnsi="仿宋" w:hint="eastAsia"/>
          <w:color w:val="000000" w:themeColor="text1"/>
        </w:rPr>
        <w:t>待支付</w:t>
      </w:r>
      <w:proofErr w:type="gramEnd"/>
      <w:r w:rsidRPr="00B67F0C">
        <w:rPr>
          <w:rFonts w:ascii="仿宋" w:hAnsi="仿宋" w:hint="eastAsia"/>
          <w:color w:val="000000" w:themeColor="text1"/>
        </w:rPr>
        <w:t>金额不可分期。</w:t>
      </w:r>
    </w:p>
    <w:p w:rsidR="003C0C55" w:rsidRPr="00485EDF" w:rsidRDefault="008B6CA2" w:rsidP="00485EDF">
      <w:pPr>
        <w:pStyle w:val="a5"/>
        <w:numPr>
          <w:ilvl w:val="0"/>
          <w:numId w:val="4"/>
        </w:numPr>
        <w:ind w:firstLineChars="0"/>
        <w:rPr>
          <w:rFonts w:ascii="仿宋" w:hAnsi="仿宋"/>
          <w:color w:val="000000" w:themeColor="text1"/>
          <w:rPrChange w:id="15" w:author="ThinkPad" w:date="2018-02-09T10:42:00Z">
            <w:rPr/>
          </w:rPrChange>
        </w:rPr>
      </w:pPr>
      <w:r w:rsidRPr="00B67F0C">
        <w:rPr>
          <w:rFonts w:ascii="仿宋" w:hAnsi="仿宋" w:hint="eastAsia"/>
          <w:color w:val="000000" w:themeColor="text1"/>
        </w:rPr>
        <w:lastRenderedPageBreak/>
        <w:t>批单提交核批通过系统自动发送短信提示操作员。</w:t>
      </w:r>
    </w:p>
    <w:p w:rsidR="008B6CA2" w:rsidRPr="00B67F0C" w:rsidRDefault="008B6CA2" w:rsidP="008B6CA2">
      <w:pPr>
        <w:pStyle w:val="4"/>
        <w:rPr>
          <w:color w:val="000000" w:themeColor="text1"/>
        </w:rPr>
      </w:pPr>
      <w:r w:rsidRPr="00B67F0C">
        <w:rPr>
          <w:rFonts w:hint="eastAsia"/>
          <w:color w:val="000000" w:themeColor="text1"/>
        </w:rPr>
        <w:t>页面原型</w:t>
      </w:r>
    </w:p>
    <w:p w:rsidR="003B0539" w:rsidRPr="00B67F0C" w:rsidRDefault="003B0539" w:rsidP="003B0539">
      <w:pPr>
        <w:rPr>
          <w:color w:val="000000" w:themeColor="text1"/>
        </w:rPr>
      </w:pPr>
      <w:r w:rsidRPr="00B67F0C">
        <w:rPr>
          <w:noProof/>
          <w:color w:val="000000" w:themeColor="text1"/>
        </w:rPr>
        <w:drawing>
          <wp:inline distT="0" distB="0" distL="0" distR="0" wp14:anchorId="25AA7560" wp14:editId="1765B733">
            <wp:extent cx="5274310" cy="1641507"/>
            <wp:effectExtent l="19050" t="19050" r="2159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41507"/>
                    </a:xfrm>
                    <a:prstGeom prst="rect">
                      <a:avLst/>
                    </a:prstGeom>
                    <a:ln>
                      <a:solidFill>
                        <a:schemeClr val="bg1">
                          <a:lumMod val="85000"/>
                        </a:schemeClr>
                      </a:solidFill>
                    </a:ln>
                  </pic:spPr>
                </pic:pic>
              </a:graphicData>
            </a:graphic>
          </wp:inline>
        </w:drawing>
      </w:r>
    </w:p>
    <w:p w:rsidR="008B6CA2" w:rsidRPr="00B67F0C" w:rsidRDefault="003B0539" w:rsidP="003B0539">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16</w:t>
      </w:r>
      <w:r w:rsidRPr="00B67F0C">
        <w:rPr>
          <w:color w:val="000000" w:themeColor="text1"/>
        </w:rPr>
        <w:fldChar w:fldCharType="end"/>
      </w:r>
      <w:r w:rsidRPr="00B67F0C">
        <w:rPr>
          <w:color w:val="000000" w:themeColor="text1"/>
        </w:rPr>
        <w:t>普通批改</w:t>
      </w:r>
    </w:p>
    <w:p w:rsidR="003B0539" w:rsidRPr="00B67F0C" w:rsidRDefault="003B0539" w:rsidP="003B0539">
      <w:pPr>
        <w:rPr>
          <w:color w:val="000000" w:themeColor="text1"/>
        </w:rPr>
      </w:pPr>
      <w:r w:rsidRPr="00B67F0C">
        <w:rPr>
          <w:rFonts w:hint="eastAsia"/>
          <w:color w:val="000000" w:themeColor="text1"/>
        </w:rPr>
        <w:t>选项和元素说明：</w:t>
      </w:r>
    </w:p>
    <w:p w:rsidR="003B0539" w:rsidRPr="00B67F0C" w:rsidRDefault="003B0539" w:rsidP="003B0539">
      <w:pPr>
        <w:rPr>
          <w:color w:val="000000" w:themeColor="text1"/>
        </w:rPr>
      </w:pPr>
      <w:r w:rsidRPr="00B67F0C">
        <w:rPr>
          <w:rFonts w:hint="eastAsia"/>
          <w:color w:val="000000" w:themeColor="text1"/>
        </w:rPr>
        <w:t>此页面与《</w:t>
      </w:r>
      <w:r w:rsidRPr="00B67F0C">
        <w:rPr>
          <w:rFonts w:hint="eastAsia"/>
          <w:i/>
          <w:color w:val="000000" w:themeColor="text1"/>
        </w:rPr>
        <w:t>国元农业保险新农险承保系统需求规格说明书》</w:t>
      </w:r>
      <w:r w:rsidRPr="00B67F0C">
        <w:rPr>
          <w:rFonts w:hint="eastAsia"/>
          <w:color w:val="000000" w:themeColor="text1"/>
        </w:rPr>
        <w:t>图</w:t>
      </w:r>
      <w:r w:rsidRPr="00B67F0C">
        <w:rPr>
          <w:rFonts w:hint="eastAsia"/>
          <w:color w:val="000000" w:themeColor="text1"/>
        </w:rPr>
        <w:t>65</w:t>
      </w:r>
      <w:r w:rsidRPr="00B67F0C">
        <w:rPr>
          <w:rFonts w:hint="eastAsia"/>
          <w:color w:val="000000" w:themeColor="text1"/>
        </w:rPr>
        <w:t>保持一致，但将原先的【取消】按钮更改为【返回】，单击【返回】按钮，系统返回至工作台页面。其他一致部分请参照</w:t>
      </w:r>
      <w:r w:rsidRPr="00B67F0C">
        <w:rPr>
          <w:rFonts w:hint="eastAsia"/>
          <w:i/>
          <w:color w:val="000000" w:themeColor="text1"/>
        </w:rPr>
        <w:t>《国元农业保险新农险承保系统需求规格说明书》</w:t>
      </w:r>
      <w:r w:rsidRPr="00B67F0C">
        <w:rPr>
          <w:rFonts w:hint="eastAsia"/>
          <w:color w:val="000000" w:themeColor="text1"/>
        </w:rPr>
        <w:t>图</w:t>
      </w:r>
      <w:r w:rsidRPr="00B67F0C">
        <w:rPr>
          <w:rFonts w:hint="eastAsia"/>
          <w:color w:val="000000" w:themeColor="text1"/>
        </w:rPr>
        <w:t>65</w:t>
      </w:r>
      <w:r w:rsidRPr="00B67F0C">
        <w:rPr>
          <w:rFonts w:hint="eastAsia"/>
          <w:color w:val="000000" w:themeColor="text1"/>
        </w:rPr>
        <w:t>。</w:t>
      </w:r>
    </w:p>
    <w:p w:rsidR="003B0539" w:rsidRPr="00B67F0C" w:rsidRDefault="002053B5" w:rsidP="003B0539">
      <w:pPr>
        <w:rPr>
          <w:color w:val="000000" w:themeColor="text1"/>
        </w:rPr>
      </w:pPr>
      <w:r w:rsidRPr="00B67F0C">
        <w:rPr>
          <w:color w:val="000000" w:themeColor="text1"/>
        </w:rPr>
        <w:t>单击</w:t>
      </w:r>
      <w:r w:rsidRPr="00B67F0C">
        <w:rPr>
          <w:rFonts w:hint="eastAsia"/>
          <w:color w:val="000000" w:themeColor="text1"/>
        </w:rPr>
        <w:t>【下一步】按钮，系统进入普通批改录入页面。</w:t>
      </w:r>
    </w:p>
    <w:p w:rsidR="002053B5" w:rsidRPr="00B67F0C" w:rsidRDefault="0082303F" w:rsidP="003B0539">
      <w:pPr>
        <w:rPr>
          <w:color w:val="000000" w:themeColor="text1"/>
        </w:rPr>
      </w:pPr>
      <w:r>
        <w:rPr>
          <w:noProof/>
        </w:rPr>
        <w:drawing>
          <wp:inline distT="0" distB="0" distL="0" distR="0" wp14:anchorId="78FE79E1" wp14:editId="5596A838">
            <wp:extent cx="5274310" cy="2984500"/>
            <wp:effectExtent l="19050" t="19050" r="21590" b="254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84500"/>
                    </a:xfrm>
                    <a:prstGeom prst="rect">
                      <a:avLst/>
                    </a:prstGeom>
                    <a:ln>
                      <a:solidFill>
                        <a:schemeClr val="bg1">
                          <a:lumMod val="85000"/>
                        </a:schemeClr>
                      </a:solidFill>
                    </a:ln>
                  </pic:spPr>
                </pic:pic>
              </a:graphicData>
            </a:graphic>
          </wp:inline>
        </w:drawing>
      </w:r>
    </w:p>
    <w:p w:rsidR="002053B5" w:rsidRPr="00B67F0C" w:rsidRDefault="003C0C55" w:rsidP="003B0539">
      <w:pPr>
        <w:rPr>
          <w:color w:val="000000" w:themeColor="text1"/>
        </w:rPr>
      </w:pPr>
      <w:ins w:id="16" w:author="ThinkPad" w:date="2018-02-09T10:26:00Z">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1328195</wp:posOffset>
                  </wp:positionH>
                  <wp:positionV relativeFrom="paragraph">
                    <wp:posOffset>1130075</wp:posOffset>
                  </wp:positionV>
                  <wp:extent cx="1435261" cy="144683"/>
                  <wp:effectExtent l="0" t="0" r="12700" b="27305"/>
                  <wp:wrapNone/>
                  <wp:docPr id="20" name="矩形 20"/>
                  <wp:cNvGraphicFramePr/>
                  <a:graphic xmlns:a="http://schemas.openxmlformats.org/drawingml/2006/main">
                    <a:graphicData uri="http://schemas.microsoft.com/office/word/2010/wordprocessingShape">
                      <wps:wsp>
                        <wps:cNvSpPr/>
                        <wps:spPr>
                          <a:xfrm>
                            <a:off x="0" y="0"/>
                            <a:ext cx="1435261" cy="14468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26" style="position:absolute;left:0;text-align:left;margin-left:104.6pt;margin-top:89pt;width:113pt;height:11.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" filled="f" strokecolor="red"/>
              </w:pict>
            </mc:Fallback>
          </mc:AlternateContent>
        </w:r>
      </w:ins>
      <w:r w:rsidR="004F7C57">
        <w:rPr>
          <w:noProof/>
        </w:rPr>
        <w:drawing>
          <wp:inline distT="0" distB="0" distL="0" distR="0" wp14:anchorId="3128D31D" wp14:editId="24BB2AA8">
            <wp:extent cx="5274310" cy="2932004"/>
            <wp:effectExtent l="19050" t="19050" r="21590"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32004"/>
                    </a:xfrm>
                    <a:prstGeom prst="rect">
                      <a:avLst/>
                    </a:prstGeom>
                    <a:ln>
                      <a:solidFill>
                        <a:schemeClr val="bg1">
                          <a:lumMod val="85000"/>
                        </a:schemeClr>
                      </a:solidFill>
                    </a:ln>
                  </pic:spPr>
                </pic:pic>
              </a:graphicData>
            </a:graphic>
          </wp:inline>
        </w:drawing>
      </w:r>
    </w:p>
    <w:p w:rsidR="002053B5" w:rsidRPr="00B67F0C" w:rsidRDefault="002053B5" w:rsidP="003B0539">
      <w:pPr>
        <w:rPr>
          <w:color w:val="000000" w:themeColor="text1"/>
        </w:rPr>
      </w:pPr>
      <w:r w:rsidRPr="00B67F0C">
        <w:rPr>
          <w:noProof/>
          <w:color w:val="000000" w:themeColor="text1"/>
        </w:rPr>
        <w:drawing>
          <wp:inline distT="0" distB="0" distL="0" distR="0" wp14:anchorId="7876CAB2" wp14:editId="004B15FD">
            <wp:extent cx="5274310" cy="3002206"/>
            <wp:effectExtent l="19050" t="19050" r="21590" b="273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02206"/>
                    </a:xfrm>
                    <a:prstGeom prst="rect">
                      <a:avLst/>
                    </a:prstGeom>
                    <a:ln>
                      <a:solidFill>
                        <a:schemeClr val="bg1">
                          <a:lumMod val="95000"/>
                        </a:schemeClr>
                      </a:solidFill>
                    </a:ln>
                  </pic:spPr>
                </pic:pic>
              </a:graphicData>
            </a:graphic>
          </wp:inline>
        </w:drawing>
      </w:r>
    </w:p>
    <w:p w:rsidR="002053B5" w:rsidRPr="00B67F0C" w:rsidRDefault="00557016" w:rsidP="003B0539">
      <w:pPr>
        <w:rPr>
          <w:color w:val="000000" w:themeColor="text1"/>
        </w:rPr>
      </w:pPr>
      <w:r w:rsidRPr="00B67F0C">
        <w:rPr>
          <w:noProof/>
          <w:color w:val="000000" w:themeColor="text1"/>
        </w:rPr>
        <w:lastRenderedPageBreak/>
        <w:drawing>
          <wp:inline distT="0" distB="0" distL="0" distR="0" wp14:anchorId="48F47FCA" wp14:editId="66D737E1">
            <wp:extent cx="5274310" cy="2874621"/>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874621"/>
                    </a:xfrm>
                    <a:prstGeom prst="rect">
                      <a:avLst/>
                    </a:prstGeom>
                  </pic:spPr>
                </pic:pic>
              </a:graphicData>
            </a:graphic>
          </wp:inline>
        </w:drawing>
      </w:r>
    </w:p>
    <w:p w:rsidR="00863D1E" w:rsidRPr="00B67F0C" w:rsidRDefault="00863D1E" w:rsidP="003B0539">
      <w:pPr>
        <w:rPr>
          <w:color w:val="000000" w:themeColor="text1"/>
        </w:rPr>
      </w:pPr>
      <w:r w:rsidRPr="00B67F0C">
        <w:rPr>
          <w:noProof/>
          <w:color w:val="000000" w:themeColor="text1"/>
        </w:rPr>
        <w:drawing>
          <wp:inline distT="0" distB="0" distL="0" distR="0" wp14:anchorId="3E01C5B9" wp14:editId="650B204C">
            <wp:extent cx="5274310" cy="2460734"/>
            <wp:effectExtent l="19050" t="19050" r="21590"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60734"/>
                    </a:xfrm>
                    <a:prstGeom prst="rect">
                      <a:avLst/>
                    </a:prstGeom>
                    <a:ln>
                      <a:solidFill>
                        <a:schemeClr val="bg1">
                          <a:lumMod val="95000"/>
                        </a:schemeClr>
                      </a:solidFill>
                    </a:ln>
                  </pic:spPr>
                </pic:pic>
              </a:graphicData>
            </a:graphic>
          </wp:inline>
        </w:drawing>
      </w:r>
    </w:p>
    <w:p w:rsidR="00A60DF2" w:rsidRPr="00B67F0C" w:rsidRDefault="00863D1E" w:rsidP="00863D1E">
      <w:pPr>
        <w:rPr>
          <w:color w:val="000000" w:themeColor="text1"/>
        </w:rPr>
      </w:pPr>
      <w:r w:rsidRPr="00B67F0C">
        <w:rPr>
          <w:noProof/>
          <w:color w:val="000000" w:themeColor="text1"/>
        </w:rPr>
        <w:drawing>
          <wp:inline distT="0" distB="0" distL="0" distR="0" wp14:anchorId="750E29F6" wp14:editId="3B6CB04A">
            <wp:extent cx="5274310" cy="889429"/>
            <wp:effectExtent l="19050" t="19050" r="21590" b="254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889429"/>
                    </a:xfrm>
                    <a:prstGeom prst="rect">
                      <a:avLst/>
                    </a:prstGeom>
                    <a:ln>
                      <a:solidFill>
                        <a:schemeClr val="bg1">
                          <a:lumMod val="95000"/>
                        </a:schemeClr>
                      </a:solidFill>
                    </a:ln>
                  </pic:spPr>
                </pic:pic>
              </a:graphicData>
            </a:graphic>
          </wp:inline>
        </w:drawing>
      </w:r>
    </w:p>
    <w:p w:rsidR="002053B5" w:rsidRPr="00B67F0C" w:rsidRDefault="00A60DF2" w:rsidP="00062EB9">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17</w:t>
      </w:r>
      <w:r w:rsidRPr="00B67F0C">
        <w:rPr>
          <w:color w:val="000000" w:themeColor="text1"/>
        </w:rPr>
        <w:fldChar w:fldCharType="end"/>
      </w:r>
      <w:r w:rsidR="00062EB9" w:rsidRPr="00B67F0C">
        <w:rPr>
          <w:color w:val="000000" w:themeColor="text1"/>
        </w:rPr>
        <w:t>普通批改录入页面</w:t>
      </w:r>
    </w:p>
    <w:p w:rsidR="00062EB9" w:rsidRPr="00B67F0C" w:rsidRDefault="00062EB9" w:rsidP="00062EB9">
      <w:pPr>
        <w:rPr>
          <w:color w:val="000000" w:themeColor="text1"/>
        </w:rPr>
      </w:pPr>
      <w:r w:rsidRPr="00B67F0C">
        <w:rPr>
          <w:rFonts w:hint="eastAsia"/>
          <w:color w:val="000000" w:themeColor="text1"/>
        </w:rPr>
        <w:t>选项和元素说明：</w:t>
      </w:r>
    </w:p>
    <w:p w:rsidR="004F7C57" w:rsidRPr="00D92ADF" w:rsidDel="003C0C55" w:rsidRDefault="0082303F" w:rsidP="004F7C57">
      <w:pPr>
        <w:rPr>
          <w:del w:id="17" w:author="ThinkPad" w:date="2018-02-09T10:28:00Z"/>
          <w:rFonts w:ascii="仿宋" w:hAnsi="仿宋"/>
        </w:rPr>
      </w:pPr>
      <w:r w:rsidRPr="00D92ADF">
        <w:rPr>
          <w:rFonts w:ascii="仿宋" w:hAnsi="仿宋" w:hint="eastAsia"/>
        </w:rPr>
        <w:t>此页面</w:t>
      </w:r>
      <w:r>
        <w:rPr>
          <w:rFonts w:ascii="仿宋" w:hAnsi="仿宋" w:hint="eastAsia"/>
        </w:rPr>
        <w:t>中</w:t>
      </w:r>
      <w:ins w:id="18" w:author="ThinkPad" w:date="2018-02-09T10:14:00Z">
        <w:r w:rsidR="004F7C57" w:rsidDel="004F7C57">
          <w:rPr>
            <w:rFonts w:ascii="仿宋" w:hAnsi="仿宋" w:hint="eastAsia"/>
          </w:rPr>
          <w:t xml:space="preserve"> </w:t>
        </w:r>
      </w:ins>
      <w:del w:id="19" w:author="ThinkPad" w:date="2018-02-09T10:14:00Z">
        <w:r w:rsidR="004F7C57" w:rsidDel="004F7C57">
          <w:rPr>
            <w:rFonts w:ascii="仿宋" w:hAnsi="仿宋" w:hint="eastAsia"/>
          </w:rPr>
          <w:delText>“有效保额”字段</w:delText>
        </w:r>
      </w:del>
      <w:r>
        <w:rPr>
          <w:rFonts w:ascii="仿宋" w:hAnsi="仿宋" w:hint="eastAsia"/>
        </w:rPr>
        <w:t>“出单方案”为超链接，单击进入出单向导查看页面，如图1，不可编辑。其余元素</w:t>
      </w:r>
      <w:r w:rsidRPr="00D92ADF">
        <w:rPr>
          <w:rFonts w:ascii="仿宋" w:hAnsi="仿宋"/>
        </w:rPr>
        <w:t>与投保单录入页面一致</w:t>
      </w:r>
      <w:r w:rsidRPr="00D92ADF">
        <w:rPr>
          <w:rFonts w:ascii="仿宋" w:hAnsi="仿宋" w:hint="eastAsia"/>
        </w:rPr>
        <w:t>，</w:t>
      </w:r>
      <w:r w:rsidRPr="00D92ADF">
        <w:rPr>
          <w:rFonts w:ascii="仿宋" w:hAnsi="仿宋"/>
        </w:rPr>
        <w:t>并将保单信息带入页面</w:t>
      </w:r>
      <w:r w:rsidRPr="00D92ADF">
        <w:rPr>
          <w:rFonts w:ascii="仿宋" w:hAnsi="仿宋" w:hint="eastAsia"/>
        </w:rPr>
        <w:t>。</w:t>
      </w:r>
      <w:r w:rsidRPr="00D92ADF">
        <w:rPr>
          <w:rFonts w:ascii="仿宋" w:hAnsi="仿宋"/>
        </w:rPr>
        <w:t>初始化页面时</w:t>
      </w:r>
      <w:r w:rsidRPr="00D92ADF">
        <w:rPr>
          <w:rFonts w:ascii="仿宋" w:hAnsi="仿宋" w:hint="eastAsia"/>
        </w:rPr>
        <w:t>后端自动判断承保清单编号对应的清单是否已发生变化，如</w:t>
      </w:r>
      <w:r w:rsidRPr="00D92ADF">
        <w:rPr>
          <w:rFonts w:ascii="仿宋" w:hAnsi="仿宋" w:hint="eastAsia"/>
        </w:rPr>
        <w:lastRenderedPageBreak/>
        <w:t>果已经发生变化，页面中根据清单带入的页面要素需重新带入，并标记为黄色，点击【计算】按钮后，根据最新清单计算最新保额保费，并计算出变化量。</w:t>
      </w:r>
    </w:p>
    <w:p w:rsidR="004E44FC" w:rsidRPr="00B67F0C" w:rsidRDefault="004E44FC" w:rsidP="00CC028C">
      <w:pPr>
        <w:rPr>
          <w:rFonts w:ascii="仿宋" w:hAnsi="仿宋"/>
          <w:color w:val="000000" w:themeColor="text1"/>
        </w:rPr>
      </w:pPr>
      <w:r w:rsidRPr="00B67F0C">
        <w:rPr>
          <w:rFonts w:ascii="仿宋" w:hAnsi="仿宋" w:hint="eastAsia"/>
          <w:color w:val="000000" w:themeColor="text1"/>
        </w:rPr>
        <w:t>选项说明：</w:t>
      </w:r>
    </w:p>
    <w:p w:rsidR="004E44FC" w:rsidRPr="00B67F0C" w:rsidRDefault="004E44FC" w:rsidP="00CC028C">
      <w:pPr>
        <w:rPr>
          <w:rFonts w:ascii="仿宋" w:hAnsi="仿宋"/>
          <w:color w:val="000000" w:themeColor="text1"/>
        </w:rPr>
      </w:pPr>
      <w:r w:rsidRPr="00B67F0C">
        <w:rPr>
          <w:rFonts w:ascii="仿宋" w:hAnsi="仿宋" w:hint="eastAsia"/>
          <w:color w:val="000000" w:themeColor="text1"/>
        </w:rPr>
        <w:t>1.【上一步】按钮</w:t>
      </w:r>
    </w:p>
    <w:p w:rsidR="004E44FC" w:rsidRPr="00B67F0C" w:rsidRDefault="004E44FC" w:rsidP="00CC028C">
      <w:pPr>
        <w:rPr>
          <w:rFonts w:ascii="仿宋" w:hAnsi="仿宋"/>
          <w:color w:val="000000" w:themeColor="text1"/>
        </w:rPr>
      </w:pPr>
      <w:r w:rsidRPr="00B67F0C">
        <w:rPr>
          <w:rFonts w:ascii="仿宋" w:hAnsi="仿宋" w:hint="eastAsia"/>
          <w:color w:val="000000" w:themeColor="text1"/>
        </w:rPr>
        <w:t>用户单击【上一步】按钮，返回至图</w:t>
      </w:r>
      <w:r w:rsidR="00A07D2C" w:rsidRPr="00B67F0C">
        <w:rPr>
          <w:rFonts w:ascii="仿宋" w:hAnsi="仿宋" w:hint="eastAsia"/>
          <w:color w:val="000000" w:themeColor="text1"/>
        </w:rPr>
        <w:t>16</w:t>
      </w:r>
    </w:p>
    <w:p w:rsidR="004E44FC" w:rsidRPr="00B67F0C" w:rsidRDefault="004E44FC" w:rsidP="00CC028C">
      <w:pPr>
        <w:rPr>
          <w:rFonts w:ascii="仿宋" w:hAnsi="仿宋"/>
          <w:color w:val="000000" w:themeColor="text1"/>
        </w:rPr>
      </w:pPr>
      <w:r w:rsidRPr="00B67F0C">
        <w:rPr>
          <w:rFonts w:ascii="仿宋" w:hAnsi="仿宋" w:hint="eastAsia"/>
          <w:color w:val="000000" w:themeColor="text1"/>
        </w:rPr>
        <w:t>2.【下一步】按钮</w:t>
      </w:r>
    </w:p>
    <w:p w:rsidR="004E44FC" w:rsidRPr="00B67F0C" w:rsidRDefault="004E44FC" w:rsidP="00CC028C">
      <w:pPr>
        <w:rPr>
          <w:rFonts w:ascii="仿宋" w:hAnsi="仿宋"/>
          <w:color w:val="000000" w:themeColor="text1"/>
        </w:rPr>
      </w:pPr>
      <w:r w:rsidRPr="00B67F0C">
        <w:rPr>
          <w:rFonts w:ascii="仿宋" w:hAnsi="仿宋" w:hint="eastAsia"/>
          <w:color w:val="000000" w:themeColor="text1"/>
        </w:rPr>
        <w:t>用户单击【下一步】按钮，系统根据修改内容生成批文，如图1</w:t>
      </w:r>
      <w:r w:rsidR="00DF1AD8" w:rsidRPr="00B67F0C">
        <w:rPr>
          <w:rFonts w:ascii="仿宋" w:hAnsi="仿宋" w:hint="eastAsia"/>
          <w:color w:val="000000" w:themeColor="text1"/>
        </w:rPr>
        <w:t>8</w:t>
      </w:r>
    </w:p>
    <w:p w:rsidR="00934856" w:rsidRPr="00B67F0C" w:rsidRDefault="00BB376B" w:rsidP="00BB376B">
      <w:pPr>
        <w:rPr>
          <w:color w:val="000000" w:themeColor="text1"/>
        </w:rPr>
      </w:pPr>
      <w:r w:rsidRPr="00B67F0C">
        <w:rPr>
          <w:noProof/>
          <w:color w:val="000000" w:themeColor="text1"/>
        </w:rPr>
        <w:drawing>
          <wp:inline distT="0" distB="0" distL="0" distR="0" wp14:anchorId="563F8527" wp14:editId="5DE41849">
            <wp:extent cx="5274310" cy="1243492"/>
            <wp:effectExtent l="19050" t="19050" r="21590"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243492"/>
                    </a:xfrm>
                    <a:prstGeom prst="rect">
                      <a:avLst/>
                    </a:prstGeom>
                    <a:ln>
                      <a:solidFill>
                        <a:schemeClr val="bg1">
                          <a:lumMod val="85000"/>
                        </a:schemeClr>
                      </a:solidFill>
                    </a:ln>
                  </pic:spPr>
                </pic:pic>
              </a:graphicData>
            </a:graphic>
          </wp:inline>
        </w:drawing>
      </w:r>
    </w:p>
    <w:p w:rsidR="004E44FC" w:rsidRPr="00B67F0C" w:rsidRDefault="00934856" w:rsidP="00934856">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18</w:t>
      </w:r>
      <w:r w:rsidRPr="00B67F0C">
        <w:rPr>
          <w:color w:val="000000" w:themeColor="text1"/>
        </w:rPr>
        <w:fldChar w:fldCharType="end"/>
      </w:r>
      <w:r w:rsidRPr="00B67F0C">
        <w:rPr>
          <w:color w:val="000000" w:themeColor="text1"/>
        </w:rPr>
        <w:t>生成批文</w:t>
      </w:r>
    </w:p>
    <w:p w:rsidR="00174A5A" w:rsidRPr="00B67F0C" w:rsidRDefault="00BB376B" w:rsidP="00174A5A">
      <w:pPr>
        <w:rPr>
          <w:color w:val="000000" w:themeColor="text1"/>
        </w:rPr>
      </w:pPr>
      <w:r w:rsidRPr="00B67F0C">
        <w:rPr>
          <w:rFonts w:hint="eastAsia"/>
          <w:color w:val="000000" w:themeColor="text1"/>
        </w:rPr>
        <w:t>选项和元素说明：</w:t>
      </w:r>
    </w:p>
    <w:p w:rsidR="00BB376B" w:rsidRPr="00B67F0C" w:rsidRDefault="00BB376B" w:rsidP="00174A5A">
      <w:pPr>
        <w:rPr>
          <w:color w:val="000000" w:themeColor="text1"/>
        </w:rPr>
      </w:pPr>
      <w:r w:rsidRPr="00B67F0C">
        <w:rPr>
          <w:rFonts w:hint="eastAsia"/>
          <w:color w:val="000000" w:themeColor="text1"/>
        </w:rPr>
        <w:t>此页面元素与《</w:t>
      </w:r>
      <w:r w:rsidRPr="00B67F0C">
        <w:rPr>
          <w:rFonts w:hint="eastAsia"/>
          <w:i/>
          <w:color w:val="000000" w:themeColor="text1"/>
        </w:rPr>
        <w:t>国元农业保险新农险承保系统需求规格说明书》</w:t>
      </w:r>
      <w:r w:rsidRPr="00B67F0C">
        <w:rPr>
          <w:rFonts w:hint="eastAsia"/>
          <w:color w:val="000000" w:themeColor="text1"/>
        </w:rPr>
        <w:t>图</w:t>
      </w:r>
      <w:r w:rsidRPr="00B67F0C">
        <w:rPr>
          <w:rFonts w:hint="eastAsia"/>
          <w:color w:val="000000" w:themeColor="text1"/>
        </w:rPr>
        <w:t>68</w:t>
      </w:r>
      <w:r w:rsidRPr="00B67F0C">
        <w:rPr>
          <w:rFonts w:hint="eastAsia"/>
          <w:color w:val="000000" w:themeColor="text1"/>
        </w:rPr>
        <w:t>保持一致。</w:t>
      </w:r>
    </w:p>
    <w:p w:rsidR="00BB376B" w:rsidRPr="00B67F0C" w:rsidRDefault="00BB376B" w:rsidP="00174A5A">
      <w:pPr>
        <w:rPr>
          <w:color w:val="000000" w:themeColor="text1"/>
        </w:rPr>
      </w:pPr>
      <w:r w:rsidRPr="00B67F0C">
        <w:rPr>
          <w:rFonts w:hint="eastAsia"/>
          <w:color w:val="000000" w:themeColor="text1"/>
        </w:rPr>
        <w:t>选项说明：</w:t>
      </w:r>
    </w:p>
    <w:p w:rsidR="00BB376B" w:rsidRPr="00B67F0C" w:rsidRDefault="00BB376B" w:rsidP="00174A5A">
      <w:pPr>
        <w:rPr>
          <w:color w:val="000000" w:themeColor="text1"/>
        </w:rPr>
      </w:pPr>
      <w:r w:rsidRPr="00B67F0C">
        <w:rPr>
          <w:rFonts w:hint="eastAsia"/>
          <w:color w:val="000000" w:themeColor="text1"/>
        </w:rPr>
        <w:t>1.</w:t>
      </w:r>
      <w:r w:rsidRPr="00B67F0C">
        <w:rPr>
          <w:rFonts w:hint="eastAsia"/>
          <w:color w:val="000000" w:themeColor="text1"/>
        </w:rPr>
        <w:t>【上一步】按钮</w:t>
      </w:r>
    </w:p>
    <w:p w:rsidR="00BB376B" w:rsidRPr="00B67F0C" w:rsidRDefault="00BB376B" w:rsidP="00174A5A">
      <w:pPr>
        <w:rPr>
          <w:color w:val="000000" w:themeColor="text1"/>
        </w:rPr>
      </w:pPr>
      <w:r w:rsidRPr="00B67F0C">
        <w:rPr>
          <w:rFonts w:hint="eastAsia"/>
          <w:color w:val="000000" w:themeColor="text1"/>
        </w:rPr>
        <w:t>用户单击【上一步】按钮，返回至图</w:t>
      </w:r>
      <w:r w:rsidRPr="00B67F0C">
        <w:rPr>
          <w:rFonts w:hint="eastAsia"/>
          <w:color w:val="000000" w:themeColor="text1"/>
        </w:rPr>
        <w:t>1</w:t>
      </w:r>
      <w:r w:rsidR="00DF1AD8" w:rsidRPr="00B67F0C">
        <w:rPr>
          <w:rFonts w:hint="eastAsia"/>
          <w:color w:val="000000" w:themeColor="text1"/>
        </w:rPr>
        <w:t>7</w:t>
      </w:r>
    </w:p>
    <w:p w:rsidR="00BB376B" w:rsidRPr="00B67F0C" w:rsidRDefault="00BB376B" w:rsidP="00174A5A">
      <w:pPr>
        <w:rPr>
          <w:color w:val="000000" w:themeColor="text1"/>
        </w:rPr>
      </w:pPr>
      <w:r w:rsidRPr="00B67F0C">
        <w:rPr>
          <w:rFonts w:hint="eastAsia"/>
          <w:color w:val="000000" w:themeColor="text1"/>
        </w:rPr>
        <w:t>2.</w:t>
      </w:r>
      <w:r w:rsidRPr="00B67F0C">
        <w:rPr>
          <w:rFonts w:hint="eastAsia"/>
          <w:color w:val="000000" w:themeColor="text1"/>
        </w:rPr>
        <w:t>【保存】按钮</w:t>
      </w:r>
    </w:p>
    <w:p w:rsidR="00BB376B" w:rsidRPr="00B67F0C" w:rsidRDefault="003F7691" w:rsidP="00174A5A">
      <w:pPr>
        <w:rPr>
          <w:color w:val="000000" w:themeColor="text1"/>
        </w:rPr>
      </w:pPr>
      <w:r w:rsidRPr="00B67F0C">
        <w:rPr>
          <w:rFonts w:ascii="仿宋" w:hAnsi="仿宋" w:hint="eastAsia"/>
          <w:color w:val="000000" w:themeColor="text1"/>
        </w:rPr>
        <w:t>用户点击【保存】按钮，系统生成批单号，并提示保存成功。</w:t>
      </w:r>
    </w:p>
    <w:p w:rsidR="006171BF" w:rsidRPr="00B67F0C" w:rsidRDefault="006171BF" w:rsidP="006171BF">
      <w:pPr>
        <w:jc w:val="center"/>
        <w:rPr>
          <w:color w:val="000000" w:themeColor="text1"/>
        </w:rPr>
      </w:pPr>
      <w:r w:rsidRPr="00B67F0C">
        <w:rPr>
          <w:noProof/>
          <w:color w:val="000000" w:themeColor="text1"/>
        </w:rPr>
        <w:lastRenderedPageBreak/>
        <w:drawing>
          <wp:inline distT="0" distB="0" distL="0" distR="0" wp14:anchorId="287F8065" wp14:editId="3E6D72B7">
            <wp:extent cx="3079750" cy="2082800"/>
            <wp:effectExtent l="19050" t="19050" r="2540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79750" cy="2082800"/>
                    </a:xfrm>
                    <a:prstGeom prst="rect">
                      <a:avLst/>
                    </a:prstGeom>
                    <a:ln>
                      <a:solidFill>
                        <a:schemeClr val="bg1">
                          <a:lumMod val="85000"/>
                        </a:schemeClr>
                      </a:solidFill>
                    </a:ln>
                  </pic:spPr>
                </pic:pic>
              </a:graphicData>
            </a:graphic>
          </wp:inline>
        </w:drawing>
      </w:r>
    </w:p>
    <w:p w:rsidR="00062EB9" w:rsidRPr="00B67F0C" w:rsidRDefault="006171BF" w:rsidP="006171BF">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19</w:t>
      </w:r>
      <w:r w:rsidRPr="00B67F0C">
        <w:rPr>
          <w:color w:val="000000" w:themeColor="text1"/>
        </w:rPr>
        <w:fldChar w:fldCharType="end"/>
      </w:r>
      <w:r w:rsidRPr="00B67F0C">
        <w:rPr>
          <w:color w:val="000000" w:themeColor="text1"/>
        </w:rPr>
        <w:t>提示成功</w:t>
      </w:r>
    </w:p>
    <w:p w:rsidR="001E747D" w:rsidRPr="00B67F0C" w:rsidRDefault="001E747D" w:rsidP="001E747D">
      <w:pPr>
        <w:rPr>
          <w:color w:val="000000" w:themeColor="text1"/>
        </w:rPr>
      </w:pPr>
      <w:r w:rsidRPr="00B67F0C">
        <w:rPr>
          <w:rFonts w:hint="eastAsia"/>
          <w:color w:val="000000" w:themeColor="text1"/>
        </w:rPr>
        <w:t>选项和元素说明：</w:t>
      </w:r>
    </w:p>
    <w:p w:rsidR="001E747D" w:rsidRPr="00B67F0C" w:rsidRDefault="001E747D" w:rsidP="001E747D">
      <w:pPr>
        <w:rPr>
          <w:color w:val="000000" w:themeColor="text1"/>
        </w:rPr>
      </w:pPr>
      <w:r w:rsidRPr="00B67F0C">
        <w:rPr>
          <w:rFonts w:hint="eastAsia"/>
          <w:color w:val="000000" w:themeColor="text1"/>
        </w:rPr>
        <w:t>本页面与</w:t>
      </w:r>
      <w:proofErr w:type="gramStart"/>
      <w:r w:rsidRPr="00B67F0C">
        <w:rPr>
          <w:rFonts w:hint="eastAsia"/>
          <w:color w:val="000000" w:themeColor="text1"/>
        </w:rPr>
        <w:t>与</w:t>
      </w:r>
      <w:proofErr w:type="gramEnd"/>
      <w:r w:rsidRPr="00B67F0C">
        <w:rPr>
          <w:rFonts w:hint="eastAsia"/>
          <w:color w:val="000000" w:themeColor="text1"/>
        </w:rPr>
        <w:t>《</w:t>
      </w:r>
      <w:r w:rsidRPr="00B67F0C">
        <w:rPr>
          <w:rFonts w:hint="eastAsia"/>
          <w:i/>
          <w:color w:val="000000" w:themeColor="text1"/>
        </w:rPr>
        <w:t>国元农业保险新农险承保系统需求规格说明书》</w:t>
      </w:r>
      <w:r w:rsidRPr="00B67F0C">
        <w:rPr>
          <w:rFonts w:hint="eastAsia"/>
          <w:color w:val="000000" w:themeColor="text1"/>
        </w:rPr>
        <w:t>图</w:t>
      </w:r>
      <w:r w:rsidR="00465A1C" w:rsidRPr="00B67F0C">
        <w:rPr>
          <w:rFonts w:hint="eastAsia"/>
          <w:color w:val="000000" w:themeColor="text1"/>
        </w:rPr>
        <w:t>69</w:t>
      </w:r>
      <w:r w:rsidRPr="00B67F0C">
        <w:rPr>
          <w:rFonts w:hint="eastAsia"/>
          <w:color w:val="000000" w:themeColor="text1"/>
        </w:rPr>
        <w:t>保持一致。</w:t>
      </w:r>
    </w:p>
    <w:p w:rsidR="00793405" w:rsidRPr="00B67F0C" w:rsidRDefault="00793405" w:rsidP="00793405">
      <w:pPr>
        <w:pStyle w:val="2"/>
        <w:rPr>
          <w:rFonts w:eastAsiaTheme="minorEastAsia"/>
          <w:color w:val="000000" w:themeColor="text1"/>
        </w:rPr>
      </w:pPr>
      <w:r w:rsidRPr="00B67F0C">
        <w:rPr>
          <w:rFonts w:hint="eastAsia"/>
          <w:color w:val="000000" w:themeColor="text1"/>
        </w:rPr>
        <w:t>清单补全</w:t>
      </w:r>
    </w:p>
    <w:p w:rsidR="00793405" w:rsidRPr="00B67F0C" w:rsidRDefault="00793405" w:rsidP="00793405">
      <w:pPr>
        <w:pStyle w:val="3"/>
        <w:ind w:right="320"/>
        <w:rPr>
          <w:rFonts w:eastAsiaTheme="minorEastAsia"/>
          <w:color w:val="000000" w:themeColor="text1"/>
        </w:rPr>
      </w:pPr>
      <w:r w:rsidRPr="00B67F0C">
        <w:rPr>
          <w:rFonts w:hint="eastAsia"/>
          <w:color w:val="000000" w:themeColor="text1"/>
        </w:rPr>
        <w:t>业务场景</w:t>
      </w:r>
    </w:p>
    <w:p w:rsidR="00793405" w:rsidRPr="00B67F0C" w:rsidRDefault="00793405" w:rsidP="00793405">
      <w:pPr>
        <w:rPr>
          <w:color w:val="000000" w:themeColor="text1"/>
          <w:lang w:val="zh-CN"/>
        </w:rPr>
      </w:pPr>
      <w:r w:rsidRPr="00B67F0C">
        <w:rPr>
          <w:rFonts w:hint="eastAsia"/>
          <w:color w:val="000000" w:themeColor="text1"/>
          <w:lang w:val="zh-CN"/>
        </w:rPr>
        <w:t>可在此处补全清单内容，包括：</w:t>
      </w:r>
      <w:proofErr w:type="gramStart"/>
      <w:r w:rsidRPr="00B67F0C">
        <w:rPr>
          <w:rFonts w:hint="eastAsia"/>
          <w:color w:val="000000" w:themeColor="text1"/>
          <w:lang w:val="zh-CN"/>
        </w:rPr>
        <w:t>养殖险耳标号</w:t>
      </w:r>
      <w:proofErr w:type="gramEnd"/>
      <w:r w:rsidRPr="00B67F0C">
        <w:rPr>
          <w:rFonts w:hint="eastAsia"/>
          <w:color w:val="000000" w:themeColor="text1"/>
          <w:lang w:val="zh-CN"/>
        </w:rPr>
        <w:t>清单补录及种植险连带被保险人清单补录。</w:t>
      </w:r>
    </w:p>
    <w:p w:rsidR="00793405" w:rsidRPr="00B67F0C" w:rsidRDefault="00793405" w:rsidP="00793405">
      <w:pPr>
        <w:pStyle w:val="3"/>
        <w:ind w:right="320"/>
        <w:rPr>
          <w:rFonts w:eastAsiaTheme="minorEastAsia"/>
          <w:color w:val="000000" w:themeColor="text1"/>
        </w:rPr>
      </w:pPr>
      <w:r w:rsidRPr="00B67F0C">
        <w:rPr>
          <w:rFonts w:hint="eastAsia"/>
          <w:color w:val="000000" w:themeColor="text1"/>
        </w:rPr>
        <w:t>菜单权限</w:t>
      </w:r>
    </w:p>
    <w:p w:rsidR="00793405" w:rsidRPr="00B67F0C" w:rsidRDefault="00793405" w:rsidP="00793405">
      <w:pPr>
        <w:ind w:leftChars="150" w:left="480"/>
        <w:rPr>
          <w:rFonts w:ascii="仿宋" w:hAnsi="仿宋"/>
          <w:color w:val="000000" w:themeColor="text1"/>
        </w:rPr>
      </w:pPr>
      <w:r w:rsidRPr="00B67F0C">
        <w:rPr>
          <w:rFonts w:ascii="仿宋" w:hAnsi="仿宋" w:hint="eastAsia"/>
          <w:color w:val="000000" w:themeColor="text1"/>
        </w:rPr>
        <w:t>菜单：在菜单栏设置一级菜单—清单补全；</w:t>
      </w:r>
    </w:p>
    <w:p w:rsidR="00793405" w:rsidRPr="00B67F0C" w:rsidRDefault="00793405" w:rsidP="00793405">
      <w:pPr>
        <w:ind w:leftChars="150" w:left="480"/>
        <w:rPr>
          <w:rFonts w:ascii="仿宋" w:hAnsi="仿宋"/>
          <w:color w:val="000000" w:themeColor="text1"/>
        </w:rPr>
      </w:pPr>
      <w:r w:rsidRPr="00B67F0C">
        <w:rPr>
          <w:rFonts w:ascii="仿宋" w:hAnsi="仿宋" w:hint="eastAsia"/>
          <w:color w:val="000000" w:themeColor="text1"/>
        </w:rPr>
        <w:t>访问权限：批改员、各机构农险经理、系统运维员</w:t>
      </w:r>
    </w:p>
    <w:p w:rsidR="00793405" w:rsidRPr="00B67F0C" w:rsidRDefault="00793405" w:rsidP="00793405">
      <w:pPr>
        <w:pStyle w:val="3"/>
        <w:ind w:right="320"/>
        <w:rPr>
          <w:rFonts w:eastAsiaTheme="minorEastAsia"/>
          <w:color w:val="000000" w:themeColor="text1"/>
        </w:rPr>
      </w:pPr>
      <w:r w:rsidRPr="00B67F0C">
        <w:rPr>
          <w:rFonts w:hint="eastAsia"/>
          <w:color w:val="000000" w:themeColor="text1"/>
        </w:rPr>
        <w:t>功能概述</w:t>
      </w:r>
    </w:p>
    <w:p w:rsidR="00793405" w:rsidRPr="00B67F0C" w:rsidRDefault="00C55D8C" w:rsidP="00C55D8C">
      <w:pPr>
        <w:pStyle w:val="a5"/>
        <w:numPr>
          <w:ilvl w:val="0"/>
          <w:numId w:val="6"/>
        </w:numPr>
        <w:ind w:firstLineChars="0"/>
        <w:rPr>
          <w:color w:val="000000" w:themeColor="text1"/>
          <w:lang w:val="zh-CN"/>
        </w:rPr>
      </w:pPr>
      <w:r w:rsidRPr="00B67F0C">
        <w:rPr>
          <w:rFonts w:hint="eastAsia"/>
          <w:color w:val="000000" w:themeColor="text1"/>
          <w:lang w:val="zh-CN"/>
        </w:rPr>
        <w:t>针对清单所关联的还未提交核保的投保单提供一次或多次清单补录功能。</w:t>
      </w:r>
    </w:p>
    <w:p w:rsidR="00C55D8C" w:rsidRPr="00B67F0C" w:rsidRDefault="00074F59" w:rsidP="00C55D8C">
      <w:pPr>
        <w:pStyle w:val="a5"/>
        <w:numPr>
          <w:ilvl w:val="0"/>
          <w:numId w:val="6"/>
        </w:numPr>
        <w:ind w:firstLineChars="0"/>
        <w:rPr>
          <w:color w:val="000000" w:themeColor="text1"/>
          <w:lang w:val="zh-CN"/>
        </w:rPr>
      </w:pPr>
      <w:r w:rsidRPr="00B67F0C">
        <w:rPr>
          <w:color w:val="000000" w:themeColor="text1"/>
          <w:lang w:val="zh-CN"/>
        </w:rPr>
        <w:lastRenderedPageBreak/>
        <w:t>耳标号清单导入后</w:t>
      </w:r>
      <w:r w:rsidRPr="00B67F0C">
        <w:rPr>
          <w:rFonts w:hint="eastAsia"/>
          <w:color w:val="000000" w:themeColor="text1"/>
          <w:lang w:val="zh-CN"/>
        </w:rPr>
        <w:t>，</w:t>
      </w:r>
      <w:r w:rsidRPr="00B67F0C">
        <w:rPr>
          <w:color w:val="000000" w:themeColor="text1"/>
          <w:lang w:val="zh-CN"/>
        </w:rPr>
        <w:t>系统需对业务清单进场拆分</w:t>
      </w:r>
      <w:r w:rsidRPr="00B67F0C">
        <w:rPr>
          <w:rFonts w:hint="eastAsia"/>
          <w:color w:val="000000" w:themeColor="text1"/>
          <w:lang w:val="zh-CN"/>
        </w:rPr>
        <w:t>，</w:t>
      </w:r>
      <w:r w:rsidRPr="00B67F0C">
        <w:rPr>
          <w:color w:val="000000" w:themeColor="text1"/>
          <w:lang w:val="zh-CN"/>
        </w:rPr>
        <w:t>重新</w:t>
      </w:r>
      <w:proofErr w:type="gramStart"/>
      <w:r w:rsidRPr="00B67F0C">
        <w:rPr>
          <w:color w:val="000000" w:themeColor="text1"/>
          <w:lang w:val="zh-CN"/>
        </w:rPr>
        <w:t>计算各耳标号</w:t>
      </w:r>
      <w:proofErr w:type="gramEnd"/>
      <w:r w:rsidRPr="00B67F0C">
        <w:rPr>
          <w:color w:val="000000" w:themeColor="text1"/>
          <w:lang w:val="zh-CN"/>
        </w:rPr>
        <w:t>的保额与保费</w:t>
      </w:r>
      <w:r w:rsidRPr="00B67F0C">
        <w:rPr>
          <w:rFonts w:hint="eastAsia"/>
          <w:color w:val="000000" w:themeColor="text1"/>
          <w:lang w:val="zh-CN"/>
        </w:rPr>
        <w:t>，</w:t>
      </w:r>
      <w:r w:rsidRPr="00B67F0C">
        <w:rPr>
          <w:color w:val="000000" w:themeColor="text1"/>
          <w:lang w:val="zh-CN"/>
        </w:rPr>
        <w:t>最后一条耳标号信息处理尾差</w:t>
      </w:r>
      <w:r w:rsidRPr="00B67F0C">
        <w:rPr>
          <w:rFonts w:hint="eastAsia"/>
          <w:color w:val="000000" w:themeColor="text1"/>
          <w:lang w:val="zh-CN"/>
        </w:rPr>
        <w:t>。</w:t>
      </w:r>
    </w:p>
    <w:p w:rsidR="0047583A" w:rsidRPr="00B67F0C" w:rsidRDefault="0047583A" w:rsidP="00C55D8C">
      <w:pPr>
        <w:pStyle w:val="a5"/>
        <w:numPr>
          <w:ilvl w:val="0"/>
          <w:numId w:val="6"/>
        </w:numPr>
        <w:ind w:firstLineChars="0"/>
        <w:rPr>
          <w:color w:val="000000" w:themeColor="text1"/>
          <w:lang w:val="zh-CN"/>
        </w:rPr>
      </w:pPr>
      <w:r w:rsidRPr="00B67F0C">
        <w:rPr>
          <w:rFonts w:hint="eastAsia"/>
          <w:color w:val="000000" w:themeColor="text1"/>
          <w:lang w:val="zh-CN"/>
        </w:rPr>
        <w:t>此处不可已生成保单的清单进行修改操作</w:t>
      </w:r>
    </w:p>
    <w:p w:rsidR="00520556" w:rsidRPr="00B67F0C" w:rsidRDefault="00520556" w:rsidP="00C55D8C">
      <w:pPr>
        <w:pStyle w:val="a5"/>
        <w:numPr>
          <w:ilvl w:val="0"/>
          <w:numId w:val="6"/>
        </w:numPr>
        <w:ind w:firstLineChars="0"/>
        <w:rPr>
          <w:color w:val="000000" w:themeColor="text1"/>
          <w:lang w:val="zh-CN"/>
        </w:rPr>
      </w:pPr>
      <w:r w:rsidRPr="00B67F0C">
        <w:rPr>
          <w:rFonts w:hint="eastAsia"/>
          <w:color w:val="000000" w:themeColor="text1"/>
          <w:lang w:val="zh-CN"/>
        </w:rPr>
        <w:t>选择清单后页面投保单列表显示该清单关联下的投保单信息。</w:t>
      </w:r>
    </w:p>
    <w:p w:rsidR="00793405" w:rsidRPr="00B67F0C" w:rsidRDefault="00793405" w:rsidP="00793405">
      <w:pPr>
        <w:pStyle w:val="3"/>
        <w:ind w:right="320"/>
        <w:rPr>
          <w:color w:val="000000" w:themeColor="text1"/>
        </w:rPr>
      </w:pPr>
      <w:r w:rsidRPr="00B67F0C">
        <w:rPr>
          <w:rFonts w:hint="eastAsia"/>
          <w:color w:val="000000" w:themeColor="text1"/>
        </w:rPr>
        <w:t>页面原型</w:t>
      </w:r>
    </w:p>
    <w:p w:rsidR="00451443" w:rsidRPr="00B67F0C" w:rsidRDefault="0043393D" w:rsidP="0043393D">
      <w:pPr>
        <w:rPr>
          <w:color w:val="000000" w:themeColor="text1"/>
        </w:rPr>
      </w:pPr>
      <w:r w:rsidRPr="00B67F0C">
        <w:rPr>
          <w:noProof/>
          <w:color w:val="000000" w:themeColor="text1"/>
        </w:rPr>
        <w:drawing>
          <wp:inline distT="0" distB="0" distL="0" distR="0" wp14:anchorId="6A2BFBAA" wp14:editId="3462A943">
            <wp:extent cx="5274310" cy="1631129"/>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31129"/>
                    </a:xfrm>
                    <a:prstGeom prst="rect">
                      <a:avLst/>
                    </a:prstGeom>
                  </pic:spPr>
                </pic:pic>
              </a:graphicData>
            </a:graphic>
          </wp:inline>
        </w:drawing>
      </w:r>
    </w:p>
    <w:p w:rsidR="001E747D" w:rsidRPr="00B67F0C" w:rsidRDefault="00451443"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20</w:t>
      </w:r>
      <w:r w:rsidRPr="00B67F0C">
        <w:rPr>
          <w:color w:val="000000" w:themeColor="text1"/>
        </w:rPr>
        <w:fldChar w:fldCharType="end"/>
      </w:r>
      <w:r w:rsidRPr="00B67F0C">
        <w:rPr>
          <w:color w:val="000000" w:themeColor="text1"/>
        </w:rPr>
        <w:t>清单补录</w:t>
      </w:r>
    </w:p>
    <w:p w:rsidR="00451443" w:rsidRPr="00B67F0C" w:rsidRDefault="00451443" w:rsidP="00451443">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B67F0C" w:rsidRPr="00B67F0C" w:rsidTr="00F02F74">
        <w:trPr>
          <w:trHeight w:val="376"/>
          <w:jc w:val="center"/>
        </w:trPr>
        <w:tc>
          <w:tcPr>
            <w:tcW w:w="7992" w:type="dxa"/>
            <w:gridSpan w:val="6"/>
            <w:shd w:val="clear" w:color="auto" w:fill="B6DDE8" w:themeFill="accent5" w:themeFillTint="66"/>
          </w:tcPr>
          <w:p w:rsidR="00F02F74" w:rsidRPr="00B67F0C" w:rsidRDefault="006E38D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清单补录</w:t>
            </w:r>
          </w:p>
        </w:tc>
      </w:tr>
      <w:tr w:rsidR="00B67F0C" w:rsidRPr="00B67F0C" w:rsidTr="00F02F74">
        <w:trPr>
          <w:trHeight w:val="543"/>
          <w:jc w:val="center"/>
        </w:trPr>
        <w:tc>
          <w:tcPr>
            <w:tcW w:w="1282"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419"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552"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41"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421"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77" w:type="dxa"/>
            <w:shd w:val="clear" w:color="auto" w:fill="B6DDE8" w:themeFill="accent5" w:themeFillTint="66"/>
          </w:tcPr>
          <w:p w:rsidR="00F02F74" w:rsidRPr="00B67F0C" w:rsidRDefault="00F02F74" w:rsidP="00F02F7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F02F74">
        <w:trPr>
          <w:trHeight w:val="561"/>
          <w:jc w:val="center"/>
        </w:trPr>
        <w:tc>
          <w:tcPr>
            <w:tcW w:w="1282" w:type="dxa"/>
            <w:shd w:val="clear" w:color="auto" w:fill="auto"/>
          </w:tcPr>
          <w:p w:rsidR="00F02F74" w:rsidRPr="00B67F0C" w:rsidRDefault="00F02F74"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419" w:type="dxa"/>
            <w:shd w:val="clear" w:color="auto" w:fill="auto"/>
          </w:tcPr>
          <w:p w:rsidR="00F02F74" w:rsidRPr="00B67F0C" w:rsidRDefault="00F02F74"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F02F74" w:rsidRPr="00B67F0C" w:rsidRDefault="00F02F74"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F02F74" w:rsidRPr="00B67F0C" w:rsidRDefault="00F02F74"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是</w:t>
            </w:r>
          </w:p>
        </w:tc>
        <w:tc>
          <w:tcPr>
            <w:tcW w:w="2421" w:type="dxa"/>
            <w:shd w:val="clear" w:color="auto" w:fill="auto"/>
          </w:tcPr>
          <w:p w:rsidR="00F02F74" w:rsidRPr="00B67F0C" w:rsidRDefault="00F02F74" w:rsidP="00F02F7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指金禾缮制预投保清单的清单编号</w:t>
            </w:r>
          </w:p>
        </w:tc>
        <w:tc>
          <w:tcPr>
            <w:tcW w:w="577" w:type="dxa"/>
          </w:tcPr>
          <w:p w:rsidR="00F02F74" w:rsidRPr="00B67F0C" w:rsidRDefault="00F02F74"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查询</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无论是否录入清单编号都需点击查询</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roofErr w:type="gramStart"/>
            <w:r w:rsidRPr="00B67F0C">
              <w:rPr>
                <w:rFonts w:ascii="仿宋" w:hAnsi="仿宋" w:cs="宋体" w:hint="eastAsia"/>
                <w:bCs/>
                <w:color w:val="000000" w:themeColor="text1"/>
                <w:kern w:val="0"/>
                <w:sz w:val="21"/>
                <w:szCs w:val="21"/>
                <w:lang w:val="zh-CN"/>
              </w:rPr>
              <w:t>单击单击</w:t>
            </w:r>
            <w:proofErr w:type="gramEnd"/>
            <w:r w:rsidRPr="00B67F0C">
              <w:rPr>
                <w:rFonts w:ascii="仿宋" w:hAnsi="仿宋" w:cs="宋体"/>
                <w:bCs/>
                <w:color w:val="000000" w:themeColor="text1"/>
                <w:kern w:val="0"/>
                <w:sz w:val="21"/>
                <w:szCs w:val="21"/>
                <w:lang w:val="zh-CN"/>
              </w:rPr>
              <w:t>系统弹出图</w:t>
            </w:r>
            <w:r w:rsidRPr="00B67F0C">
              <w:rPr>
                <w:rFonts w:ascii="仿宋" w:hAnsi="仿宋" w:cs="宋体" w:hint="eastAsia"/>
                <w:bCs/>
                <w:color w:val="000000" w:themeColor="text1"/>
                <w:kern w:val="0"/>
                <w:sz w:val="21"/>
                <w:szCs w:val="21"/>
                <w:lang w:val="zh-CN"/>
              </w:rPr>
              <w:t>2页面。若已录入清单编号，系统校验录入的清单编号是否存在，若不存在则提示，“您输入的清单编号在系统中不存在，请重新输入！”并将鼠标定位至“清单编号”录入域；校验通过则将清单编号带入图2的查询条件中，自动查询出清单列表；若未录入清单编号，则弹出</w:t>
            </w:r>
            <w:r w:rsidRPr="00B67F0C">
              <w:rPr>
                <w:rFonts w:ascii="仿宋" w:hAnsi="仿宋" w:cs="宋体" w:hint="eastAsia"/>
                <w:bCs/>
                <w:color w:val="000000" w:themeColor="text1"/>
                <w:kern w:val="0"/>
                <w:sz w:val="21"/>
                <w:szCs w:val="21"/>
                <w:lang w:val="zh-CN"/>
              </w:rPr>
              <w:lastRenderedPageBreak/>
              <w:t>图2，手动输入查询条件进行清单查询。</w:t>
            </w: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详情</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按钮</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单击按钮系统校验是否已选择清单</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若未选择则系统提示</w:t>
            </w:r>
            <w:r w:rsidRPr="00B67F0C">
              <w:rPr>
                <w:rFonts w:ascii="仿宋" w:hAnsi="仿宋" w:cs="宋体" w:hint="eastAsia"/>
                <w:bCs/>
                <w:color w:val="000000" w:themeColor="text1"/>
                <w:kern w:val="0"/>
                <w:sz w:val="21"/>
                <w:szCs w:val="21"/>
                <w:lang w:val="zh-CN"/>
              </w:rPr>
              <w:t>“请先选择清单！”若已选择则</w:t>
            </w:r>
            <w:r w:rsidRPr="00B67F0C">
              <w:rPr>
                <w:rFonts w:ascii="仿宋" w:hAnsi="仿宋" w:cs="宋体"/>
                <w:bCs/>
                <w:color w:val="000000" w:themeColor="text1"/>
                <w:kern w:val="0"/>
                <w:sz w:val="21"/>
                <w:szCs w:val="21"/>
                <w:lang w:val="zh-CN"/>
              </w:rPr>
              <w:t>调用金禾页面</w:t>
            </w:r>
            <w:proofErr w:type="gramStart"/>
            <w:r w:rsidRPr="00B67F0C">
              <w:rPr>
                <w:rFonts w:ascii="仿宋" w:hAnsi="仿宋" w:cs="宋体"/>
                <w:bCs/>
                <w:color w:val="000000" w:themeColor="text1"/>
                <w:kern w:val="0"/>
                <w:sz w:val="21"/>
                <w:szCs w:val="21"/>
                <w:lang w:val="zh-CN"/>
              </w:rPr>
              <w:t>查看验标流程</w:t>
            </w:r>
            <w:proofErr w:type="gramEnd"/>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预投保清单</w:t>
            </w:r>
            <w:r w:rsidRPr="00B67F0C">
              <w:rPr>
                <w:rFonts w:ascii="仿宋" w:hAnsi="仿宋" w:cs="宋体" w:hint="eastAsia"/>
                <w:bCs/>
                <w:color w:val="000000" w:themeColor="text1"/>
                <w:kern w:val="0"/>
                <w:sz w:val="21"/>
                <w:szCs w:val="21"/>
                <w:lang w:val="zh-CN"/>
              </w:rPr>
              <w:t>、GIS地图</w:t>
            </w: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7992" w:type="dxa"/>
            <w:gridSpan w:val="6"/>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投保单列表</w:t>
            </w: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投保单号</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超链接</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单击</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单击超链接进入投保单查看页面</w:t>
            </w: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投保人名称</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被保险人名称</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险种</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归属机构</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归属业务员</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r w:rsidR="00B67F0C" w:rsidRPr="00B67F0C" w:rsidTr="00F02F74">
        <w:trPr>
          <w:trHeight w:val="561"/>
          <w:jc w:val="center"/>
        </w:trPr>
        <w:tc>
          <w:tcPr>
            <w:tcW w:w="128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制单人</w:t>
            </w:r>
          </w:p>
        </w:tc>
        <w:tc>
          <w:tcPr>
            <w:tcW w:w="1419"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不可编辑</w:t>
            </w:r>
          </w:p>
        </w:tc>
        <w:tc>
          <w:tcPr>
            <w:tcW w:w="741" w:type="dxa"/>
            <w:shd w:val="clear" w:color="auto" w:fill="auto"/>
          </w:tcPr>
          <w:p w:rsidR="009E417F" w:rsidRPr="00B67F0C" w:rsidRDefault="009E417F" w:rsidP="00F02F7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E417F" w:rsidRPr="00B67F0C" w:rsidRDefault="009E417F" w:rsidP="00F02F74">
            <w:pPr>
              <w:widowControl/>
              <w:jc w:val="left"/>
              <w:rPr>
                <w:rFonts w:ascii="仿宋" w:hAnsi="仿宋" w:cs="宋体"/>
                <w:bCs/>
                <w:color w:val="000000" w:themeColor="text1"/>
                <w:kern w:val="0"/>
                <w:sz w:val="21"/>
                <w:szCs w:val="21"/>
                <w:lang w:val="zh-CN"/>
              </w:rPr>
            </w:pPr>
          </w:p>
        </w:tc>
        <w:tc>
          <w:tcPr>
            <w:tcW w:w="577" w:type="dxa"/>
          </w:tcPr>
          <w:p w:rsidR="009E417F" w:rsidRPr="00B67F0C" w:rsidRDefault="009E417F" w:rsidP="00F02F74">
            <w:pPr>
              <w:widowControl/>
              <w:jc w:val="center"/>
              <w:rPr>
                <w:rFonts w:ascii="仿宋" w:hAnsi="仿宋" w:cs="宋体"/>
                <w:color w:val="000000" w:themeColor="text1"/>
                <w:kern w:val="0"/>
                <w:sz w:val="21"/>
                <w:szCs w:val="21"/>
              </w:rPr>
            </w:pPr>
          </w:p>
        </w:tc>
      </w:tr>
    </w:tbl>
    <w:p w:rsidR="00520556" w:rsidRPr="00B67F0C" w:rsidRDefault="00520556" w:rsidP="00451443">
      <w:pPr>
        <w:rPr>
          <w:color w:val="000000" w:themeColor="text1"/>
        </w:rPr>
      </w:pPr>
      <w:r w:rsidRPr="00B67F0C">
        <w:rPr>
          <w:rFonts w:hint="eastAsia"/>
          <w:color w:val="000000" w:themeColor="text1"/>
        </w:rPr>
        <w:t>选项说明：</w:t>
      </w:r>
    </w:p>
    <w:p w:rsidR="00520556" w:rsidRPr="00B67F0C" w:rsidRDefault="00520556" w:rsidP="00451443">
      <w:pPr>
        <w:rPr>
          <w:color w:val="000000" w:themeColor="text1"/>
        </w:rPr>
      </w:pPr>
      <w:r w:rsidRPr="00B67F0C">
        <w:rPr>
          <w:rFonts w:hint="eastAsia"/>
          <w:color w:val="000000" w:themeColor="text1"/>
        </w:rPr>
        <w:t>1.</w:t>
      </w:r>
      <w:r w:rsidRPr="00B67F0C">
        <w:rPr>
          <w:rFonts w:hint="eastAsia"/>
          <w:color w:val="000000" w:themeColor="text1"/>
        </w:rPr>
        <w:t>【导入清单】按钮</w:t>
      </w:r>
    </w:p>
    <w:p w:rsidR="00794414" w:rsidRPr="00B67F0C" w:rsidRDefault="00520556" w:rsidP="004D2571">
      <w:pPr>
        <w:rPr>
          <w:color w:val="000000" w:themeColor="text1"/>
        </w:rPr>
      </w:pPr>
      <w:r w:rsidRPr="00B67F0C">
        <w:rPr>
          <w:rFonts w:hint="eastAsia"/>
          <w:color w:val="000000" w:themeColor="text1"/>
        </w:rPr>
        <w:t>用户单击【导入清单】按钮，</w:t>
      </w:r>
      <w:r w:rsidR="00794414" w:rsidRPr="00B67F0C">
        <w:rPr>
          <w:rFonts w:hint="eastAsia"/>
          <w:color w:val="000000" w:themeColor="text1"/>
        </w:rPr>
        <w:t>校验本清单关联的保单是否已提交核保，若已提交核保，则</w:t>
      </w:r>
      <w:proofErr w:type="gramStart"/>
      <w:r w:rsidR="00794414" w:rsidRPr="00B67F0C">
        <w:rPr>
          <w:rFonts w:hint="eastAsia"/>
          <w:color w:val="000000" w:themeColor="text1"/>
        </w:rPr>
        <w:t>系统弹窗提示</w:t>
      </w:r>
      <w:proofErr w:type="gramEnd"/>
      <w:r w:rsidR="00794414" w:rsidRPr="00B67F0C">
        <w:rPr>
          <w:rFonts w:hint="eastAsia"/>
          <w:color w:val="000000" w:themeColor="text1"/>
        </w:rPr>
        <w:t>“本清单关联保单已提交核保，不可补录清单！”</w:t>
      </w:r>
      <w:r w:rsidR="00E920EF" w:rsidRPr="00B67F0C">
        <w:rPr>
          <w:rFonts w:hint="eastAsia"/>
          <w:color w:val="000000" w:themeColor="text1"/>
        </w:rPr>
        <w:t>；若校验通过，则进入导入清单页面，如图</w:t>
      </w:r>
      <w:r w:rsidR="00DF1AD8" w:rsidRPr="00B67F0C">
        <w:rPr>
          <w:rFonts w:hint="eastAsia"/>
          <w:color w:val="000000" w:themeColor="text1"/>
        </w:rPr>
        <w:t>21</w:t>
      </w:r>
      <w:r w:rsidR="00E920EF" w:rsidRPr="00B67F0C">
        <w:rPr>
          <w:rFonts w:hint="eastAsia"/>
          <w:color w:val="000000" w:themeColor="text1"/>
        </w:rPr>
        <w:t>；</w:t>
      </w:r>
      <w:r w:rsidR="00E920EF" w:rsidRPr="00B67F0C">
        <w:rPr>
          <w:rFonts w:hint="eastAsia"/>
          <w:color w:val="000000" w:themeColor="text1"/>
        </w:rPr>
        <w:t xml:space="preserve"> </w:t>
      </w:r>
    </w:p>
    <w:p w:rsidR="00520556" w:rsidRPr="00B67F0C" w:rsidRDefault="00520556" w:rsidP="00451443">
      <w:pPr>
        <w:rPr>
          <w:color w:val="000000" w:themeColor="text1"/>
        </w:rPr>
      </w:pPr>
      <w:r w:rsidRPr="00B67F0C">
        <w:rPr>
          <w:rFonts w:hint="eastAsia"/>
          <w:color w:val="000000" w:themeColor="text1"/>
        </w:rPr>
        <w:t>2.</w:t>
      </w:r>
      <w:r w:rsidRPr="00B67F0C">
        <w:rPr>
          <w:rFonts w:hint="eastAsia"/>
          <w:color w:val="000000" w:themeColor="text1"/>
        </w:rPr>
        <w:t>【返回】按钮</w:t>
      </w:r>
    </w:p>
    <w:p w:rsidR="00520556" w:rsidRPr="00B67F0C" w:rsidRDefault="00520556" w:rsidP="00451443">
      <w:pPr>
        <w:rPr>
          <w:color w:val="000000" w:themeColor="text1"/>
        </w:rPr>
      </w:pPr>
      <w:r w:rsidRPr="00B67F0C">
        <w:rPr>
          <w:rFonts w:hint="eastAsia"/>
          <w:color w:val="000000" w:themeColor="text1"/>
        </w:rPr>
        <w:t>用户单击【返回】按钮，系统返回至工作台页面。</w:t>
      </w:r>
    </w:p>
    <w:p w:rsidR="009E417F" w:rsidRPr="00B67F0C" w:rsidRDefault="0000462B" w:rsidP="00451443">
      <w:pPr>
        <w:rPr>
          <w:color w:val="000000" w:themeColor="text1"/>
        </w:rPr>
      </w:pPr>
      <w:r w:rsidRPr="00B67F0C">
        <w:rPr>
          <w:color w:val="000000" w:themeColor="text1"/>
        </w:rPr>
        <w:object w:dxaOrig="1508" w:dyaOrig="923">
          <v:shape id="_x0000_i1027" type="#_x0000_t75" style="width:76.4pt;height:46.35pt" o:ole="">
            <v:imagedata r:id="rId51" o:title=""/>
          </v:shape>
          <o:OLEObject Type="Embed" ProgID="Excel.Sheet.12" ShapeID="_x0000_i1027" DrawAspect="Icon" ObjectID="_1579702829" r:id="rId52"/>
        </w:object>
      </w:r>
    </w:p>
    <w:p w:rsidR="009E417F" w:rsidRPr="00B67F0C" w:rsidRDefault="009E417F" w:rsidP="00451443">
      <w:pPr>
        <w:rPr>
          <w:color w:val="000000" w:themeColor="text1"/>
        </w:rPr>
      </w:pPr>
      <w:r w:rsidRPr="00B67F0C">
        <w:rPr>
          <w:rFonts w:hint="eastAsia"/>
          <w:color w:val="000000" w:themeColor="text1"/>
        </w:rPr>
        <w:lastRenderedPageBreak/>
        <w:t>用户单击图</w:t>
      </w:r>
      <w:r w:rsidRPr="00B67F0C">
        <w:rPr>
          <w:rFonts w:hint="eastAsia"/>
          <w:color w:val="000000" w:themeColor="text1"/>
        </w:rPr>
        <w:t>20</w:t>
      </w:r>
      <w:r w:rsidRPr="00B67F0C">
        <w:rPr>
          <w:rFonts w:hint="eastAsia"/>
          <w:color w:val="000000" w:themeColor="text1"/>
        </w:rPr>
        <w:t>中的【导入清单】按钮，系统弹出如下页面：</w:t>
      </w:r>
    </w:p>
    <w:p w:rsidR="00D1572A" w:rsidRPr="00B67F0C" w:rsidRDefault="009E417F" w:rsidP="009E417F">
      <w:pPr>
        <w:rPr>
          <w:color w:val="000000" w:themeColor="text1"/>
        </w:rPr>
      </w:pPr>
      <w:r w:rsidRPr="00B67F0C">
        <w:rPr>
          <w:noProof/>
          <w:color w:val="000000" w:themeColor="text1"/>
        </w:rPr>
        <w:drawing>
          <wp:inline distT="0" distB="0" distL="0" distR="0" wp14:anchorId="4E12C780" wp14:editId="417C5031">
            <wp:extent cx="5274310" cy="150903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509039"/>
                    </a:xfrm>
                    <a:prstGeom prst="rect">
                      <a:avLst/>
                    </a:prstGeom>
                  </pic:spPr>
                </pic:pic>
              </a:graphicData>
            </a:graphic>
          </wp:inline>
        </w:drawing>
      </w:r>
    </w:p>
    <w:p w:rsidR="00451443" w:rsidRPr="00B67F0C" w:rsidRDefault="00D1572A" w:rsidP="004D2571">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21</w:t>
      </w:r>
      <w:r w:rsidRPr="00B67F0C">
        <w:rPr>
          <w:color w:val="000000" w:themeColor="text1"/>
        </w:rPr>
        <w:fldChar w:fldCharType="end"/>
      </w:r>
      <w:r w:rsidRPr="00B67F0C">
        <w:rPr>
          <w:color w:val="000000" w:themeColor="text1"/>
        </w:rPr>
        <w:t>导入清单</w:t>
      </w:r>
    </w:p>
    <w:p w:rsidR="006E38D4" w:rsidRPr="00B67F0C" w:rsidRDefault="006E38D4" w:rsidP="006E38D4">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B67F0C" w:rsidRPr="00B67F0C" w:rsidTr="00794414">
        <w:trPr>
          <w:trHeight w:val="376"/>
          <w:jc w:val="center"/>
        </w:trPr>
        <w:tc>
          <w:tcPr>
            <w:tcW w:w="7992" w:type="dxa"/>
            <w:gridSpan w:val="6"/>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导入清单</w:t>
            </w:r>
          </w:p>
        </w:tc>
      </w:tr>
      <w:tr w:rsidR="00B67F0C" w:rsidRPr="00B67F0C" w:rsidTr="00794414">
        <w:trPr>
          <w:trHeight w:val="543"/>
          <w:jc w:val="center"/>
        </w:trPr>
        <w:tc>
          <w:tcPr>
            <w:tcW w:w="1282"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419"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552"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41"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421"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77" w:type="dxa"/>
            <w:shd w:val="clear" w:color="auto" w:fill="B6DDE8" w:themeFill="accent5" w:themeFillTint="66"/>
          </w:tcPr>
          <w:p w:rsidR="006E38D4" w:rsidRPr="00B67F0C" w:rsidRDefault="006E38D4" w:rsidP="00794414">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794414">
        <w:trPr>
          <w:trHeight w:val="561"/>
          <w:jc w:val="center"/>
        </w:trPr>
        <w:tc>
          <w:tcPr>
            <w:tcW w:w="1282"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单选框</w:t>
            </w:r>
          </w:p>
        </w:tc>
        <w:tc>
          <w:tcPr>
            <w:tcW w:w="1419"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单选</w:t>
            </w:r>
          </w:p>
        </w:tc>
        <w:tc>
          <w:tcPr>
            <w:tcW w:w="1552"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w:t>
            </w:r>
            <w:r w:rsidRPr="00B67F0C">
              <w:rPr>
                <w:rFonts w:ascii="仿宋" w:hAnsi="仿宋" w:cs="宋体"/>
                <w:color w:val="000000" w:themeColor="text1"/>
                <w:kern w:val="0"/>
                <w:sz w:val="21"/>
                <w:szCs w:val="21"/>
              </w:rPr>
              <w:t>选择</w:t>
            </w:r>
          </w:p>
        </w:tc>
        <w:tc>
          <w:tcPr>
            <w:tcW w:w="741"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是</w:t>
            </w:r>
          </w:p>
        </w:tc>
        <w:tc>
          <w:tcPr>
            <w:tcW w:w="2421" w:type="dxa"/>
            <w:shd w:val="clear" w:color="auto" w:fill="auto"/>
          </w:tcPr>
          <w:p w:rsidR="00794414" w:rsidRPr="00B67F0C" w:rsidRDefault="00794414" w:rsidP="0079441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根据所选清单补录类型</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系统进行如下校验</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 xml:space="preserve"> </w:t>
            </w:r>
          </w:p>
          <w:p w:rsidR="006E38D4" w:rsidRPr="00B67F0C" w:rsidRDefault="00E920EF" w:rsidP="00794414">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rPr>
              <w:t>是否已补录过清单，若已补录，则</w:t>
            </w:r>
            <w:proofErr w:type="gramStart"/>
            <w:r w:rsidRPr="00B67F0C">
              <w:rPr>
                <w:rFonts w:ascii="仿宋" w:hAnsi="仿宋" w:cs="宋体" w:hint="eastAsia"/>
                <w:bCs/>
                <w:color w:val="000000" w:themeColor="text1"/>
                <w:kern w:val="0"/>
                <w:sz w:val="21"/>
                <w:szCs w:val="21"/>
              </w:rPr>
              <w:t>系统弹窗提示</w:t>
            </w:r>
            <w:proofErr w:type="gramEnd"/>
            <w:r w:rsidRPr="00B67F0C">
              <w:rPr>
                <w:rFonts w:ascii="仿宋" w:hAnsi="仿宋" w:cs="宋体" w:hint="eastAsia"/>
                <w:bCs/>
                <w:color w:val="000000" w:themeColor="text1"/>
                <w:kern w:val="0"/>
                <w:sz w:val="21"/>
                <w:szCs w:val="21"/>
              </w:rPr>
              <w:t>“您已上传耳标号清单/连带被保险人清单，是否重新补录？”选择是，则继续补录，选择否则关闭弹窗。</w:t>
            </w:r>
          </w:p>
        </w:tc>
        <w:tc>
          <w:tcPr>
            <w:tcW w:w="577" w:type="dxa"/>
          </w:tcPr>
          <w:p w:rsidR="006E38D4" w:rsidRPr="00B67F0C" w:rsidRDefault="006E38D4" w:rsidP="00794414">
            <w:pPr>
              <w:widowControl/>
              <w:jc w:val="center"/>
              <w:rPr>
                <w:rFonts w:ascii="仿宋" w:hAnsi="仿宋" w:cs="宋体"/>
                <w:color w:val="000000" w:themeColor="text1"/>
                <w:kern w:val="0"/>
                <w:sz w:val="21"/>
                <w:szCs w:val="21"/>
              </w:rPr>
            </w:pPr>
          </w:p>
        </w:tc>
      </w:tr>
      <w:tr w:rsidR="00B67F0C" w:rsidRPr="00B67F0C" w:rsidTr="00794414">
        <w:trPr>
          <w:trHeight w:val="561"/>
          <w:jc w:val="center"/>
        </w:trPr>
        <w:tc>
          <w:tcPr>
            <w:tcW w:w="1282"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下载模板</w:t>
            </w:r>
          </w:p>
        </w:tc>
        <w:tc>
          <w:tcPr>
            <w:tcW w:w="1419"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552"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6E38D4" w:rsidRPr="00B67F0C" w:rsidRDefault="006E38D4" w:rsidP="00794414">
            <w:pPr>
              <w:widowControl/>
              <w:jc w:val="center"/>
              <w:rPr>
                <w:rFonts w:ascii="仿宋" w:hAnsi="仿宋" w:cs="宋体"/>
                <w:color w:val="000000" w:themeColor="text1"/>
                <w:kern w:val="0"/>
                <w:sz w:val="21"/>
                <w:szCs w:val="21"/>
              </w:rPr>
            </w:pPr>
          </w:p>
        </w:tc>
        <w:tc>
          <w:tcPr>
            <w:tcW w:w="2421" w:type="dxa"/>
            <w:shd w:val="clear" w:color="auto" w:fill="auto"/>
          </w:tcPr>
          <w:p w:rsidR="006E38D4" w:rsidRPr="00B67F0C" w:rsidRDefault="006E38D4" w:rsidP="0079441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根据所选清单补录类型点击下载相应清单模板</w:t>
            </w:r>
            <w:r w:rsidRPr="00B67F0C">
              <w:rPr>
                <w:rFonts w:ascii="仿宋" w:hAnsi="仿宋" w:cs="宋体" w:hint="eastAsia"/>
                <w:bCs/>
                <w:color w:val="000000" w:themeColor="text1"/>
                <w:kern w:val="0"/>
                <w:sz w:val="21"/>
                <w:szCs w:val="21"/>
                <w:lang w:val="zh-CN"/>
              </w:rPr>
              <w:t>。</w:t>
            </w:r>
            <w:r w:rsidR="00F2432A" w:rsidRPr="00B67F0C">
              <w:rPr>
                <w:rFonts w:ascii="仿宋" w:hAnsi="仿宋" w:cs="宋体"/>
                <w:bCs/>
                <w:color w:val="000000" w:themeColor="text1"/>
                <w:kern w:val="0"/>
                <w:sz w:val="21"/>
                <w:szCs w:val="21"/>
                <w:lang w:val="zh-CN"/>
              </w:rPr>
              <w:t>清单补录模板见</w:t>
            </w:r>
            <w:r w:rsidR="00F2432A" w:rsidRPr="00B67F0C">
              <w:rPr>
                <w:rFonts w:ascii="仿宋" w:hAnsi="仿宋" w:cs="宋体" w:hint="eastAsia"/>
                <w:bCs/>
                <w:i/>
                <w:color w:val="000000" w:themeColor="text1"/>
                <w:kern w:val="0"/>
                <w:sz w:val="21"/>
                <w:szCs w:val="21"/>
                <w:lang w:val="zh-CN"/>
              </w:rPr>
              <w:t>《清单相关》</w:t>
            </w:r>
            <w:r w:rsidR="00F2432A" w:rsidRPr="00B67F0C">
              <w:rPr>
                <w:rFonts w:ascii="仿宋" w:hAnsi="仿宋" w:cs="宋体" w:hint="eastAsia"/>
                <w:bCs/>
                <w:color w:val="000000" w:themeColor="text1"/>
                <w:kern w:val="0"/>
                <w:sz w:val="21"/>
                <w:szCs w:val="21"/>
                <w:lang w:val="zh-CN"/>
              </w:rPr>
              <w:t>清单补录sheet页</w:t>
            </w:r>
            <w:r w:rsidR="003E6BBC" w:rsidRPr="00B67F0C">
              <w:rPr>
                <w:rFonts w:ascii="仿宋" w:hAnsi="仿宋" w:cs="宋体" w:hint="eastAsia"/>
                <w:bCs/>
                <w:color w:val="000000" w:themeColor="text1"/>
                <w:kern w:val="0"/>
                <w:sz w:val="21"/>
                <w:szCs w:val="21"/>
                <w:lang w:val="zh-CN"/>
              </w:rPr>
              <w:t>，模板中农户代码可下拉选择，并将相应农户信息根据代码带入</w:t>
            </w:r>
          </w:p>
        </w:tc>
        <w:tc>
          <w:tcPr>
            <w:tcW w:w="577" w:type="dxa"/>
          </w:tcPr>
          <w:p w:rsidR="006E38D4" w:rsidRPr="00B67F0C" w:rsidRDefault="006E38D4" w:rsidP="00794414">
            <w:pPr>
              <w:widowControl/>
              <w:jc w:val="center"/>
              <w:rPr>
                <w:rFonts w:ascii="仿宋" w:hAnsi="仿宋" w:cs="宋体"/>
                <w:color w:val="000000" w:themeColor="text1"/>
                <w:kern w:val="0"/>
                <w:sz w:val="21"/>
                <w:szCs w:val="21"/>
              </w:rPr>
            </w:pPr>
          </w:p>
        </w:tc>
      </w:tr>
      <w:tr w:rsidR="00B67F0C" w:rsidRPr="00B67F0C" w:rsidTr="00794414">
        <w:trPr>
          <w:trHeight w:val="561"/>
          <w:jc w:val="center"/>
        </w:trPr>
        <w:tc>
          <w:tcPr>
            <w:tcW w:w="1282" w:type="dxa"/>
            <w:shd w:val="clear" w:color="auto" w:fill="auto"/>
          </w:tcPr>
          <w:p w:rsidR="005D6F54"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耳标号</w:t>
            </w:r>
            <w:r w:rsidR="005D6F54" w:rsidRPr="00B67F0C">
              <w:rPr>
                <w:rFonts w:ascii="仿宋" w:hAnsi="仿宋" w:cs="宋体"/>
                <w:color w:val="000000" w:themeColor="text1"/>
                <w:kern w:val="0"/>
                <w:sz w:val="21"/>
                <w:szCs w:val="21"/>
              </w:rPr>
              <w:t>清单导入</w:t>
            </w:r>
          </w:p>
        </w:tc>
        <w:tc>
          <w:tcPr>
            <w:tcW w:w="1419"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5D6F54"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p>
        </w:tc>
        <w:tc>
          <w:tcPr>
            <w:tcW w:w="2421" w:type="dxa"/>
            <w:shd w:val="clear" w:color="auto" w:fill="auto"/>
          </w:tcPr>
          <w:p w:rsidR="005D6F54" w:rsidRPr="00B67F0C" w:rsidRDefault="009E417F" w:rsidP="0079441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根据所选清单补录类型联动显示耳标号清单导入</w:t>
            </w:r>
            <w:r w:rsidRPr="00B67F0C">
              <w:rPr>
                <w:rFonts w:ascii="仿宋" w:hAnsi="仿宋" w:cs="宋体" w:hint="eastAsia"/>
                <w:bCs/>
                <w:color w:val="000000" w:themeColor="text1"/>
                <w:kern w:val="0"/>
                <w:sz w:val="21"/>
                <w:szCs w:val="21"/>
                <w:lang w:val="zh-CN"/>
              </w:rPr>
              <w:t>/连带被保险人清单导入</w:t>
            </w:r>
          </w:p>
        </w:tc>
        <w:tc>
          <w:tcPr>
            <w:tcW w:w="577" w:type="dxa"/>
          </w:tcPr>
          <w:p w:rsidR="005D6F54" w:rsidRPr="00B67F0C" w:rsidRDefault="005D6F54" w:rsidP="00794414">
            <w:pPr>
              <w:widowControl/>
              <w:jc w:val="center"/>
              <w:rPr>
                <w:rFonts w:ascii="仿宋" w:hAnsi="仿宋" w:cs="宋体"/>
                <w:color w:val="000000" w:themeColor="text1"/>
                <w:kern w:val="0"/>
                <w:sz w:val="21"/>
                <w:szCs w:val="21"/>
              </w:rPr>
            </w:pPr>
          </w:p>
        </w:tc>
      </w:tr>
      <w:tr w:rsidR="00B67F0C" w:rsidRPr="00B67F0C" w:rsidTr="00794414">
        <w:trPr>
          <w:trHeight w:val="561"/>
          <w:jc w:val="center"/>
        </w:trPr>
        <w:tc>
          <w:tcPr>
            <w:tcW w:w="1282" w:type="dxa"/>
            <w:shd w:val="clear" w:color="auto" w:fill="auto"/>
          </w:tcPr>
          <w:p w:rsidR="009E417F"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文本框</w:t>
            </w:r>
          </w:p>
        </w:tc>
        <w:tc>
          <w:tcPr>
            <w:tcW w:w="1419" w:type="dxa"/>
            <w:shd w:val="clear" w:color="auto" w:fill="auto"/>
          </w:tcPr>
          <w:p w:rsidR="009E417F"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E417F"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41" w:type="dxa"/>
            <w:shd w:val="clear" w:color="auto" w:fill="auto"/>
          </w:tcPr>
          <w:p w:rsidR="009E417F" w:rsidRPr="00B67F0C" w:rsidRDefault="009E417F" w:rsidP="00794414">
            <w:pPr>
              <w:widowControl/>
              <w:jc w:val="center"/>
              <w:rPr>
                <w:rFonts w:ascii="仿宋" w:hAnsi="仿宋" w:cs="宋体"/>
                <w:color w:val="000000" w:themeColor="text1"/>
                <w:kern w:val="0"/>
                <w:sz w:val="21"/>
                <w:szCs w:val="21"/>
              </w:rPr>
            </w:pPr>
          </w:p>
        </w:tc>
        <w:tc>
          <w:tcPr>
            <w:tcW w:w="2421" w:type="dxa"/>
            <w:shd w:val="clear" w:color="auto" w:fill="auto"/>
          </w:tcPr>
          <w:p w:rsidR="009E417F" w:rsidRPr="00B67F0C" w:rsidRDefault="009E417F" w:rsidP="0079441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显示导入清单的名称与代码</w:t>
            </w:r>
          </w:p>
        </w:tc>
        <w:tc>
          <w:tcPr>
            <w:tcW w:w="577" w:type="dxa"/>
          </w:tcPr>
          <w:p w:rsidR="009E417F" w:rsidRPr="00B67F0C" w:rsidRDefault="009E417F" w:rsidP="00794414">
            <w:pPr>
              <w:widowControl/>
              <w:jc w:val="center"/>
              <w:rPr>
                <w:rFonts w:ascii="仿宋" w:hAnsi="仿宋" w:cs="宋体"/>
                <w:color w:val="000000" w:themeColor="text1"/>
                <w:kern w:val="0"/>
                <w:sz w:val="21"/>
                <w:szCs w:val="21"/>
              </w:rPr>
            </w:pPr>
          </w:p>
        </w:tc>
      </w:tr>
      <w:tr w:rsidR="00B67F0C" w:rsidRPr="00B67F0C" w:rsidTr="00794414">
        <w:trPr>
          <w:trHeight w:val="561"/>
          <w:jc w:val="center"/>
        </w:trPr>
        <w:tc>
          <w:tcPr>
            <w:tcW w:w="1282"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浏览</w:t>
            </w:r>
          </w:p>
        </w:tc>
        <w:tc>
          <w:tcPr>
            <w:tcW w:w="1419"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552"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p>
        </w:tc>
        <w:tc>
          <w:tcPr>
            <w:tcW w:w="2421" w:type="dxa"/>
            <w:shd w:val="clear" w:color="auto" w:fill="auto"/>
          </w:tcPr>
          <w:p w:rsidR="005D6F54" w:rsidRPr="00B67F0C" w:rsidRDefault="005D6F54" w:rsidP="0079441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单击选择要导入的清单</w:t>
            </w:r>
          </w:p>
        </w:tc>
        <w:tc>
          <w:tcPr>
            <w:tcW w:w="577" w:type="dxa"/>
          </w:tcPr>
          <w:p w:rsidR="005D6F54" w:rsidRPr="00B67F0C" w:rsidRDefault="005D6F54" w:rsidP="00794414">
            <w:pPr>
              <w:widowControl/>
              <w:jc w:val="center"/>
              <w:rPr>
                <w:rFonts w:ascii="仿宋" w:hAnsi="仿宋" w:cs="宋体"/>
                <w:color w:val="000000" w:themeColor="text1"/>
                <w:kern w:val="0"/>
                <w:sz w:val="21"/>
                <w:szCs w:val="21"/>
              </w:rPr>
            </w:pPr>
          </w:p>
        </w:tc>
      </w:tr>
      <w:tr w:rsidR="00B67F0C" w:rsidRPr="00B67F0C" w:rsidTr="00794414">
        <w:trPr>
          <w:trHeight w:val="561"/>
          <w:jc w:val="center"/>
        </w:trPr>
        <w:tc>
          <w:tcPr>
            <w:tcW w:w="1282" w:type="dxa"/>
            <w:shd w:val="clear" w:color="auto" w:fill="auto"/>
          </w:tcPr>
          <w:p w:rsidR="005D6F54" w:rsidRPr="00B67F0C" w:rsidRDefault="009E417F" w:rsidP="00794414">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上传</w:t>
            </w:r>
          </w:p>
        </w:tc>
        <w:tc>
          <w:tcPr>
            <w:tcW w:w="1419"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按钮</w:t>
            </w:r>
          </w:p>
        </w:tc>
        <w:tc>
          <w:tcPr>
            <w:tcW w:w="1552"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5D6F54" w:rsidRPr="00B67F0C" w:rsidRDefault="005D6F54" w:rsidP="00794414">
            <w:pPr>
              <w:widowControl/>
              <w:jc w:val="center"/>
              <w:rPr>
                <w:rFonts w:ascii="仿宋" w:hAnsi="仿宋" w:cs="宋体"/>
                <w:color w:val="000000" w:themeColor="text1"/>
                <w:kern w:val="0"/>
                <w:sz w:val="21"/>
                <w:szCs w:val="21"/>
              </w:rPr>
            </w:pPr>
          </w:p>
        </w:tc>
        <w:tc>
          <w:tcPr>
            <w:tcW w:w="2421" w:type="dxa"/>
            <w:shd w:val="clear" w:color="auto" w:fill="auto"/>
          </w:tcPr>
          <w:p w:rsidR="009E417F" w:rsidRPr="00B67F0C" w:rsidRDefault="005D6F54" w:rsidP="005D6F54">
            <w:pPr>
              <w:widowControl/>
              <w:jc w:val="left"/>
              <w:rPr>
                <w:rFonts w:ascii="仿宋" w:hAnsi="仿宋" w:cs="宋体"/>
                <w:bCs/>
                <w:color w:val="000000" w:themeColor="text1"/>
                <w:kern w:val="0"/>
                <w:sz w:val="21"/>
                <w:szCs w:val="21"/>
                <w:lang w:val="zh-CN"/>
              </w:rPr>
            </w:pPr>
            <w:r w:rsidRPr="00B67F0C">
              <w:rPr>
                <w:rFonts w:ascii="仿宋" w:hAnsi="仿宋" w:cs="宋体"/>
                <w:bCs/>
                <w:color w:val="000000" w:themeColor="text1"/>
                <w:kern w:val="0"/>
                <w:sz w:val="21"/>
                <w:szCs w:val="21"/>
                <w:lang w:val="zh-CN"/>
              </w:rPr>
              <w:t>单击校验是否已选择清单</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若未选择</w:t>
            </w:r>
            <w:r w:rsidRPr="00B67F0C">
              <w:rPr>
                <w:rFonts w:ascii="仿宋" w:hAnsi="仿宋" w:cs="宋体" w:hint="eastAsia"/>
                <w:bCs/>
                <w:color w:val="000000" w:themeColor="text1"/>
                <w:kern w:val="0"/>
                <w:sz w:val="21"/>
                <w:szCs w:val="21"/>
                <w:lang w:val="zh-CN"/>
              </w:rPr>
              <w:t>，</w:t>
            </w:r>
            <w:r w:rsidRPr="00B67F0C">
              <w:rPr>
                <w:rFonts w:ascii="仿宋" w:hAnsi="仿宋" w:cs="宋体"/>
                <w:bCs/>
                <w:color w:val="000000" w:themeColor="text1"/>
                <w:kern w:val="0"/>
                <w:sz w:val="21"/>
                <w:szCs w:val="21"/>
                <w:lang w:val="zh-CN"/>
              </w:rPr>
              <w:t>则系统提示</w:t>
            </w:r>
            <w:r w:rsidRPr="00B67F0C">
              <w:rPr>
                <w:rFonts w:ascii="仿宋" w:hAnsi="仿宋" w:cs="宋体" w:hint="eastAsia"/>
                <w:bCs/>
                <w:color w:val="000000" w:themeColor="text1"/>
                <w:kern w:val="0"/>
                <w:sz w:val="21"/>
                <w:szCs w:val="21"/>
                <w:lang w:val="zh-CN"/>
              </w:rPr>
              <w:t>“请先选择需导入的文</w:t>
            </w:r>
            <w:r w:rsidRPr="00B67F0C">
              <w:rPr>
                <w:rFonts w:ascii="仿宋" w:hAnsi="仿宋" w:cs="宋体" w:hint="eastAsia"/>
                <w:bCs/>
                <w:color w:val="000000" w:themeColor="text1"/>
                <w:kern w:val="0"/>
                <w:sz w:val="21"/>
                <w:szCs w:val="21"/>
                <w:lang w:val="zh-CN"/>
              </w:rPr>
              <w:lastRenderedPageBreak/>
              <w:t>件”；若已选择，则系统进行</w:t>
            </w:r>
            <w:r w:rsidR="009E417F" w:rsidRPr="00B67F0C">
              <w:rPr>
                <w:rFonts w:ascii="仿宋" w:hAnsi="仿宋" w:cs="宋体" w:hint="eastAsia"/>
                <w:bCs/>
                <w:color w:val="000000" w:themeColor="text1"/>
                <w:kern w:val="0"/>
                <w:sz w:val="21"/>
                <w:szCs w:val="21"/>
                <w:lang w:val="zh-CN"/>
              </w:rPr>
              <w:t>以下校验</w:t>
            </w:r>
            <w:r w:rsidRPr="00B67F0C">
              <w:rPr>
                <w:rFonts w:ascii="仿宋" w:hAnsi="仿宋" w:cs="宋体" w:hint="eastAsia"/>
                <w:bCs/>
                <w:color w:val="000000" w:themeColor="text1"/>
                <w:kern w:val="0"/>
                <w:sz w:val="21"/>
                <w:szCs w:val="21"/>
                <w:lang w:val="zh-CN"/>
              </w:rPr>
              <w:t>：</w:t>
            </w:r>
            <w:r w:rsidR="009E417F" w:rsidRPr="00B67F0C">
              <w:rPr>
                <w:rFonts w:ascii="仿宋" w:hAnsi="仿宋" w:cs="宋体" w:hint="eastAsia"/>
                <w:bCs/>
                <w:color w:val="000000" w:themeColor="text1"/>
                <w:kern w:val="0"/>
                <w:sz w:val="21"/>
                <w:szCs w:val="21"/>
                <w:lang w:val="zh-CN"/>
              </w:rPr>
              <w:t>若为耳标号清单导入，校验项包括：</w:t>
            </w:r>
          </w:p>
          <w:p w:rsidR="009E417F" w:rsidRPr="00B67F0C" w:rsidRDefault="009E417F"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导入的文档是否与模板格式一致，若不一致则系统提示“您导入的格式不符合系统要求，请下载模板重新编辑导入！”</w:t>
            </w:r>
          </w:p>
          <w:p w:rsidR="009E417F" w:rsidRPr="00B67F0C" w:rsidRDefault="009E417F"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校验数据准确性，每一农户每一标的</w:t>
            </w:r>
            <w:proofErr w:type="gramStart"/>
            <w:r w:rsidRPr="00B67F0C">
              <w:rPr>
                <w:rFonts w:ascii="仿宋" w:hAnsi="仿宋" w:cs="宋体" w:hint="eastAsia"/>
                <w:bCs/>
                <w:color w:val="000000" w:themeColor="text1"/>
                <w:kern w:val="0"/>
                <w:sz w:val="21"/>
                <w:szCs w:val="21"/>
                <w:lang w:val="zh-CN"/>
              </w:rPr>
              <w:t>的</w:t>
            </w:r>
            <w:proofErr w:type="gramEnd"/>
            <w:r w:rsidRPr="00B67F0C">
              <w:rPr>
                <w:rFonts w:ascii="仿宋" w:hAnsi="仿宋" w:cs="宋体" w:hint="eastAsia"/>
                <w:bCs/>
                <w:color w:val="000000" w:themeColor="text1"/>
                <w:kern w:val="0"/>
                <w:sz w:val="21"/>
                <w:szCs w:val="21"/>
                <w:lang w:val="zh-CN"/>
              </w:rPr>
              <w:t>投保数量与相应的耳</w:t>
            </w:r>
            <w:proofErr w:type="gramStart"/>
            <w:r w:rsidRPr="00B67F0C">
              <w:rPr>
                <w:rFonts w:ascii="仿宋" w:hAnsi="仿宋" w:cs="宋体" w:hint="eastAsia"/>
                <w:bCs/>
                <w:color w:val="000000" w:themeColor="text1"/>
                <w:kern w:val="0"/>
                <w:sz w:val="21"/>
                <w:szCs w:val="21"/>
                <w:lang w:val="zh-CN"/>
              </w:rPr>
              <w:t>标数量</w:t>
            </w:r>
            <w:proofErr w:type="gramEnd"/>
            <w:r w:rsidRPr="00B67F0C">
              <w:rPr>
                <w:rFonts w:ascii="仿宋" w:hAnsi="仿宋" w:cs="宋体" w:hint="eastAsia"/>
                <w:bCs/>
                <w:color w:val="000000" w:themeColor="text1"/>
                <w:kern w:val="0"/>
                <w:sz w:val="21"/>
                <w:szCs w:val="21"/>
                <w:lang w:val="zh-CN"/>
              </w:rPr>
              <w:t>是否一致</w:t>
            </w:r>
          </w:p>
          <w:p w:rsidR="009E417F" w:rsidRPr="00B67F0C" w:rsidRDefault="009E417F" w:rsidP="005D6F5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若为连带被保险人清单导入，则校验项包括：</w:t>
            </w:r>
          </w:p>
          <w:p w:rsidR="009E417F" w:rsidRPr="00B67F0C" w:rsidRDefault="009E417F" w:rsidP="009E417F">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导入的文档是否与模板格式一致，若不一致则系统提示“您导入的格式不符合系统要求，请下载模板重新编辑导入！”</w:t>
            </w:r>
          </w:p>
          <w:p w:rsidR="009E417F" w:rsidRPr="00B67F0C" w:rsidRDefault="009E417F"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校验数据准确性，</w:t>
            </w:r>
            <w:r w:rsidR="008E5677" w:rsidRPr="00B67F0C">
              <w:rPr>
                <w:rFonts w:ascii="仿宋" w:hAnsi="仿宋" w:cs="宋体" w:hint="eastAsia"/>
                <w:bCs/>
                <w:color w:val="000000" w:themeColor="text1"/>
                <w:kern w:val="0"/>
                <w:sz w:val="21"/>
                <w:szCs w:val="21"/>
                <w:lang w:val="zh-CN"/>
              </w:rPr>
              <w:t>连带被保险人数量与清单中的数量是否一致</w:t>
            </w:r>
          </w:p>
          <w:p w:rsidR="009E417F" w:rsidRPr="00B67F0C" w:rsidRDefault="008E5677" w:rsidP="005D6F54">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以上校验都通过后，系统</w:t>
            </w:r>
            <w:proofErr w:type="gramStart"/>
            <w:r w:rsidRPr="00B67F0C">
              <w:rPr>
                <w:rFonts w:ascii="仿宋" w:hAnsi="仿宋" w:cs="宋体" w:hint="eastAsia"/>
                <w:bCs/>
                <w:color w:val="000000" w:themeColor="text1"/>
                <w:kern w:val="0"/>
                <w:sz w:val="21"/>
                <w:szCs w:val="21"/>
                <w:lang w:val="zh-CN"/>
              </w:rPr>
              <w:t>弹出弹窗提示</w:t>
            </w:r>
            <w:proofErr w:type="gramEnd"/>
            <w:r w:rsidRPr="00B67F0C">
              <w:rPr>
                <w:rFonts w:ascii="仿宋" w:hAnsi="仿宋" w:cs="宋体" w:hint="eastAsia"/>
                <w:bCs/>
                <w:color w:val="000000" w:themeColor="text1"/>
                <w:kern w:val="0"/>
                <w:sz w:val="21"/>
                <w:szCs w:val="21"/>
                <w:lang w:val="zh-CN"/>
              </w:rPr>
              <w:t>“您确定导入清单名称为*****的耳标号清单/连带被保险人清单吗？”选择是则系统进行如下操作：</w:t>
            </w:r>
          </w:p>
          <w:p w:rsidR="005D6F54" w:rsidRPr="00B67F0C" w:rsidRDefault="005D6F54"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解析Excel，</w:t>
            </w:r>
          </w:p>
          <w:p w:rsidR="00D727FE" w:rsidRPr="00B67F0C" w:rsidRDefault="00D727FE"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保存数据至</w:t>
            </w:r>
            <w:r w:rsidR="008E5677" w:rsidRPr="00B67F0C">
              <w:rPr>
                <w:rFonts w:ascii="仿宋" w:hAnsi="仿宋" w:cs="宋体" w:hint="eastAsia"/>
                <w:bCs/>
                <w:color w:val="000000" w:themeColor="text1"/>
                <w:kern w:val="0"/>
                <w:sz w:val="21"/>
                <w:szCs w:val="21"/>
                <w:lang w:val="zh-CN"/>
              </w:rPr>
              <w:t>交易清单中间库</w:t>
            </w:r>
          </w:p>
          <w:p w:rsidR="008E5677" w:rsidRPr="00B67F0C" w:rsidRDefault="008E5677" w:rsidP="004D2571">
            <w:pPr>
              <w:pStyle w:val="a5"/>
              <w:numPr>
                <w:ilvl w:val="0"/>
                <w:numId w:val="14"/>
              </w:numPr>
              <w:ind w:firstLineChars="0"/>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根据补录清单对投保单的业务清单进行保费和保额的拆分</w:t>
            </w:r>
          </w:p>
          <w:p w:rsidR="0043393D" w:rsidRPr="00B67F0C" w:rsidRDefault="008E5677" w:rsidP="004D2571">
            <w:pPr>
              <w:pStyle w:val="a5"/>
              <w:widowControl/>
              <w:numPr>
                <w:ilvl w:val="0"/>
                <w:numId w:val="14"/>
              </w:numPr>
              <w:ind w:firstLineChars="0"/>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调金禾的接口，传送清单的耳标号清单</w:t>
            </w:r>
          </w:p>
          <w:p w:rsidR="008E5677" w:rsidRPr="00B67F0C" w:rsidRDefault="008E5677" w:rsidP="008E5677">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选择否则关闭弹窗，取消导入操作。</w:t>
            </w:r>
          </w:p>
        </w:tc>
        <w:tc>
          <w:tcPr>
            <w:tcW w:w="577" w:type="dxa"/>
          </w:tcPr>
          <w:p w:rsidR="005D6F54" w:rsidRPr="00B67F0C" w:rsidRDefault="005D6F54" w:rsidP="00794414">
            <w:pPr>
              <w:widowControl/>
              <w:jc w:val="center"/>
              <w:rPr>
                <w:rFonts w:ascii="仿宋" w:hAnsi="仿宋" w:cs="宋体"/>
                <w:color w:val="000000" w:themeColor="text1"/>
                <w:kern w:val="0"/>
                <w:sz w:val="21"/>
                <w:szCs w:val="21"/>
              </w:rPr>
            </w:pPr>
          </w:p>
        </w:tc>
      </w:tr>
    </w:tbl>
    <w:p w:rsidR="006E38D4" w:rsidRPr="00B67F0C" w:rsidRDefault="00684A99" w:rsidP="006E38D4">
      <w:pPr>
        <w:rPr>
          <w:color w:val="000000" w:themeColor="text1"/>
        </w:rPr>
      </w:pPr>
      <w:r w:rsidRPr="00B67F0C">
        <w:rPr>
          <w:color w:val="000000" w:themeColor="text1"/>
        </w:rPr>
        <w:lastRenderedPageBreak/>
        <w:t>选项说明</w:t>
      </w:r>
      <w:r w:rsidRPr="00B67F0C">
        <w:rPr>
          <w:rFonts w:hint="eastAsia"/>
          <w:color w:val="000000" w:themeColor="text1"/>
        </w:rPr>
        <w:t>：</w:t>
      </w:r>
    </w:p>
    <w:p w:rsidR="00684A99" w:rsidRPr="00B67F0C" w:rsidRDefault="00684A99" w:rsidP="006E38D4">
      <w:pPr>
        <w:rPr>
          <w:color w:val="000000" w:themeColor="text1"/>
        </w:rPr>
      </w:pPr>
      <w:r w:rsidRPr="00B67F0C">
        <w:rPr>
          <w:rFonts w:hint="eastAsia"/>
          <w:color w:val="000000" w:themeColor="text1"/>
        </w:rPr>
        <w:lastRenderedPageBreak/>
        <w:t>1.</w:t>
      </w:r>
      <w:r w:rsidRPr="00B67F0C">
        <w:rPr>
          <w:rFonts w:hint="eastAsia"/>
          <w:color w:val="000000" w:themeColor="text1"/>
        </w:rPr>
        <w:t>【确定】按钮</w:t>
      </w:r>
    </w:p>
    <w:p w:rsidR="00684A99" w:rsidRPr="00B67F0C" w:rsidRDefault="00684A99" w:rsidP="004D2571">
      <w:pPr>
        <w:rPr>
          <w:color w:val="000000" w:themeColor="text1"/>
        </w:rPr>
      </w:pPr>
      <w:r w:rsidRPr="00B67F0C">
        <w:rPr>
          <w:color w:val="000000" w:themeColor="text1"/>
        </w:rPr>
        <w:t>单击</w:t>
      </w:r>
      <w:r w:rsidRPr="00B67F0C">
        <w:rPr>
          <w:rFonts w:hint="eastAsia"/>
          <w:color w:val="000000" w:themeColor="text1"/>
        </w:rPr>
        <w:t>【确定】</w:t>
      </w:r>
      <w:r w:rsidRPr="00B67F0C">
        <w:rPr>
          <w:color w:val="000000" w:themeColor="text1"/>
        </w:rPr>
        <w:t>按钮</w:t>
      </w:r>
      <w:r w:rsidRPr="00B67F0C">
        <w:rPr>
          <w:rFonts w:hint="eastAsia"/>
          <w:color w:val="000000" w:themeColor="text1"/>
        </w:rPr>
        <w:t>，</w:t>
      </w:r>
      <w:r w:rsidR="008E5677" w:rsidRPr="00B67F0C">
        <w:rPr>
          <w:color w:val="000000" w:themeColor="text1"/>
        </w:rPr>
        <w:t xml:space="preserve"> </w:t>
      </w:r>
      <w:r w:rsidR="008E5677" w:rsidRPr="00B67F0C">
        <w:rPr>
          <w:color w:val="000000" w:themeColor="text1"/>
        </w:rPr>
        <w:t>关闭弹窗</w:t>
      </w:r>
      <w:r w:rsidR="00DF1AD8" w:rsidRPr="00B67F0C">
        <w:rPr>
          <w:rFonts w:hint="eastAsia"/>
          <w:color w:val="000000" w:themeColor="text1"/>
        </w:rPr>
        <w:t>，返回图</w:t>
      </w:r>
      <w:r w:rsidR="00DF1AD8" w:rsidRPr="00B67F0C">
        <w:rPr>
          <w:rFonts w:hint="eastAsia"/>
          <w:color w:val="000000" w:themeColor="text1"/>
        </w:rPr>
        <w:t>20</w:t>
      </w:r>
    </w:p>
    <w:p w:rsidR="00684A99" w:rsidRPr="00B67F0C" w:rsidRDefault="00684A99" w:rsidP="00684A99">
      <w:pPr>
        <w:rPr>
          <w:color w:val="000000" w:themeColor="text1"/>
        </w:rPr>
      </w:pPr>
      <w:r w:rsidRPr="00B67F0C">
        <w:rPr>
          <w:rFonts w:hint="eastAsia"/>
          <w:color w:val="000000" w:themeColor="text1"/>
        </w:rPr>
        <w:t>2.</w:t>
      </w:r>
      <w:r w:rsidRPr="00B67F0C">
        <w:rPr>
          <w:rFonts w:hint="eastAsia"/>
          <w:color w:val="000000" w:themeColor="text1"/>
        </w:rPr>
        <w:t>【返回】按钮</w:t>
      </w:r>
    </w:p>
    <w:p w:rsidR="00684A99" w:rsidRPr="00B67F0C" w:rsidRDefault="00684A99" w:rsidP="00684A99">
      <w:pPr>
        <w:rPr>
          <w:color w:val="000000" w:themeColor="text1"/>
        </w:rPr>
      </w:pPr>
      <w:r w:rsidRPr="00B67F0C">
        <w:rPr>
          <w:rFonts w:hint="eastAsia"/>
          <w:color w:val="000000" w:themeColor="text1"/>
        </w:rPr>
        <w:t>单击【返回】按钮，系统关闭当前弹窗，返回至图</w:t>
      </w:r>
      <w:r w:rsidR="00DF1AD8" w:rsidRPr="00B67F0C">
        <w:rPr>
          <w:rFonts w:hint="eastAsia"/>
          <w:color w:val="000000" w:themeColor="text1"/>
        </w:rPr>
        <w:t>20</w:t>
      </w:r>
    </w:p>
    <w:p w:rsidR="00AE667C" w:rsidRPr="00B67F0C" w:rsidRDefault="006B5D30" w:rsidP="004D2571">
      <w:pPr>
        <w:pStyle w:val="2"/>
        <w:rPr>
          <w:color w:val="000000" w:themeColor="text1"/>
        </w:rPr>
      </w:pPr>
      <w:bookmarkStart w:id="20" w:name="_Toc503191570"/>
      <w:r w:rsidRPr="00B67F0C">
        <w:rPr>
          <w:rFonts w:eastAsiaTheme="minorEastAsia" w:hint="eastAsia"/>
          <w:color w:val="000000" w:themeColor="text1"/>
        </w:rPr>
        <w:t>流程查询</w:t>
      </w:r>
      <w:bookmarkEnd w:id="20"/>
      <w:r w:rsidR="007237BC" w:rsidRPr="00B67F0C">
        <w:rPr>
          <w:rFonts w:asciiTheme="minorEastAsia" w:eastAsiaTheme="minorEastAsia" w:hAnsiTheme="minorEastAsia" w:hint="eastAsia"/>
          <w:color w:val="000000" w:themeColor="text1"/>
        </w:rPr>
        <w:t>——</w:t>
      </w:r>
      <w:r w:rsidR="007237BC" w:rsidRPr="00B67F0C">
        <w:rPr>
          <w:rFonts w:hint="eastAsia"/>
          <w:color w:val="000000" w:themeColor="text1"/>
        </w:rPr>
        <w:t>承保系统</w:t>
      </w:r>
    </w:p>
    <w:p w:rsidR="006B5D30" w:rsidRPr="00B67F0C" w:rsidRDefault="006B5D30" w:rsidP="00916FFC">
      <w:pPr>
        <w:pStyle w:val="3"/>
        <w:ind w:right="320"/>
        <w:rPr>
          <w:rFonts w:eastAsiaTheme="minorEastAsia"/>
          <w:color w:val="000000" w:themeColor="text1"/>
        </w:rPr>
      </w:pPr>
      <w:r w:rsidRPr="00B67F0C">
        <w:rPr>
          <w:rFonts w:hint="eastAsia"/>
          <w:color w:val="000000" w:themeColor="text1"/>
        </w:rPr>
        <w:t>业务场景</w:t>
      </w:r>
    </w:p>
    <w:p w:rsidR="006B5D30" w:rsidRPr="00B67F0C" w:rsidRDefault="006B5D30" w:rsidP="006B5D30">
      <w:pPr>
        <w:ind w:left="420"/>
        <w:rPr>
          <w:color w:val="000000" w:themeColor="text1"/>
          <w:lang w:val="zh-CN"/>
        </w:rPr>
      </w:pPr>
      <w:r w:rsidRPr="00B67F0C">
        <w:rPr>
          <w:rFonts w:hint="eastAsia"/>
          <w:color w:val="000000" w:themeColor="text1"/>
          <w:lang w:val="zh-CN"/>
        </w:rPr>
        <w:t>通过查询条件查询出相关投保单，可对投保单流程进行查看，查看该投保单当前环节进度情况，且可查看每个环节的详细信息。</w:t>
      </w:r>
    </w:p>
    <w:p w:rsidR="006B5D30" w:rsidRPr="00B67F0C" w:rsidRDefault="006B5D30" w:rsidP="00916FFC">
      <w:pPr>
        <w:pStyle w:val="3"/>
        <w:ind w:right="320"/>
        <w:rPr>
          <w:rFonts w:eastAsiaTheme="minorEastAsia"/>
          <w:color w:val="000000" w:themeColor="text1"/>
        </w:rPr>
      </w:pPr>
      <w:r w:rsidRPr="00B67F0C">
        <w:rPr>
          <w:rFonts w:hint="eastAsia"/>
          <w:color w:val="000000" w:themeColor="text1"/>
        </w:rPr>
        <w:t>菜单权限</w:t>
      </w:r>
    </w:p>
    <w:p w:rsidR="006B5D30" w:rsidRPr="00B67F0C" w:rsidRDefault="006B5D30" w:rsidP="006B5D30">
      <w:pPr>
        <w:ind w:leftChars="150" w:left="480"/>
        <w:rPr>
          <w:rFonts w:ascii="仿宋" w:hAnsi="仿宋"/>
          <w:color w:val="000000" w:themeColor="text1"/>
        </w:rPr>
      </w:pPr>
      <w:r w:rsidRPr="00B67F0C">
        <w:rPr>
          <w:rFonts w:ascii="仿宋" w:hAnsi="仿宋" w:hint="eastAsia"/>
          <w:color w:val="000000" w:themeColor="text1"/>
        </w:rPr>
        <w:t>菜单：在菜单栏设置一级菜单—流程查询；</w:t>
      </w:r>
    </w:p>
    <w:p w:rsidR="006B5D30" w:rsidRPr="00B67F0C" w:rsidRDefault="006B5D30" w:rsidP="00916FFC">
      <w:pPr>
        <w:ind w:leftChars="150" w:left="480"/>
        <w:rPr>
          <w:rFonts w:ascii="仿宋" w:hAnsi="仿宋"/>
          <w:color w:val="000000" w:themeColor="text1"/>
        </w:rPr>
      </w:pPr>
      <w:r w:rsidRPr="00B67F0C">
        <w:rPr>
          <w:rFonts w:ascii="仿宋" w:hAnsi="仿宋" w:hint="eastAsia"/>
          <w:color w:val="000000" w:themeColor="text1"/>
        </w:rPr>
        <w:t>访问权限：批改员、各机构农险经理、系统运维员</w:t>
      </w:r>
    </w:p>
    <w:p w:rsidR="006B5D30" w:rsidRPr="00B67F0C" w:rsidRDefault="006B5D30" w:rsidP="00916FFC">
      <w:pPr>
        <w:pStyle w:val="3"/>
        <w:ind w:right="320"/>
        <w:rPr>
          <w:rFonts w:eastAsiaTheme="minorEastAsia"/>
          <w:color w:val="000000" w:themeColor="text1"/>
        </w:rPr>
      </w:pPr>
      <w:r w:rsidRPr="00B67F0C">
        <w:rPr>
          <w:rFonts w:hint="eastAsia"/>
          <w:color w:val="000000" w:themeColor="text1"/>
        </w:rPr>
        <w:t>功能概述</w:t>
      </w:r>
    </w:p>
    <w:p w:rsidR="005B2F39" w:rsidRPr="00B67F0C" w:rsidRDefault="00BA16F5" w:rsidP="00916FFC">
      <w:pPr>
        <w:pStyle w:val="a5"/>
        <w:numPr>
          <w:ilvl w:val="0"/>
          <w:numId w:val="15"/>
        </w:numPr>
        <w:ind w:firstLineChars="0"/>
        <w:rPr>
          <w:color w:val="000000" w:themeColor="text1"/>
          <w:lang w:val="zh-CN"/>
        </w:rPr>
      </w:pPr>
      <w:r w:rsidRPr="00B67F0C">
        <w:rPr>
          <w:rFonts w:hint="eastAsia"/>
          <w:color w:val="000000" w:themeColor="text1"/>
          <w:lang w:val="zh-CN"/>
        </w:rPr>
        <w:t>承保节点包括：验标、投保录入、投保删除、投保修改、投保提交审核、核保、缴费、承保、生效、到期、批改录入、批改提交核批、核批等节点。</w:t>
      </w:r>
    </w:p>
    <w:p w:rsidR="00BA16F5" w:rsidRPr="00B67F0C" w:rsidRDefault="00BA16F5" w:rsidP="00916FFC">
      <w:pPr>
        <w:pStyle w:val="a5"/>
        <w:numPr>
          <w:ilvl w:val="0"/>
          <w:numId w:val="15"/>
        </w:numPr>
        <w:ind w:firstLineChars="0"/>
        <w:rPr>
          <w:color w:val="000000" w:themeColor="text1"/>
          <w:lang w:val="zh-CN"/>
        </w:rPr>
      </w:pPr>
      <w:r w:rsidRPr="00B67F0C">
        <w:rPr>
          <w:rFonts w:hint="eastAsia"/>
          <w:color w:val="000000" w:themeColor="text1"/>
          <w:lang w:val="zh-CN"/>
        </w:rPr>
        <w:t>用户根据查询条件查询出结果列表，单击【查看】按钮进入承保流程图页面，可查看投保单当前投保进度，</w:t>
      </w:r>
      <w:r w:rsidR="00502BFE" w:rsidRPr="00B67F0C">
        <w:rPr>
          <w:rFonts w:hint="eastAsia"/>
          <w:color w:val="000000" w:themeColor="text1"/>
          <w:lang w:val="zh-CN"/>
        </w:rPr>
        <w:t>及各节点详细信息</w:t>
      </w:r>
      <w:r w:rsidRPr="00B67F0C">
        <w:rPr>
          <w:rFonts w:hint="eastAsia"/>
          <w:color w:val="000000" w:themeColor="text1"/>
          <w:lang w:val="zh-CN"/>
        </w:rPr>
        <w:t>。</w:t>
      </w:r>
    </w:p>
    <w:p w:rsidR="006B5D30" w:rsidRPr="00B67F0C" w:rsidRDefault="00854871" w:rsidP="00916FFC">
      <w:pPr>
        <w:pStyle w:val="3"/>
        <w:ind w:right="320"/>
        <w:rPr>
          <w:rFonts w:eastAsiaTheme="minorEastAsia"/>
          <w:color w:val="000000" w:themeColor="text1"/>
        </w:rPr>
      </w:pPr>
      <w:r w:rsidRPr="00B67F0C">
        <w:rPr>
          <w:rFonts w:hint="eastAsia"/>
          <w:color w:val="000000" w:themeColor="text1"/>
        </w:rPr>
        <w:lastRenderedPageBreak/>
        <w:t>设计说明</w:t>
      </w:r>
    </w:p>
    <w:p w:rsidR="00854871" w:rsidRPr="00B67F0C" w:rsidRDefault="00854871" w:rsidP="00854871">
      <w:pPr>
        <w:rPr>
          <w:color w:val="000000" w:themeColor="text1"/>
          <w:lang w:val="zh-CN"/>
        </w:rPr>
      </w:pPr>
      <w:r w:rsidRPr="00B67F0C">
        <w:rPr>
          <w:noProof/>
          <w:color w:val="000000" w:themeColor="text1"/>
        </w:rPr>
        <w:drawing>
          <wp:inline distT="0" distB="0" distL="0" distR="0" wp14:anchorId="45CF22DD" wp14:editId="36795F2A">
            <wp:extent cx="5274310" cy="2029144"/>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029144"/>
                    </a:xfrm>
                    <a:prstGeom prst="rect">
                      <a:avLst/>
                    </a:prstGeom>
                  </pic:spPr>
                </pic:pic>
              </a:graphicData>
            </a:graphic>
          </wp:inline>
        </w:drawing>
      </w:r>
    </w:p>
    <w:p w:rsidR="00854871" w:rsidRPr="00B67F0C" w:rsidRDefault="00854871" w:rsidP="00854871">
      <w:pPr>
        <w:rPr>
          <w:color w:val="000000" w:themeColor="text1"/>
          <w:lang w:val="zh-CN"/>
        </w:rPr>
      </w:pPr>
      <w:r w:rsidRPr="00B67F0C">
        <w:rPr>
          <w:noProof/>
          <w:color w:val="000000" w:themeColor="text1"/>
        </w:rPr>
        <w:drawing>
          <wp:inline distT="0" distB="0" distL="0" distR="0" wp14:anchorId="1CF35982" wp14:editId="3EBD9D07">
            <wp:extent cx="5274310" cy="2044406"/>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44406"/>
                    </a:xfrm>
                    <a:prstGeom prst="rect">
                      <a:avLst/>
                    </a:prstGeom>
                  </pic:spPr>
                </pic:pic>
              </a:graphicData>
            </a:graphic>
          </wp:inline>
        </w:drawing>
      </w:r>
    </w:p>
    <w:p w:rsidR="00854871" w:rsidRPr="00B67F0C" w:rsidRDefault="00854871" w:rsidP="00854871">
      <w:pPr>
        <w:rPr>
          <w:color w:val="000000" w:themeColor="text1"/>
          <w:lang w:val="zh-CN"/>
        </w:rPr>
      </w:pPr>
      <w:r w:rsidRPr="00B67F0C">
        <w:rPr>
          <w:noProof/>
          <w:color w:val="000000" w:themeColor="text1"/>
        </w:rPr>
        <w:drawing>
          <wp:inline distT="0" distB="0" distL="0" distR="0" wp14:anchorId="76E352A6" wp14:editId="09E69B60">
            <wp:extent cx="5274310" cy="2038301"/>
            <wp:effectExtent l="0" t="0" r="254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038301"/>
                    </a:xfrm>
                    <a:prstGeom prst="rect">
                      <a:avLst/>
                    </a:prstGeom>
                  </pic:spPr>
                </pic:pic>
              </a:graphicData>
            </a:graphic>
          </wp:inline>
        </w:drawing>
      </w:r>
    </w:p>
    <w:p w:rsidR="00854871" w:rsidRPr="00B67F0C" w:rsidRDefault="00854871" w:rsidP="00854871">
      <w:pPr>
        <w:rPr>
          <w:color w:val="000000" w:themeColor="text1"/>
          <w:lang w:val="zh-CN"/>
        </w:rPr>
      </w:pPr>
      <w:r w:rsidRPr="00B67F0C">
        <w:rPr>
          <w:noProof/>
          <w:color w:val="000000" w:themeColor="text1"/>
        </w:rPr>
        <w:lastRenderedPageBreak/>
        <w:drawing>
          <wp:inline distT="0" distB="0" distL="0" distR="0" wp14:anchorId="32194112" wp14:editId="0DE23080">
            <wp:extent cx="5274310" cy="18545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54555"/>
                    </a:xfrm>
                    <a:prstGeom prst="rect">
                      <a:avLst/>
                    </a:prstGeom>
                  </pic:spPr>
                </pic:pic>
              </a:graphicData>
            </a:graphic>
          </wp:inline>
        </w:drawing>
      </w:r>
    </w:p>
    <w:p w:rsidR="00854871" w:rsidRPr="00B67F0C" w:rsidRDefault="00854871" w:rsidP="00854871">
      <w:pPr>
        <w:rPr>
          <w:color w:val="000000" w:themeColor="text1"/>
          <w:lang w:val="zh-CN"/>
        </w:rPr>
      </w:pPr>
      <w:r w:rsidRPr="00B67F0C">
        <w:rPr>
          <w:noProof/>
          <w:color w:val="000000" w:themeColor="text1"/>
        </w:rPr>
        <w:drawing>
          <wp:inline distT="0" distB="0" distL="0" distR="0" wp14:anchorId="2C3095C2" wp14:editId="5EEE09F1">
            <wp:extent cx="5274310" cy="1931472"/>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31472"/>
                    </a:xfrm>
                    <a:prstGeom prst="rect">
                      <a:avLst/>
                    </a:prstGeom>
                  </pic:spPr>
                </pic:pic>
              </a:graphicData>
            </a:graphic>
          </wp:inline>
        </w:drawing>
      </w:r>
    </w:p>
    <w:p w:rsidR="00854871" w:rsidRPr="00B67F0C" w:rsidRDefault="00BA3C47" w:rsidP="00BA3C47">
      <w:pPr>
        <w:rPr>
          <w:color w:val="000000" w:themeColor="text1"/>
        </w:rPr>
      </w:pPr>
      <w:r w:rsidRPr="00B67F0C">
        <w:rPr>
          <w:noProof/>
          <w:color w:val="000000" w:themeColor="text1"/>
        </w:rPr>
        <w:drawing>
          <wp:inline distT="0" distB="0" distL="0" distR="0" wp14:anchorId="5C93AD0E" wp14:editId="2862E939">
            <wp:extent cx="5274310" cy="1914990"/>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914990"/>
                    </a:xfrm>
                    <a:prstGeom prst="rect">
                      <a:avLst/>
                    </a:prstGeom>
                  </pic:spPr>
                </pic:pic>
              </a:graphicData>
            </a:graphic>
          </wp:inline>
        </w:drawing>
      </w:r>
    </w:p>
    <w:p w:rsidR="00BA3C47" w:rsidRPr="00B67F0C" w:rsidRDefault="00BA3C47" w:rsidP="00BA3C47">
      <w:pPr>
        <w:rPr>
          <w:color w:val="000000" w:themeColor="text1"/>
        </w:rPr>
      </w:pPr>
      <w:r w:rsidRPr="00B67F0C">
        <w:rPr>
          <w:noProof/>
          <w:color w:val="000000" w:themeColor="text1"/>
        </w:rPr>
        <w:drawing>
          <wp:inline distT="0" distB="0" distL="0" distR="0" wp14:anchorId="0951DE84" wp14:editId="24D21777">
            <wp:extent cx="5274310" cy="179717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797172"/>
                    </a:xfrm>
                    <a:prstGeom prst="rect">
                      <a:avLst/>
                    </a:prstGeom>
                  </pic:spPr>
                </pic:pic>
              </a:graphicData>
            </a:graphic>
          </wp:inline>
        </w:drawing>
      </w:r>
    </w:p>
    <w:p w:rsidR="00854871" w:rsidRPr="00B67F0C" w:rsidRDefault="00854871" w:rsidP="00BD1745">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22</w:t>
      </w:r>
      <w:r w:rsidRPr="00B67F0C">
        <w:rPr>
          <w:color w:val="000000" w:themeColor="text1"/>
        </w:rPr>
        <w:fldChar w:fldCharType="end"/>
      </w:r>
      <w:r w:rsidRPr="00B67F0C">
        <w:rPr>
          <w:color w:val="000000" w:themeColor="text1"/>
        </w:rPr>
        <w:t>节点说明</w:t>
      </w:r>
    </w:p>
    <w:p w:rsidR="003E6BBC" w:rsidRPr="00B67F0C" w:rsidRDefault="003E6BBC" w:rsidP="003E6BBC">
      <w:pPr>
        <w:keepNext/>
        <w:rPr>
          <w:color w:val="000000" w:themeColor="text1"/>
        </w:rPr>
      </w:pPr>
      <w:r w:rsidRPr="00B67F0C">
        <w:rPr>
          <w:noProof/>
          <w:color w:val="000000" w:themeColor="text1"/>
        </w:rPr>
        <w:lastRenderedPageBreak/>
        <w:drawing>
          <wp:inline distT="0" distB="0" distL="0" distR="0" wp14:anchorId="19A7A163" wp14:editId="4EE70C5C">
            <wp:extent cx="5274310" cy="7402830"/>
            <wp:effectExtent l="19050" t="19050" r="21590" b="266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承保流程.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7402830"/>
                    </a:xfrm>
                    <a:prstGeom prst="rect">
                      <a:avLst/>
                    </a:prstGeom>
                    <a:ln>
                      <a:solidFill>
                        <a:schemeClr val="bg1">
                          <a:lumMod val="85000"/>
                        </a:schemeClr>
                      </a:solidFill>
                    </a:ln>
                  </pic:spPr>
                </pic:pic>
              </a:graphicData>
            </a:graphic>
          </wp:inline>
        </w:drawing>
      </w:r>
    </w:p>
    <w:p w:rsidR="003E6BBC" w:rsidRPr="00B67F0C" w:rsidRDefault="003E6BBC" w:rsidP="001602AB">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23</w:t>
      </w:r>
      <w:r w:rsidRPr="00B67F0C">
        <w:rPr>
          <w:color w:val="000000" w:themeColor="text1"/>
        </w:rPr>
        <w:fldChar w:fldCharType="end"/>
      </w:r>
      <w:r w:rsidR="001602AB" w:rsidRPr="00B67F0C">
        <w:rPr>
          <w:color w:val="000000" w:themeColor="text1"/>
        </w:rPr>
        <w:t>承保流程节点图</w:t>
      </w:r>
    </w:p>
    <w:p w:rsidR="00AE667C" w:rsidRPr="00B67F0C" w:rsidRDefault="006B5D30" w:rsidP="00916FFC">
      <w:pPr>
        <w:pStyle w:val="3"/>
        <w:ind w:right="320"/>
        <w:rPr>
          <w:rFonts w:eastAsiaTheme="minorEastAsia"/>
          <w:color w:val="000000" w:themeColor="text1"/>
        </w:rPr>
      </w:pPr>
      <w:r w:rsidRPr="00B67F0C">
        <w:rPr>
          <w:rFonts w:hint="eastAsia"/>
          <w:color w:val="000000" w:themeColor="text1"/>
        </w:rPr>
        <w:lastRenderedPageBreak/>
        <w:t>页面原型</w:t>
      </w:r>
    </w:p>
    <w:p w:rsidR="003E259C" w:rsidRPr="00B67F0C" w:rsidRDefault="006E70A7" w:rsidP="00916FFC">
      <w:pPr>
        <w:keepNext/>
        <w:rPr>
          <w:color w:val="000000" w:themeColor="text1"/>
        </w:rPr>
      </w:pPr>
      <w:r w:rsidRPr="00B67F0C">
        <w:rPr>
          <w:noProof/>
          <w:color w:val="000000" w:themeColor="text1"/>
        </w:rPr>
        <w:drawing>
          <wp:inline distT="0" distB="0" distL="0" distR="0" wp14:anchorId="25B91390" wp14:editId="48303CF3">
            <wp:extent cx="5274310" cy="2496751"/>
            <wp:effectExtent l="19050" t="19050" r="21590" b="184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496751"/>
                    </a:xfrm>
                    <a:prstGeom prst="rect">
                      <a:avLst/>
                    </a:prstGeom>
                    <a:ln>
                      <a:solidFill>
                        <a:schemeClr val="bg1">
                          <a:lumMod val="95000"/>
                        </a:schemeClr>
                      </a:solidFill>
                    </a:ln>
                  </pic:spPr>
                </pic:pic>
              </a:graphicData>
            </a:graphic>
          </wp:inline>
        </w:drawing>
      </w:r>
    </w:p>
    <w:p w:rsidR="005B5D0A" w:rsidRPr="00B67F0C" w:rsidRDefault="003E259C" w:rsidP="00BD1745">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24</w:t>
      </w:r>
      <w:r w:rsidRPr="00B67F0C">
        <w:rPr>
          <w:color w:val="000000" w:themeColor="text1"/>
        </w:rPr>
        <w:fldChar w:fldCharType="end"/>
      </w:r>
      <w:r w:rsidRPr="00B67F0C">
        <w:rPr>
          <w:color w:val="000000" w:themeColor="text1"/>
        </w:rPr>
        <w:t>流程查询</w:t>
      </w:r>
    </w:p>
    <w:p w:rsidR="003E259C" w:rsidRPr="00B67F0C" w:rsidRDefault="003E259C" w:rsidP="00916FFC">
      <w:pPr>
        <w:rPr>
          <w:color w:val="000000" w:themeColor="text1"/>
        </w:rPr>
      </w:pPr>
      <w:r w:rsidRPr="00B67F0C">
        <w:rPr>
          <w:rFonts w:hint="eastAsia"/>
          <w:color w:val="000000" w:themeColor="text1"/>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B67F0C" w:rsidRPr="00B67F0C" w:rsidTr="001A160C">
        <w:trPr>
          <w:trHeight w:val="376"/>
          <w:jc w:val="center"/>
        </w:trPr>
        <w:tc>
          <w:tcPr>
            <w:tcW w:w="7992" w:type="dxa"/>
            <w:gridSpan w:val="6"/>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流程查询</w:t>
            </w:r>
          </w:p>
        </w:tc>
      </w:tr>
      <w:tr w:rsidR="00B67F0C" w:rsidRPr="00B67F0C" w:rsidTr="001A160C">
        <w:trPr>
          <w:trHeight w:val="543"/>
          <w:jc w:val="center"/>
        </w:trPr>
        <w:tc>
          <w:tcPr>
            <w:tcW w:w="1282"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页面元素</w:t>
            </w:r>
          </w:p>
        </w:tc>
        <w:tc>
          <w:tcPr>
            <w:tcW w:w="1419"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交互类型</w:t>
            </w:r>
          </w:p>
        </w:tc>
        <w:tc>
          <w:tcPr>
            <w:tcW w:w="1552"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交互模式</w:t>
            </w:r>
          </w:p>
        </w:tc>
        <w:tc>
          <w:tcPr>
            <w:tcW w:w="741"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是否必填</w:t>
            </w:r>
          </w:p>
        </w:tc>
        <w:tc>
          <w:tcPr>
            <w:tcW w:w="2421"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内容说明</w:t>
            </w:r>
          </w:p>
        </w:tc>
        <w:tc>
          <w:tcPr>
            <w:tcW w:w="577" w:type="dxa"/>
            <w:shd w:val="clear" w:color="auto" w:fill="B6DDE8" w:themeFill="accent5" w:themeFillTint="66"/>
          </w:tcPr>
          <w:p w:rsidR="006E70A7" w:rsidRPr="00B67F0C" w:rsidRDefault="006E70A7" w:rsidP="001A160C">
            <w:pPr>
              <w:widowControl/>
              <w:jc w:val="center"/>
              <w:rPr>
                <w:rFonts w:ascii="仿宋" w:hAnsi="仿宋" w:cs="宋体"/>
                <w:b/>
                <w:color w:val="000000" w:themeColor="text1"/>
                <w:kern w:val="0"/>
                <w:sz w:val="24"/>
                <w:szCs w:val="24"/>
              </w:rPr>
            </w:pPr>
            <w:r w:rsidRPr="00B67F0C">
              <w:rPr>
                <w:rFonts w:ascii="仿宋" w:hAnsi="仿宋" w:cs="宋体" w:hint="eastAsia"/>
                <w:b/>
                <w:color w:val="000000" w:themeColor="text1"/>
                <w:kern w:val="0"/>
                <w:sz w:val="24"/>
                <w:szCs w:val="24"/>
              </w:rPr>
              <w:t>默认值</w:t>
            </w:r>
          </w:p>
        </w:tc>
      </w:tr>
      <w:tr w:rsidR="00B67F0C" w:rsidRPr="00B67F0C" w:rsidTr="001A160C">
        <w:trPr>
          <w:trHeight w:val="561"/>
          <w:jc w:val="center"/>
        </w:trPr>
        <w:tc>
          <w:tcPr>
            <w:tcW w:w="1282" w:type="dxa"/>
            <w:shd w:val="clear" w:color="auto" w:fill="auto"/>
          </w:tcPr>
          <w:p w:rsidR="006E70A7" w:rsidRPr="00B67F0C" w:rsidRDefault="00BE7A84"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投保单号</w:t>
            </w:r>
          </w:p>
        </w:tc>
        <w:tc>
          <w:tcPr>
            <w:tcW w:w="1419" w:type="dxa"/>
            <w:shd w:val="clear" w:color="auto" w:fill="auto"/>
          </w:tcPr>
          <w:p w:rsidR="006E70A7" w:rsidRPr="00B67F0C" w:rsidRDefault="00BE7A8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6E70A7" w:rsidRPr="00B67F0C" w:rsidRDefault="00BE7A84"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6E70A7"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6E70A7"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系统根据投保单号查询出相应的查询结果列表（支持模糊查询）</w:t>
            </w:r>
          </w:p>
        </w:tc>
        <w:tc>
          <w:tcPr>
            <w:tcW w:w="577" w:type="dxa"/>
          </w:tcPr>
          <w:p w:rsidR="006E70A7" w:rsidRPr="00B67F0C" w:rsidRDefault="006E70A7"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保单号</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系统根据保单号查询出相应的查询结果列表（支持模糊查询）</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系统根据清单编号查询出相应的查询结果列表（支持模糊查询）</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批单号</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系统根据批单号查询出相应的查询结果列表（支持模糊查询）</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投保人名称</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文本</w:t>
            </w:r>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可编辑</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w:t>
            </w:r>
            <w:r w:rsidRPr="00B67F0C">
              <w:rPr>
                <w:rFonts w:ascii="仿宋" w:hAnsi="仿宋" w:cs="宋体" w:hint="eastAsia"/>
                <w:color w:val="000000" w:themeColor="text1"/>
                <w:kern w:val="0"/>
                <w:sz w:val="21"/>
                <w:szCs w:val="21"/>
              </w:rPr>
              <w:t>投保人</w:t>
            </w:r>
            <w:r w:rsidRPr="00B67F0C">
              <w:rPr>
                <w:rFonts w:ascii="仿宋" w:hAnsi="仿宋" w:cs="宋体" w:hint="eastAsia"/>
                <w:bCs/>
                <w:color w:val="000000" w:themeColor="text1"/>
                <w:kern w:val="0"/>
                <w:sz w:val="21"/>
                <w:szCs w:val="21"/>
                <w:lang w:val="zh-CN"/>
              </w:rPr>
              <w:t>查询出相应的查询结果列表</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被保险人名称</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可编辑</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7364EA">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系统根据</w:t>
            </w:r>
            <w:r w:rsidRPr="00B67F0C">
              <w:rPr>
                <w:rFonts w:ascii="仿宋" w:hAnsi="仿宋" w:cs="宋体" w:hint="eastAsia"/>
                <w:color w:val="000000" w:themeColor="text1"/>
                <w:kern w:val="0"/>
                <w:sz w:val="21"/>
                <w:szCs w:val="21"/>
              </w:rPr>
              <w:t>被保险人</w:t>
            </w:r>
            <w:r w:rsidRPr="00B67F0C">
              <w:rPr>
                <w:rFonts w:ascii="仿宋" w:hAnsi="仿宋" w:cs="宋体" w:hint="eastAsia"/>
                <w:bCs/>
                <w:color w:val="000000" w:themeColor="text1"/>
                <w:kern w:val="0"/>
                <w:sz w:val="21"/>
                <w:szCs w:val="21"/>
                <w:lang w:val="zh-CN"/>
              </w:rPr>
              <w:t>查询出相应的查询结果列表</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险类</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选项内容：种植险、养殖险</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险种</w:t>
            </w:r>
          </w:p>
        </w:tc>
        <w:tc>
          <w:tcPr>
            <w:tcW w:w="1419"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proofErr w:type="gramStart"/>
            <w:r w:rsidRPr="00B67F0C">
              <w:rPr>
                <w:rFonts w:ascii="仿宋" w:hAnsi="仿宋" w:cs="宋体" w:hint="eastAsia"/>
                <w:color w:val="000000" w:themeColor="text1"/>
                <w:kern w:val="0"/>
                <w:sz w:val="21"/>
                <w:szCs w:val="21"/>
              </w:rPr>
              <w:t>下拉选框</w:t>
            </w:r>
            <w:proofErr w:type="gramEnd"/>
          </w:p>
        </w:tc>
        <w:tc>
          <w:tcPr>
            <w:tcW w:w="1552"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可选择</w:t>
            </w:r>
          </w:p>
        </w:tc>
        <w:tc>
          <w:tcPr>
            <w:tcW w:w="741" w:type="dxa"/>
            <w:shd w:val="clear" w:color="auto" w:fill="auto"/>
          </w:tcPr>
          <w:p w:rsidR="007364EA" w:rsidRPr="00B67F0C" w:rsidRDefault="007364EA"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7364EA" w:rsidRPr="00B67F0C" w:rsidRDefault="007364EA" w:rsidP="001A160C">
            <w:pPr>
              <w:widowControl/>
              <w:jc w:val="left"/>
              <w:rPr>
                <w:rFonts w:ascii="仿宋" w:hAnsi="仿宋" w:cs="宋体"/>
                <w:bCs/>
                <w:color w:val="000000" w:themeColor="text1"/>
                <w:kern w:val="0"/>
                <w:sz w:val="21"/>
                <w:szCs w:val="21"/>
              </w:rPr>
            </w:pPr>
            <w:r w:rsidRPr="00B67F0C">
              <w:rPr>
                <w:rFonts w:ascii="仿宋" w:hAnsi="仿宋" w:cs="宋体" w:hint="eastAsia"/>
                <w:bCs/>
                <w:color w:val="000000" w:themeColor="text1"/>
                <w:kern w:val="0"/>
                <w:sz w:val="21"/>
                <w:szCs w:val="21"/>
                <w:lang w:val="zh-CN"/>
              </w:rPr>
              <w:t>根据所选险类联动展示，未选择险类则展示全部险种</w:t>
            </w:r>
          </w:p>
        </w:tc>
        <w:tc>
          <w:tcPr>
            <w:tcW w:w="577" w:type="dxa"/>
          </w:tcPr>
          <w:p w:rsidR="007364EA" w:rsidRPr="00B67F0C" w:rsidRDefault="007364EA"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7992" w:type="dxa"/>
            <w:gridSpan w:val="6"/>
            <w:shd w:val="clear" w:color="auto" w:fill="auto"/>
          </w:tcPr>
          <w:p w:rsidR="001A160C" w:rsidRPr="00B67F0C" w:rsidRDefault="001A160C"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lastRenderedPageBreak/>
              <w:t>查询结果列表</w:t>
            </w:r>
            <w:r w:rsidR="00902FA5" w:rsidRPr="00B67F0C">
              <w:rPr>
                <w:rFonts w:ascii="仿宋" w:hAnsi="仿宋" w:cs="宋体" w:hint="eastAsia"/>
                <w:color w:val="000000" w:themeColor="text1"/>
                <w:kern w:val="0"/>
                <w:sz w:val="21"/>
                <w:szCs w:val="21"/>
              </w:rPr>
              <w:t>（按照投保单号倒序排列）</w:t>
            </w:r>
          </w:p>
        </w:tc>
      </w:tr>
      <w:tr w:rsidR="00B67F0C" w:rsidRPr="00B67F0C" w:rsidTr="001A160C">
        <w:trPr>
          <w:trHeight w:val="561"/>
          <w:jc w:val="center"/>
        </w:trPr>
        <w:tc>
          <w:tcPr>
            <w:tcW w:w="1282" w:type="dxa"/>
            <w:shd w:val="clear" w:color="auto" w:fill="auto"/>
          </w:tcPr>
          <w:p w:rsidR="001A160C" w:rsidRPr="00B67F0C" w:rsidRDefault="001A160C"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序号</w:t>
            </w:r>
          </w:p>
        </w:tc>
        <w:tc>
          <w:tcPr>
            <w:tcW w:w="1419" w:type="dxa"/>
            <w:shd w:val="clear" w:color="auto" w:fill="auto"/>
          </w:tcPr>
          <w:p w:rsidR="001A160C"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1A160C"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1A160C"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1A160C" w:rsidRPr="00B67F0C" w:rsidRDefault="001A160C" w:rsidP="001A160C">
            <w:pPr>
              <w:widowControl/>
              <w:jc w:val="left"/>
              <w:rPr>
                <w:rFonts w:ascii="仿宋" w:hAnsi="仿宋" w:cs="宋体"/>
                <w:bCs/>
                <w:color w:val="000000" w:themeColor="text1"/>
                <w:kern w:val="0"/>
                <w:sz w:val="21"/>
                <w:szCs w:val="21"/>
                <w:lang w:val="zh-CN"/>
              </w:rPr>
            </w:pPr>
          </w:p>
        </w:tc>
        <w:tc>
          <w:tcPr>
            <w:tcW w:w="577" w:type="dxa"/>
          </w:tcPr>
          <w:p w:rsidR="001A160C" w:rsidRPr="00B67F0C" w:rsidRDefault="001A160C"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投保单号</w:t>
            </w:r>
          </w:p>
        </w:tc>
        <w:tc>
          <w:tcPr>
            <w:tcW w:w="1419" w:type="dxa"/>
            <w:shd w:val="clear" w:color="auto" w:fill="auto"/>
          </w:tcPr>
          <w:p w:rsidR="00902FA5"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552" w:type="dxa"/>
            <w:shd w:val="clear" w:color="auto" w:fill="auto"/>
          </w:tcPr>
          <w:p w:rsidR="00902FA5"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2D39B4" w:rsidP="001A160C">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单击超链接进入投保单查询页面</w:t>
            </w: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保单号</w:t>
            </w:r>
          </w:p>
        </w:tc>
        <w:tc>
          <w:tcPr>
            <w:tcW w:w="1419"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552"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2D39B4" w:rsidRPr="00B67F0C" w:rsidRDefault="002D39B4" w:rsidP="001A160C">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单击超链接进入保单查询页面</w:t>
            </w:r>
          </w:p>
        </w:tc>
        <w:tc>
          <w:tcPr>
            <w:tcW w:w="577" w:type="dxa"/>
          </w:tcPr>
          <w:p w:rsidR="002D39B4" w:rsidRPr="00B67F0C" w:rsidRDefault="002D39B4"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清单编号</w:t>
            </w:r>
          </w:p>
        </w:tc>
        <w:tc>
          <w:tcPr>
            <w:tcW w:w="1419"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552"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2D39B4" w:rsidRPr="00B67F0C" w:rsidRDefault="002D39B4"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2D39B4" w:rsidRPr="00B67F0C" w:rsidRDefault="002D39B4" w:rsidP="001A160C">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单击超链接调金禾接口查看清单详情，同图1的详情按钮</w:t>
            </w:r>
          </w:p>
        </w:tc>
        <w:tc>
          <w:tcPr>
            <w:tcW w:w="577" w:type="dxa"/>
          </w:tcPr>
          <w:p w:rsidR="002D39B4" w:rsidRPr="00B67F0C" w:rsidRDefault="002D39B4"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投保人名称</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险类</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险种</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起保日期</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终保日期</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制单人</w:t>
            </w:r>
          </w:p>
        </w:tc>
        <w:tc>
          <w:tcPr>
            <w:tcW w:w="1419"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文本</w:t>
            </w:r>
          </w:p>
        </w:tc>
        <w:tc>
          <w:tcPr>
            <w:tcW w:w="1552"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不可编辑</w:t>
            </w:r>
          </w:p>
        </w:tc>
        <w:tc>
          <w:tcPr>
            <w:tcW w:w="741" w:type="dxa"/>
            <w:shd w:val="clear" w:color="auto" w:fill="auto"/>
          </w:tcPr>
          <w:p w:rsidR="00902FA5" w:rsidRPr="00B67F0C" w:rsidRDefault="00902FA5"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902FA5" w:rsidRPr="00B67F0C" w:rsidRDefault="00902FA5" w:rsidP="001A160C">
            <w:pPr>
              <w:widowControl/>
              <w:jc w:val="left"/>
              <w:rPr>
                <w:rFonts w:ascii="仿宋" w:hAnsi="仿宋" w:cs="宋体"/>
                <w:bCs/>
                <w:color w:val="000000" w:themeColor="text1"/>
                <w:kern w:val="0"/>
                <w:sz w:val="21"/>
                <w:szCs w:val="21"/>
                <w:lang w:val="zh-CN"/>
              </w:rPr>
            </w:pPr>
          </w:p>
        </w:tc>
        <w:tc>
          <w:tcPr>
            <w:tcW w:w="577" w:type="dxa"/>
          </w:tcPr>
          <w:p w:rsidR="00902FA5" w:rsidRPr="00B67F0C" w:rsidRDefault="00902FA5" w:rsidP="001A160C">
            <w:pPr>
              <w:widowControl/>
              <w:jc w:val="center"/>
              <w:rPr>
                <w:rFonts w:ascii="仿宋" w:hAnsi="仿宋" w:cs="宋体"/>
                <w:color w:val="000000" w:themeColor="text1"/>
                <w:kern w:val="0"/>
                <w:sz w:val="21"/>
                <w:szCs w:val="21"/>
              </w:rPr>
            </w:pPr>
          </w:p>
        </w:tc>
      </w:tr>
      <w:tr w:rsidR="00B67F0C" w:rsidRPr="00B67F0C" w:rsidTr="001A160C">
        <w:trPr>
          <w:trHeight w:val="561"/>
          <w:jc w:val="center"/>
        </w:trPr>
        <w:tc>
          <w:tcPr>
            <w:tcW w:w="1282" w:type="dxa"/>
            <w:shd w:val="clear" w:color="auto" w:fill="auto"/>
          </w:tcPr>
          <w:p w:rsidR="00FE5C3F" w:rsidRPr="00B67F0C" w:rsidRDefault="00FE5C3F" w:rsidP="001A160C">
            <w:pPr>
              <w:widowControl/>
              <w:jc w:val="center"/>
              <w:rPr>
                <w:rFonts w:ascii="仿宋" w:hAnsi="仿宋" w:cs="宋体"/>
                <w:color w:val="000000" w:themeColor="text1"/>
                <w:kern w:val="0"/>
                <w:sz w:val="21"/>
                <w:szCs w:val="21"/>
              </w:rPr>
            </w:pPr>
            <w:r w:rsidRPr="00B67F0C">
              <w:rPr>
                <w:rFonts w:ascii="仿宋" w:hAnsi="仿宋" w:cs="宋体"/>
                <w:color w:val="000000" w:themeColor="text1"/>
                <w:kern w:val="0"/>
                <w:sz w:val="21"/>
                <w:szCs w:val="21"/>
              </w:rPr>
              <w:t>查看</w:t>
            </w:r>
          </w:p>
        </w:tc>
        <w:tc>
          <w:tcPr>
            <w:tcW w:w="1419" w:type="dxa"/>
            <w:shd w:val="clear" w:color="auto" w:fill="auto"/>
          </w:tcPr>
          <w:p w:rsidR="00FE5C3F" w:rsidRPr="00B67F0C" w:rsidRDefault="00FE5C3F"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超链接</w:t>
            </w:r>
          </w:p>
        </w:tc>
        <w:tc>
          <w:tcPr>
            <w:tcW w:w="1552" w:type="dxa"/>
            <w:shd w:val="clear" w:color="auto" w:fill="auto"/>
          </w:tcPr>
          <w:p w:rsidR="00FE5C3F" w:rsidRPr="00B67F0C" w:rsidRDefault="00FE5C3F"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单击</w:t>
            </w:r>
          </w:p>
        </w:tc>
        <w:tc>
          <w:tcPr>
            <w:tcW w:w="741" w:type="dxa"/>
            <w:shd w:val="clear" w:color="auto" w:fill="auto"/>
          </w:tcPr>
          <w:p w:rsidR="00FE5C3F" w:rsidRPr="00B67F0C" w:rsidRDefault="00FE5C3F" w:rsidP="001A160C">
            <w:pPr>
              <w:widowControl/>
              <w:jc w:val="center"/>
              <w:rPr>
                <w:rFonts w:ascii="仿宋" w:hAnsi="仿宋" w:cs="宋体"/>
                <w:color w:val="000000" w:themeColor="text1"/>
                <w:kern w:val="0"/>
                <w:sz w:val="21"/>
                <w:szCs w:val="21"/>
              </w:rPr>
            </w:pPr>
            <w:r w:rsidRPr="00B67F0C">
              <w:rPr>
                <w:rFonts w:ascii="仿宋" w:hAnsi="仿宋" w:cs="宋体" w:hint="eastAsia"/>
                <w:color w:val="000000" w:themeColor="text1"/>
                <w:kern w:val="0"/>
                <w:sz w:val="21"/>
                <w:szCs w:val="21"/>
              </w:rPr>
              <w:t>-</w:t>
            </w:r>
          </w:p>
        </w:tc>
        <w:tc>
          <w:tcPr>
            <w:tcW w:w="2421" w:type="dxa"/>
            <w:shd w:val="clear" w:color="auto" w:fill="auto"/>
          </w:tcPr>
          <w:p w:rsidR="00FE5C3F" w:rsidRPr="00B67F0C" w:rsidRDefault="00FE5C3F" w:rsidP="008C5455">
            <w:pPr>
              <w:widowControl/>
              <w:jc w:val="left"/>
              <w:rPr>
                <w:rFonts w:ascii="仿宋" w:hAnsi="仿宋" w:cs="宋体"/>
                <w:bCs/>
                <w:color w:val="000000" w:themeColor="text1"/>
                <w:kern w:val="0"/>
                <w:sz w:val="21"/>
                <w:szCs w:val="21"/>
                <w:lang w:val="zh-CN"/>
              </w:rPr>
            </w:pPr>
            <w:r w:rsidRPr="00B67F0C">
              <w:rPr>
                <w:rFonts w:ascii="仿宋" w:hAnsi="仿宋" w:cs="宋体" w:hint="eastAsia"/>
                <w:bCs/>
                <w:color w:val="000000" w:themeColor="text1"/>
                <w:kern w:val="0"/>
                <w:sz w:val="21"/>
                <w:szCs w:val="21"/>
                <w:lang w:val="zh-CN"/>
              </w:rPr>
              <w:t>单击超链接，进入查看流程图页面，见图2</w:t>
            </w:r>
            <w:r w:rsidR="00A07D2C" w:rsidRPr="00B67F0C">
              <w:rPr>
                <w:rFonts w:ascii="仿宋" w:hAnsi="仿宋" w:cs="宋体" w:hint="eastAsia"/>
                <w:bCs/>
                <w:color w:val="000000" w:themeColor="text1"/>
                <w:kern w:val="0"/>
                <w:sz w:val="21"/>
                <w:szCs w:val="21"/>
                <w:lang w:val="zh-CN"/>
              </w:rPr>
              <w:t>5</w:t>
            </w:r>
          </w:p>
        </w:tc>
        <w:tc>
          <w:tcPr>
            <w:tcW w:w="577" w:type="dxa"/>
          </w:tcPr>
          <w:p w:rsidR="00FE5C3F" w:rsidRPr="00B67F0C" w:rsidRDefault="00FE5C3F" w:rsidP="001A160C">
            <w:pPr>
              <w:widowControl/>
              <w:jc w:val="center"/>
              <w:rPr>
                <w:rFonts w:ascii="仿宋" w:hAnsi="仿宋" w:cs="宋体"/>
                <w:color w:val="000000" w:themeColor="text1"/>
                <w:kern w:val="0"/>
                <w:sz w:val="21"/>
                <w:szCs w:val="21"/>
              </w:rPr>
            </w:pPr>
          </w:p>
        </w:tc>
      </w:tr>
    </w:tbl>
    <w:p w:rsidR="003E259C" w:rsidRPr="00B67F0C" w:rsidRDefault="00BE7DBD" w:rsidP="00916FFC">
      <w:pPr>
        <w:rPr>
          <w:color w:val="000000" w:themeColor="text1"/>
        </w:rPr>
      </w:pPr>
      <w:r w:rsidRPr="00B67F0C">
        <w:rPr>
          <w:color w:val="000000" w:themeColor="text1"/>
        </w:rPr>
        <w:t>选项说明</w:t>
      </w:r>
      <w:r w:rsidRPr="00B67F0C">
        <w:rPr>
          <w:rFonts w:hint="eastAsia"/>
          <w:color w:val="000000" w:themeColor="text1"/>
        </w:rPr>
        <w:t>：</w:t>
      </w:r>
    </w:p>
    <w:p w:rsidR="00BE7DBD" w:rsidRPr="00B67F0C" w:rsidRDefault="00BE7DBD" w:rsidP="00BE7DBD">
      <w:pPr>
        <w:rPr>
          <w:rFonts w:ascii="仿宋" w:hAnsi="仿宋"/>
          <w:color w:val="000000" w:themeColor="text1"/>
        </w:rPr>
      </w:pPr>
      <w:r w:rsidRPr="00B67F0C">
        <w:rPr>
          <w:rFonts w:hint="eastAsia"/>
          <w:color w:val="000000" w:themeColor="text1"/>
        </w:rPr>
        <w:t xml:space="preserve">1. </w:t>
      </w:r>
      <w:r w:rsidRPr="00B67F0C">
        <w:rPr>
          <w:rFonts w:ascii="仿宋" w:hAnsi="仿宋" w:hint="eastAsia"/>
          <w:color w:val="000000" w:themeColor="text1"/>
        </w:rPr>
        <w:t>【查询】按钮</w:t>
      </w:r>
    </w:p>
    <w:p w:rsidR="00BE7DBD" w:rsidRPr="00B67F0C" w:rsidRDefault="00BE7DBD" w:rsidP="00BE7DBD">
      <w:pPr>
        <w:ind w:left="420"/>
        <w:rPr>
          <w:color w:val="000000" w:themeColor="text1"/>
          <w:lang w:val="zh-CN"/>
        </w:rPr>
      </w:pPr>
      <w:r w:rsidRPr="00B67F0C">
        <w:rPr>
          <w:rFonts w:hint="eastAsia"/>
          <w:color w:val="000000" w:themeColor="text1"/>
          <w:lang w:val="zh-CN"/>
        </w:rPr>
        <w:t>用户点击【查询】按钮，系统校验是否已输入除默认条件外的其他查询条件，如果未输入，</w:t>
      </w:r>
      <w:proofErr w:type="gramStart"/>
      <w:r w:rsidRPr="00B67F0C">
        <w:rPr>
          <w:rFonts w:hint="eastAsia"/>
          <w:color w:val="000000" w:themeColor="text1"/>
          <w:lang w:val="zh-CN"/>
        </w:rPr>
        <w:t>弹层提示</w:t>
      </w:r>
      <w:proofErr w:type="gramEnd"/>
      <w:r w:rsidRPr="00B67F0C">
        <w:rPr>
          <w:rFonts w:hint="eastAsia"/>
          <w:color w:val="000000" w:themeColor="text1"/>
          <w:lang w:val="zh-CN"/>
        </w:rPr>
        <w:t>用户“除默认条件外请至少输入一个查询条件”，如果已输入，系统校验输入格式是否正确。输入格式如下：</w:t>
      </w:r>
    </w:p>
    <w:p w:rsidR="00BE7DBD" w:rsidRPr="00B67F0C" w:rsidRDefault="00BE7DBD" w:rsidP="00916FFC">
      <w:pPr>
        <w:pStyle w:val="a5"/>
        <w:numPr>
          <w:ilvl w:val="0"/>
          <w:numId w:val="19"/>
        </w:numPr>
        <w:ind w:firstLineChars="0"/>
        <w:rPr>
          <w:color w:val="000000" w:themeColor="text1"/>
          <w:lang w:val="zh-CN"/>
        </w:rPr>
      </w:pPr>
      <w:r w:rsidRPr="00B67F0C">
        <w:rPr>
          <w:rFonts w:hint="eastAsia"/>
          <w:color w:val="000000" w:themeColor="text1"/>
          <w:lang w:val="zh-CN"/>
        </w:rPr>
        <w:t>业务号为字母加数字</w:t>
      </w:r>
    </w:p>
    <w:p w:rsidR="00BE7DBD" w:rsidRPr="00B67F0C" w:rsidRDefault="00BE7DBD" w:rsidP="00916FFC">
      <w:pPr>
        <w:pStyle w:val="a5"/>
        <w:numPr>
          <w:ilvl w:val="0"/>
          <w:numId w:val="19"/>
        </w:numPr>
        <w:ind w:firstLineChars="0"/>
        <w:rPr>
          <w:color w:val="000000" w:themeColor="text1"/>
          <w:lang w:val="zh-CN"/>
        </w:rPr>
      </w:pPr>
      <w:r w:rsidRPr="00B67F0C">
        <w:rPr>
          <w:rFonts w:hint="eastAsia"/>
          <w:color w:val="000000" w:themeColor="text1"/>
          <w:lang w:val="zh-CN"/>
        </w:rPr>
        <w:t>其余输入框中必须填写文字</w:t>
      </w:r>
    </w:p>
    <w:p w:rsidR="00BE7DBD" w:rsidRPr="00B67F0C" w:rsidRDefault="00BE7DBD" w:rsidP="00BE7DBD">
      <w:pPr>
        <w:ind w:left="420"/>
        <w:rPr>
          <w:color w:val="000000" w:themeColor="text1"/>
          <w:lang w:val="zh-CN"/>
        </w:rPr>
      </w:pPr>
      <w:r w:rsidRPr="00B67F0C">
        <w:rPr>
          <w:rFonts w:hint="eastAsia"/>
          <w:color w:val="000000" w:themeColor="text1"/>
          <w:lang w:val="zh-CN"/>
        </w:rPr>
        <w:t>若输入格式错误，</w:t>
      </w:r>
      <w:proofErr w:type="gramStart"/>
      <w:r w:rsidRPr="00B67F0C">
        <w:rPr>
          <w:rFonts w:hint="eastAsia"/>
          <w:color w:val="000000" w:themeColor="text1"/>
          <w:lang w:val="zh-CN"/>
        </w:rPr>
        <w:t>弹层提示</w:t>
      </w:r>
      <w:proofErr w:type="gramEnd"/>
      <w:r w:rsidRPr="00B67F0C">
        <w:rPr>
          <w:rFonts w:hint="eastAsia"/>
          <w:color w:val="000000" w:themeColor="text1"/>
          <w:lang w:val="zh-CN"/>
        </w:rPr>
        <w:t>用户“</w:t>
      </w:r>
      <w:r w:rsidRPr="00B67F0C">
        <w:rPr>
          <w:rFonts w:hint="eastAsia"/>
          <w:color w:val="000000" w:themeColor="text1"/>
          <w:lang w:val="zh-CN"/>
        </w:rPr>
        <w:t>***</w:t>
      </w:r>
      <w:r w:rsidRPr="00B67F0C">
        <w:rPr>
          <w:rFonts w:hint="eastAsia"/>
          <w:color w:val="000000" w:themeColor="text1"/>
          <w:lang w:val="zh-CN"/>
        </w:rPr>
        <w:t>格式错误，请修改”，如果输入正确，将根据查询条件显示查询结果列表。</w:t>
      </w:r>
    </w:p>
    <w:p w:rsidR="00BE7DBD" w:rsidRPr="00B67F0C" w:rsidRDefault="00BE7DBD" w:rsidP="00BE7DBD">
      <w:pPr>
        <w:rPr>
          <w:rFonts w:ascii="仿宋" w:hAnsi="仿宋"/>
          <w:color w:val="000000" w:themeColor="text1"/>
        </w:rPr>
      </w:pPr>
      <w:r w:rsidRPr="00B67F0C">
        <w:rPr>
          <w:rFonts w:hint="eastAsia"/>
          <w:color w:val="000000" w:themeColor="text1"/>
        </w:rPr>
        <w:lastRenderedPageBreak/>
        <w:t xml:space="preserve">2. </w:t>
      </w:r>
      <w:r w:rsidRPr="00B67F0C">
        <w:rPr>
          <w:rFonts w:ascii="仿宋" w:hAnsi="仿宋" w:hint="eastAsia"/>
          <w:color w:val="000000" w:themeColor="text1"/>
        </w:rPr>
        <w:t>【重置】按钮</w:t>
      </w:r>
    </w:p>
    <w:p w:rsidR="00BE7DBD" w:rsidRPr="00B67F0C" w:rsidRDefault="00BE7DBD" w:rsidP="00BE7DBD">
      <w:pPr>
        <w:ind w:left="420"/>
        <w:rPr>
          <w:color w:val="000000" w:themeColor="text1"/>
          <w:lang w:val="zh-CN"/>
        </w:rPr>
      </w:pPr>
      <w:r w:rsidRPr="00B67F0C">
        <w:rPr>
          <w:rFonts w:hint="eastAsia"/>
          <w:color w:val="000000" w:themeColor="text1"/>
          <w:lang w:val="zh-CN"/>
        </w:rPr>
        <w:t>用户点击【重置】按钮，系统刷新查询条件，清除已输入的条件信息。</w:t>
      </w:r>
    </w:p>
    <w:p w:rsidR="00BE7DBD" w:rsidRPr="00B67F0C" w:rsidRDefault="00BE7DBD" w:rsidP="00BE7DBD">
      <w:pPr>
        <w:rPr>
          <w:color w:val="000000" w:themeColor="text1"/>
          <w:lang w:val="zh-CN"/>
        </w:rPr>
      </w:pPr>
      <w:r w:rsidRPr="00B67F0C">
        <w:rPr>
          <w:rFonts w:hint="eastAsia"/>
          <w:color w:val="000000" w:themeColor="text1"/>
          <w:lang w:val="zh-CN"/>
        </w:rPr>
        <w:t>3.</w:t>
      </w:r>
      <w:r w:rsidRPr="00B67F0C">
        <w:rPr>
          <w:rFonts w:hint="eastAsia"/>
          <w:color w:val="000000" w:themeColor="text1"/>
          <w:lang w:val="zh-CN"/>
        </w:rPr>
        <w:t>【返回】按钮</w:t>
      </w:r>
    </w:p>
    <w:p w:rsidR="00BE7DBD" w:rsidRPr="00B67F0C" w:rsidRDefault="00BE7DBD" w:rsidP="00916FFC">
      <w:pPr>
        <w:rPr>
          <w:color w:val="000000" w:themeColor="text1"/>
          <w:lang w:val="zh-CN"/>
        </w:rPr>
      </w:pPr>
      <w:r w:rsidRPr="00B67F0C">
        <w:rPr>
          <w:rFonts w:hint="eastAsia"/>
          <w:color w:val="000000" w:themeColor="text1"/>
          <w:lang w:val="zh-CN"/>
        </w:rPr>
        <w:t>用户单击【返回】按钮，返回至工作台页面。</w:t>
      </w:r>
    </w:p>
    <w:p w:rsidR="0093739C" w:rsidRPr="00B67F0C" w:rsidRDefault="0093739C" w:rsidP="00916FFC">
      <w:pPr>
        <w:rPr>
          <w:color w:val="000000" w:themeColor="text1"/>
          <w:lang w:val="zh-CN"/>
        </w:rPr>
      </w:pPr>
    </w:p>
    <w:p w:rsidR="0093739C" w:rsidRPr="00B67F0C" w:rsidRDefault="0093739C" w:rsidP="00916FFC">
      <w:pPr>
        <w:rPr>
          <w:color w:val="000000" w:themeColor="text1"/>
          <w:lang w:val="zh-CN"/>
        </w:rPr>
      </w:pPr>
      <w:r w:rsidRPr="00B67F0C">
        <w:rPr>
          <w:rFonts w:hint="eastAsia"/>
          <w:color w:val="000000" w:themeColor="text1"/>
          <w:lang w:val="zh-CN"/>
        </w:rPr>
        <w:t>单击图</w:t>
      </w:r>
      <w:r w:rsidRPr="00B67F0C">
        <w:rPr>
          <w:rFonts w:hint="eastAsia"/>
          <w:color w:val="000000" w:themeColor="text1"/>
          <w:lang w:val="zh-CN"/>
        </w:rPr>
        <w:t>2</w:t>
      </w:r>
      <w:r w:rsidR="00A07D2C" w:rsidRPr="00B67F0C">
        <w:rPr>
          <w:rFonts w:hint="eastAsia"/>
          <w:color w:val="000000" w:themeColor="text1"/>
          <w:lang w:val="zh-CN"/>
        </w:rPr>
        <w:t>4</w:t>
      </w:r>
      <w:r w:rsidRPr="00B67F0C">
        <w:rPr>
          <w:rFonts w:hint="eastAsia"/>
          <w:color w:val="000000" w:themeColor="text1"/>
          <w:lang w:val="zh-CN"/>
        </w:rPr>
        <w:t>的【查看】按钮，系统进入流程图查看页面，如下图：</w:t>
      </w:r>
    </w:p>
    <w:p w:rsidR="0093739C" w:rsidRPr="00B67F0C" w:rsidRDefault="009A5099" w:rsidP="00916FFC">
      <w:pPr>
        <w:rPr>
          <w:color w:val="000000" w:themeColor="text1"/>
          <w:lang w:val="zh-CN"/>
        </w:rPr>
      </w:pPr>
      <w:r w:rsidRPr="00B67F0C">
        <w:rPr>
          <w:noProof/>
          <w:color w:val="000000" w:themeColor="text1"/>
        </w:rPr>
        <w:drawing>
          <wp:inline distT="0" distB="0" distL="0" distR="0" wp14:anchorId="7ACC5C0D" wp14:editId="0CF452A4">
            <wp:extent cx="5274310" cy="3052873"/>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52873"/>
                    </a:xfrm>
                    <a:prstGeom prst="rect">
                      <a:avLst/>
                    </a:prstGeom>
                  </pic:spPr>
                </pic:pic>
              </a:graphicData>
            </a:graphic>
          </wp:inline>
        </w:drawing>
      </w:r>
    </w:p>
    <w:p w:rsidR="000F70D1" w:rsidRPr="00B67F0C" w:rsidRDefault="0019654B" w:rsidP="00916FFC">
      <w:pPr>
        <w:keepNext/>
        <w:rPr>
          <w:color w:val="000000" w:themeColor="text1"/>
        </w:rPr>
      </w:pPr>
      <w:r w:rsidRPr="00B67F0C">
        <w:rPr>
          <w:noProof/>
          <w:color w:val="000000" w:themeColor="text1"/>
        </w:rPr>
        <w:lastRenderedPageBreak/>
        <w:drawing>
          <wp:inline distT="0" distB="0" distL="0" distR="0" wp14:anchorId="2BD646DE" wp14:editId="566980DF">
            <wp:extent cx="5274310" cy="286302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863022"/>
                    </a:xfrm>
                    <a:prstGeom prst="rect">
                      <a:avLst/>
                    </a:prstGeom>
                  </pic:spPr>
                </pic:pic>
              </a:graphicData>
            </a:graphic>
          </wp:inline>
        </w:drawing>
      </w:r>
    </w:p>
    <w:p w:rsidR="0019654B" w:rsidRPr="00B67F0C" w:rsidRDefault="00265CCA" w:rsidP="0019654B">
      <w:pPr>
        <w:keepNext/>
        <w:rPr>
          <w:color w:val="000000" w:themeColor="text1"/>
        </w:rPr>
      </w:pPr>
      <w:r w:rsidRPr="00B67F0C">
        <w:rPr>
          <w:noProof/>
          <w:color w:val="000000" w:themeColor="text1"/>
        </w:rPr>
        <w:drawing>
          <wp:inline distT="0" distB="0" distL="0" distR="0" wp14:anchorId="23D1129D" wp14:editId="26C3E58E">
            <wp:extent cx="5274310" cy="2796483"/>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796483"/>
                    </a:xfrm>
                    <a:prstGeom prst="rect">
                      <a:avLst/>
                    </a:prstGeom>
                  </pic:spPr>
                </pic:pic>
              </a:graphicData>
            </a:graphic>
          </wp:inline>
        </w:drawing>
      </w:r>
    </w:p>
    <w:p w:rsidR="00265CCA" w:rsidRPr="00B67F0C" w:rsidRDefault="00265CCA" w:rsidP="0019654B">
      <w:pPr>
        <w:keepNext/>
        <w:rPr>
          <w:color w:val="000000" w:themeColor="text1"/>
        </w:rPr>
      </w:pPr>
      <w:r w:rsidRPr="00B67F0C">
        <w:rPr>
          <w:noProof/>
          <w:color w:val="000000" w:themeColor="text1"/>
        </w:rPr>
        <w:drawing>
          <wp:inline distT="0" distB="0" distL="0" distR="0" wp14:anchorId="53F59394" wp14:editId="0F2B7474">
            <wp:extent cx="5274310" cy="1155587"/>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155587"/>
                    </a:xfrm>
                    <a:prstGeom prst="rect">
                      <a:avLst/>
                    </a:prstGeom>
                  </pic:spPr>
                </pic:pic>
              </a:graphicData>
            </a:graphic>
          </wp:inline>
        </w:drawing>
      </w:r>
    </w:p>
    <w:p w:rsidR="0093739C" w:rsidRPr="00B67F0C" w:rsidRDefault="000F70D1" w:rsidP="00BD1745">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25</w:t>
      </w:r>
      <w:r w:rsidRPr="00B67F0C">
        <w:rPr>
          <w:color w:val="000000" w:themeColor="text1"/>
        </w:rPr>
        <w:fldChar w:fldCharType="end"/>
      </w:r>
      <w:r w:rsidRPr="00B67F0C">
        <w:rPr>
          <w:color w:val="000000" w:themeColor="text1"/>
        </w:rPr>
        <w:t>流程图</w:t>
      </w:r>
    </w:p>
    <w:p w:rsidR="00BE5B99" w:rsidRPr="00B67F0C" w:rsidRDefault="00A211DD" w:rsidP="00916FFC">
      <w:pPr>
        <w:rPr>
          <w:color w:val="000000" w:themeColor="text1"/>
        </w:rPr>
      </w:pPr>
      <w:r w:rsidRPr="00B67F0C">
        <w:rPr>
          <w:color w:val="000000" w:themeColor="text1"/>
        </w:rPr>
        <w:t>选项和元素说明</w:t>
      </w:r>
      <w:r w:rsidRPr="00B67F0C">
        <w:rPr>
          <w:rFonts w:hint="eastAsia"/>
          <w:color w:val="000000" w:themeColor="text1"/>
        </w:rPr>
        <w:t>：</w:t>
      </w:r>
    </w:p>
    <w:p w:rsidR="00A211DD" w:rsidRPr="00B67F0C" w:rsidRDefault="00A211DD" w:rsidP="00916FFC">
      <w:pPr>
        <w:pStyle w:val="a5"/>
        <w:numPr>
          <w:ilvl w:val="0"/>
          <w:numId w:val="21"/>
        </w:numPr>
        <w:ind w:firstLineChars="0"/>
        <w:rPr>
          <w:color w:val="000000" w:themeColor="text1"/>
        </w:rPr>
      </w:pPr>
      <w:r w:rsidRPr="00B67F0C">
        <w:rPr>
          <w:rFonts w:hint="eastAsia"/>
          <w:color w:val="000000" w:themeColor="text1"/>
        </w:rPr>
        <w:t>流程说明</w:t>
      </w:r>
      <w:r w:rsidR="00C73198" w:rsidRPr="00B67F0C">
        <w:rPr>
          <w:rFonts w:hint="eastAsia"/>
          <w:color w:val="000000" w:themeColor="text1"/>
        </w:rPr>
        <w:t>展示</w:t>
      </w:r>
      <w:r w:rsidR="009A5099" w:rsidRPr="00B67F0C">
        <w:rPr>
          <w:rFonts w:hint="eastAsia"/>
          <w:color w:val="000000" w:themeColor="text1"/>
        </w:rPr>
        <w:t>流转结果、是否为</w:t>
      </w:r>
      <w:proofErr w:type="gramStart"/>
      <w:r w:rsidR="009A5099" w:rsidRPr="00B67F0C">
        <w:rPr>
          <w:rFonts w:hint="eastAsia"/>
          <w:color w:val="000000" w:themeColor="text1"/>
        </w:rPr>
        <w:t>见费出单</w:t>
      </w:r>
      <w:proofErr w:type="gramEnd"/>
      <w:r w:rsidR="009A5099" w:rsidRPr="00B67F0C">
        <w:rPr>
          <w:rFonts w:hint="eastAsia"/>
          <w:color w:val="000000" w:themeColor="text1"/>
        </w:rPr>
        <w:t>承保、创建时间、流程是否关闭</w:t>
      </w:r>
    </w:p>
    <w:p w:rsidR="00C73198" w:rsidRPr="00B67F0C" w:rsidRDefault="009A5099" w:rsidP="00916FFC">
      <w:pPr>
        <w:rPr>
          <w:color w:val="000000" w:themeColor="text1"/>
        </w:rPr>
      </w:pPr>
      <w:r w:rsidRPr="00B67F0C">
        <w:rPr>
          <w:rFonts w:hint="eastAsia"/>
          <w:color w:val="000000" w:themeColor="text1"/>
        </w:rPr>
        <w:t>2.</w:t>
      </w:r>
      <w:r w:rsidR="00C73198" w:rsidRPr="00B67F0C">
        <w:rPr>
          <w:rFonts w:hint="eastAsia"/>
          <w:color w:val="000000" w:themeColor="text1"/>
        </w:rPr>
        <w:t>鼠标移入各节点，系统展示详细信息浮窗。</w:t>
      </w:r>
    </w:p>
    <w:p w:rsidR="00956CB3" w:rsidRPr="00B67F0C" w:rsidRDefault="009A5099" w:rsidP="00916FFC">
      <w:pPr>
        <w:rPr>
          <w:color w:val="000000" w:themeColor="text1"/>
        </w:rPr>
      </w:pPr>
      <w:r w:rsidRPr="00B67F0C">
        <w:rPr>
          <w:rFonts w:hint="eastAsia"/>
          <w:color w:val="000000" w:themeColor="text1"/>
        </w:rPr>
        <w:lastRenderedPageBreak/>
        <w:t>3.</w:t>
      </w:r>
      <w:r w:rsidR="00956CB3" w:rsidRPr="00B67F0C">
        <w:rPr>
          <w:rFonts w:hint="eastAsia"/>
          <w:color w:val="000000" w:themeColor="text1"/>
        </w:rPr>
        <w:t>非</w:t>
      </w:r>
      <w:proofErr w:type="gramStart"/>
      <w:r w:rsidR="00956CB3" w:rsidRPr="00B67F0C">
        <w:rPr>
          <w:rFonts w:hint="eastAsia"/>
          <w:color w:val="000000" w:themeColor="text1"/>
        </w:rPr>
        <w:t>见费出单</w:t>
      </w:r>
      <w:proofErr w:type="gramEnd"/>
      <w:r w:rsidR="00956CB3" w:rsidRPr="00B67F0C">
        <w:rPr>
          <w:rFonts w:hint="eastAsia"/>
          <w:color w:val="000000" w:themeColor="text1"/>
        </w:rPr>
        <w:t>险种流程图中缴费与生效节点顺序根据实际时间显示。</w:t>
      </w:r>
    </w:p>
    <w:p w:rsidR="00956CB3" w:rsidRPr="00B67F0C" w:rsidRDefault="009A5099" w:rsidP="00916FFC">
      <w:pPr>
        <w:rPr>
          <w:color w:val="000000" w:themeColor="text1"/>
        </w:rPr>
      </w:pPr>
      <w:r w:rsidRPr="00B67F0C">
        <w:rPr>
          <w:rFonts w:hint="eastAsia"/>
          <w:color w:val="000000" w:themeColor="text1"/>
        </w:rPr>
        <w:t>4.</w:t>
      </w:r>
      <w:proofErr w:type="gramStart"/>
      <w:r w:rsidR="00956CB3" w:rsidRPr="00B67F0C">
        <w:rPr>
          <w:rFonts w:hint="eastAsia"/>
          <w:color w:val="000000" w:themeColor="text1"/>
        </w:rPr>
        <w:t>见费出单</w:t>
      </w:r>
      <w:proofErr w:type="gramEnd"/>
      <w:r w:rsidR="00956CB3" w:rsidRPr="00B67F0C">
        <w:rPr>
          <w:rFonts w:hint="eastAsia"/>
          <w:color w:val="000000" w:themeColor="text1"/>
        </w:rPr>
        <w:t>险种需缴费后再承保生效。</w:t>
      </w:r>
    </w:p>
    <w:p w:rsidR="00C73198" w:rsidRPr="00B67F0C" w:rsidRDefault="00C73198" w:rsidP="00916FFC">
      <w:pPr>
        <w:rPr>
          <w:color w:val="000000" w:themeColor="text1"/>
        </w:rPr>
      </w:pPr>
      <w:r w:rsidRPr="00B67F0C">
        <w:rPr>
          <w:rFonts w:hint="eastAsia"/>
          <w:color w:val="000000" w:themeColor="text1"/>
        </w:rPr>
        <w:t>选项说明：</w:t>
      </w:r>
    </w:p>
    <w:p w:rsidR="00A211DD" w:rsidRPr="00B67F0C" w:rsidRDefault="00155E9C" w:rsidP="00A211DD">
      <w:pPr>
        <w:rPr>
          <w:color w:val="000000" w:themeColor="text1"/>
        </w:rPr>
      </w:pPr>
      <w:r w:rsidRPr="00B67F0C">
        <w:rPr>
          <w:rFonts w:hint="eastAsia"/>
          <w:color w:val="000000" w:themeColor="text1"/>
        </w:rPr>
        <w:t>1</w:t>
      </w:r>
      <w:r w:rsidR="00A211DD" w:rsidRPr="00B67F0C">
        <w:rPr>
          <w:rFonts w:hint="eastAsia"/>
          <w:color w:val="000000" w:themeColor="text1"/>
        </w:rPr>
        <w:t>.</w:t>
      </w:r>
      <w:r w:rsidR="00A211DD" w:rsidRPr="00B67F0C">
        <w:rPr>
          <w:rFonts w:hint="eastAsia"/>
          <w:color w:val="000000" w:themeColor="text1"/>
        </w:rPr>
        <w:t>【返回】按钮</w:t>
      </w:r>
    </w:p>
    <w:p w:rsidR="00BE5B99" w:rsidRPr="00B67F0C" w:rsidRDefault="00A211DD" w:rsidP="00916FFC">
      <w:pPr>
        <w:rPr>
          <w:color w:val="000000" w:themeColor="text1"/>
        </w:rPr>
      </w:pPr>
      <w:r w:rsidRPr="00B67F0C">
        <w:rPr>
          <w:rFonts w:hint="eastAsia"/>
          <w:color w:val="000000" w:themeColor="text1"/>
        </w:rPr>
        <w:t>用户单击【返回】按钮，返回至图</w:t>
      </w:r>
      <w:r w:rsidRPr="00B67F0C">
        <w:rPr>
          <w:rFonts w:hint="eastAsia"/>
          <w:color w:val="000000" w:themeColor="text1"/>
        </w:rPr>
        <w:t>2</w:t>
      </w:r>
      <w:r w:rsidR="00A07D2C" w:rsidRPr="00B67F0C">
        <w:rPr>
          <w:rFonts w:hint="eastAsia"/>
          <w:color w:val="000000" w:themeColor="text1"/>
        </w:rPr>
        <w:t>4</w:t>
      </w:r>
      <w:r w:rsidRPr="00B67F0C">
        <w:rPr>
          <w:rFonts w:hint="eastAsia"/>
          <w:color w:val="000000" w:themeColor="text1"/>
        </w:rPr>
        <w:t>。</w:t>
      </w:r>
    </w:p>
    <w:p w:rsidR="00AE667C" w:rsidRPr="00B67F0C" w:rsidRDefault="007237BC" w:rsidP="004D2571">
      <w:pPr>
        <w:pStyle w:val="2"/>
        <w:rPr>
          <w:color w:val="000000" w:themeColor="text1"/>
        </w:rPr>
      </w:pPr>
      <w:bookmarkStart w:id="21" w:name="_Toc503191571"/>
      <w:r w:rsidRPr="00B67F0C">
        <w:rPr>
          <w:rFonts w:eastAsiaTheme="minorEastAsia" w:hint="eastAsia"/>
          <w:color w:val="000000" w:themeColor="text1"/>
        </w:rPr>
        <w:t>流程查询——理赔系统</w:t>
      </w:r>
      <w:bookmarkEnd w:id="21"/>
    </w:p>
    <w:p w:rsidR="007237BC" w:rsidRPr="00B67F0C" w:rsidRDefault="007237BC" w:rsidP="00916FFC">
      <w:pPr>
        <w:pStyle w:val="3"/>
        <w:ind w:right="320"/>
        <w:rPr>
          <w:rFonts w:eastAsiaTheme="minorEastAsia"/>
          <w:color w:val="000000" w:themeColor="text1"/>
        </w:rPr>
      </w:pPr>
      <w:r w:rsidRPr="00B67F0C">
        <w:rPr>
          <w:rFonts w:hint="eastAsia"/>
          <w:color w:val="000000" w:themeColor="text1"/>
        </w:rPr>
        <w:t>业务场景</w:t>
      </w:r>
    </w:p>
    <w:p w:rsidR="00927516" w:rsidRPr="00B67F0C" w:rsidRDefault="00927516" w:rsidP="00927516">
      <w:pPr>
        <w:ind w:left="420"/>
        <w:rPr>
          <w:color w:val="000000" w:themeColor="text1"/>
          <w:lang w:val="zh-CN"/>
        </w:rPr>
      </w:pPr>
      <w:r w:rsidRPr="00B67F0C">
        <w:rPr>
          <w:rFonts w:hint="eastAsia"/>
          <w:color w:val="000000" w:themeColor="text1"/>
          <w:lang w:val="zh-CN"/>
        </w:rPr>
        <w:t>用于用户在此处，通过保单号、报案号、立案号、计算书号和赔案号中的任一号码，查询与之有关的所有赔案信息。并对赔案的流程进行查看，查看该赔案当前环节进度情况，且可查看每个环节的详细信息。</w:t>
      </w:r>
    </w:p>
    <w:p w:rsidR="007237BC" w:rsidRPr="00B67F0C" w:rsidRDefault="007237BC" w:rsidP="00916FFC">
      <w:pPr>
        <w:pStyle w:val="3"/>
        <w:ind w:right="320"/>
        <w:rPr>
          <w:rFonts w:eastAsiaTheme="minorEastAsia"/>
          <w:color w:val="000000" w:themeColor="text1"/>
        </w:rPr>
      </w:pPr>
      <w:r w:rsidRPr="00B67F0C">
        <w:rPr>
          <w:rFonts w:hint="eastAsia"/>
          <w:color w:val="000000" w:themeColor="text1"/>
        </w:rPr>
        <w:t>菜单权限</w:t>
      </w:r>
    </w:p>
    <w:p w:rsidR="00927516" w:rsidRPr="00B67F0C" w:rsidRDefault="00927516" w:rsidP="00927516">
      <w:pPr>
        <w:ind w:left="420"/>
        <w:rPr>
          <w:color w:val="000000" w:themeColor="text1"/>
          <w:lang w:val="zh-CN"/>
        </w:rPr>
      </w:pPr>
      <w:r w:rsidRPr="00B67F0C">
        <w:rPr>
          <w:rFonts w:hint="eastAsia"/>
          <w:color w:val="000000" w:themeColor="text1"/>
          <w:lang w:val="zh-CN"/>
        </w:rPr>
        <w:t>菜单：在菜单栏设置二级菜单</w:t>
      </w:r>
      <w:r w:rsidRPr="00B67F0C">
        <w:rPr>
          <w:color w:val="000000" w:themeColor="text1"/>
          <w:lang w:val="zh-CN"/>
        </w:rPr>
        <w:t>—</w:t>
      </w:r>
      <w:r w:rsidRPr="00B67F0C">
        <w:rPr>
          <w:rFonts w:hint="eastAsia"/>
          <w:color w:val="000000" w:themeColor="text1"/>
          <w:lang w:val="zh-CN"/>
        </w:rPr>
        <w:t>综合管理</w:t>
      </w:r>
      <w:r w:rsidRPr="00B67F0C">
        <w:rPr>
          <w:color w:val="000000" w:themeColor="text1"/>
          <w:lang w:val="zh-CN"/>
        </w:rPr>
        <w:t>—</w:t>
      </w:r>
      <w:r w:rsidRPr="00B67F0C">
        <w:rPr>
          <w:rFonts w:hint="eastAsia"/>
          <w:color w:val="000000" w:themeColor="text1"/>
          <w:lang w:val="zh-CN"/>
        </w:rPr>
        <w:t>流程查询</w:t>
      </w:r>
    </w:p>
    <w:p w:rsidR="00927516" w:rsidRPr="00B67F0C" w:rsidRDefault="00927516" w:rsidP="00927516">
      <w:pPr>
        <w:ind w:left="420"/>
        <w:rPr>
          <w:color w:val="000000" w:themeColor="text1"/>
          <w:lang w:val="zh-CN"/>
        </w:rPr>
      </w:pPr>
      <w:r w:rsidRPr="00B67F0C">
        <w:rPr>
          <w:rFonts w:hint="eastAsia"/>
          <w:color w:val="000000" w:themeColor="text1"/>
          <w:lang w:val="zh-CN"/>
        </w:rPr>
        <w:t>访问权限：</w:t>
      </w:r>
      <w:r w:rsidRPr="00B67F0C">
        <w:rPr>
          <w:color w:val="000000" w:themeColor="text1"/>
          <w:lang w:val="zh-CN"/>
        </w:rPr>
        <w:t>农险定损岗</w:t>
      </w:r>
      <w:r w:rsidRPr="00B67F0C">
        <w:rPr>
          <w:rFonts w:hint="eastAsia"/>
          <w:color w:val="000000" w:themeColor="text1"/>
          <w:lang w:val="zh-CN"/>
        </w:rPr>
        <w:t>、</w:t>
      </w:r>
      <w:r w:rsidRPr="00B67F0C">
        <w:rPr>
          <w:color w:val="000000" w:themeColor="text1"/>
          <w:lang w:val="zh-CN"/>
        </w:rPr>
        <w:t>核赔员</w:t>
      </w:r>
      <w:r w:rsidRPr="00B67F0C">
        <w:rPr>
          <w:rFonts w:hint="eastAsia"/>
          <w:color w:val="000000" w:themeColor="text1"/>
          <w:lang w:val="zh-CN"/>
        </w:rPr>
        <w:t>、</w:t>
      </w:r>
      <w:r w:rsidRPr="00B67F0C">
        <w:rPr>
          <w:color w:val="000000" w:themeColor="text1"/>
          <w:lang w:val="zh-CN"/>
        </w:rPr>
        <w:t>理赔管理员</w:t>
      </w:r>
      <w:r w:rsidRPr="00B67F0C">
        <w:rPr>
          <w:rFonts w:hint="eastAsia"/>
          <w:color w:val="000000" w:themeColor="text1"/>
          <w:lang w:val="zh-CN"/>
        </w:rPr>
        <w:t>、</w:t>
      </w:r>
      <w:r w:rsidRPr="00B67F0C">
        <w:rPr>
          <w:color w:val="000000" w:themeColor="text1"/>
          <w:lang w:val="zh-CN"/>
        </w:rPr>
        <w:t>理赔工作流管理</w:t>
      </w:r>
      <w:r w:rsidRPr="00B67F0C">
        <w:rPr>
          <w:rFonts w:hint="eastAsia"/>
          <w:color w:val="000000" w:themeColor="text1"/>
          <w:lang w:val="zh-CN"/>
        </w:rPr>
        <w:t>、</w:t>
      </w:r>
      <w:r w:rsidRPr="00B67F0C">
        <w:rPr>
          <w:color w:val="000000" w:themeColor="text1"/>
          <w:lang w:val="zh-CN"/>
        </w:rPr>
        <w:t>各机构农险经理</w:t>
      </w:r>
      <w:r w:rsidRPr="00B67F0C">
        <w:rPr>
          <w:rFonts w:hint="eastAsia"/>
          <w:color w:val="000000" w:themeColor="text1"/>
          <w:lang w:val="zh-CN"/>
        </w:rPr>
        <w:t>、中支立案查勘流程、理赔流程查询、中支理赔外勤、查询统计、查询系统管理员、呼叫中心接报案、稽核审计岗、系统运维员、委托赔付查询、中支理赔内勤、保监会检查。</w:t>
      </w:r>
    </w:p>
    <w:p w:rsidR="007237BC" w:rsidRPr="00B67F0C" w:rsidRDefault="007237BC" w:rsidP="00916FFC">
      <w:pPr>
        <w:pStyle w:val="3"/>
        <w:ind w:right="320"/>
        <w:rPr>
          <w:rFonts w:eastAsiaTheme="minorEastAsia"/>
          <w:color w:val="000000" w:themeColor="text1"/>
        </w:rPr>
      </w:pPr>
      <w:r w:rsidRPr="00B67F0C">
        <w:rPr>
          <w:rFonts w:hint="eastAsia"/>
          <w:color w:val="000000" w:themeColor="text1"/>
        </w:rPr>
        <w:lastRenderedPageBreak/>
        <w:t>功能概述</w:t>
      </w:r>
    </w:p>
    <w:p w:rsidR="00927516" w:rsidRPr="00B67F0C" w:rsidRDefault="00927516" w:rsidP="00927516">
      <w:pPr>
        <w:ind w:left="420"/>
        <w:rPr>
          <w:color w:val="000000" w:themeColor="text1"/>
          <w:lang w:val="zh-CN"/>
        </w:rPr>
      </w:pPr>
      <w:r w:rsidRPr="00B67F0C">
        <w:rPr>
          <w:rFonts w:hint="eastAsia"/>
          <w:color w:val="000000" w:themeColor="text1"/>
          <w:lang w:val="zh-CN"/>
        </w:rPr>
        <w:t>在查询页面录入查询条件，点击【查询】按钮，页面显示符合条件的查询结果列表。点击【查看】按钮，查看案件当前环节进度。</w:t>
      </w:r>
    </w:p>
    <w:p w:rsidR="00927516" w:rsidRPr="00B67F0C" w:rsidRDefault="00927516" w:rsidP="00916FFC">
      <w:pPr>
        <w:pStyle w:val="3"/>
        <w:ind w:right="320"/>
        <w:rPr>
          <w:rFonts w:eastAsiaTheme="minorEastAsia"/>
          <w:color w:val="000000" w:themeColor="text1"/>
        </w:rPr>
      </w:pPr>
      <w:r w:rsidRPr="00B67F0C">
        <w:rPr>
          <w:rFonts w:hint="eastAsia"/>
          <w:color w:val="000000" w:themeColor="text1"/>
        </w:rPr>
        <w:t>设计说明</w:t>
      </w:r>
    </w:p>
    <w:p w:rsidR="00927516" w:rsidRPr="00B67F0C" w:rsidRDefault="0039753D" w:rsidP="00916FFC">
      <w:pPr>
        <w:rPr>
          <w:color w:val="000000" w:themeColor="text1"/>
          <w:lang w:val="zh-CN"/>
        </w:rPr>
      </w:pPr>
      <w:r w:rsidRPr="00B67F0C">
        <w:rPr>
          <w:rFonts w:hint="eastAsia"/>
          <w:color w:val="000000" w:themeColor="text1"/>
          <w:lang w:val="zh-CN"/>
        </w:rPr>
        <w:t>此处仅针对新增的支付环节流程进行说明，其他环节见</w:t>
      </w:r>
      <w:r w:rsidRPr="00B67F0C">
        <w:rPr>
          <w:rFonts w:hint="eastAsia"/>
          <w:i/>
          <w:color w:val="000000" w:themeColor="text1"/>
          <w:lang w:val="zh-CN"/>
        </w:rPr>
        <w:t>《国元农业保险新农险理赔需求规格说明书》</w:t>
      </w:r>
      <w:r w:rsidRPr="00B67F0C">
        <w:rPr>
          <w:rFonts w:hint="eastAsia"/>
          <w:color w:val="000000" w:themeColor="text1"/>
          <w:lang w:val="zh-CN"/>
        </w:rPr>
        <w:t>2.3.12</w:t>
      </w:r>
      <w:r w:rsidRPr="00B67F0C">
        <w:rPr>
          <w:rFonts w:hint="eastAsia"/>
          <w:color w:val="000000" w:themeColor="text1"/>
          <w:lang w:val="zh-CN"/>
        </w:rPr>
        <w:t>流程查询。</w:t>
      </w:r>
    </w:p>
    <w:p w:rsidR="00BD1745" w:rsidRPr="00B67F0C" w:rsidRDefault="00BD1745" w:rsidP="00916FFC">
      <w:pPr>
        <w:rPr>
          <w:color w:val="000000" w:themeColor="text1"/>
          <w:lang w:val="zh-CN"/>
        </w:rPr>
      </w:pPr>
      <w:r w:rsidRPr="00B67F0C">
        <w:rPr>
          <w:noProof/>
          <w:color w:val="000000" w:themeColor="text1"/>
        </w:rPr>
        <w:drawing>
          <wp:inline distT="0" distB="0" distL="0" distR="0" wp14:anchorId="48B51F6E" wp14:editId="6783980C">
            <wp:extent cx="5274310" cy="25095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509570"/>
                    </a:xfrm>
                    <a:prstGeom prst="rect">
                      <a:avLst/>
                    </a:prstGeom>
                  </pic:spPr>
                </pic:pic>
              </a:graphicData>
            </a:graphic>
          </wp:inline>
        </w:drawing>
      </w:r>
    </w:p>
    <w:p w:rsidR="00BD1745" w:rsidRPr="00B67F0C" w:rsidRDefault="00BD1745" w:rsidP="00916FFC">
      <w:pPr>
        <w:rPr>
          <w:color w:val="000000" w:themeColor="text1"/>
          <w:lang w:val="zh-CN"/>
        </w:rPr>
      </w:pPr>
      <w:r w:rsidRPr="00B67F0C">
        <w:rPr>
          <w:noProof/>
          <w:color w:val="000000" w:themeColor="text1"/>
        </w:rPr>
        <w:drawing>
          <wp:inline distT="0" distB="0" distL="0" distR="0" wp14:anchorId="171B3D94" wp14:editId="0B161F60">
            <wp:extent cx="5274310" cy="199707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997075"/>
                    </a:xfrm>
                    <a:prstGeom prst="rect">
                      <a:avLst/>
                    </a:prstGeom>
                  </pic:spPr>
                </pic:pic>
              </a:graphicData>
            </a:graphic>
          </wp:inline>
        </w:drawing>
      </w:r>
    </w:p>
    <w:p w:rsidR="00BD1745" w:rsidRPr="00B67F0C" w:rsidRDefault="00BD1745" w:rsidP="00916FFC">
      <w:pPr>
        <w:rPr>
          <w:color w:val="000000" w:themeColor="text1"/>
          <w:lang w:val="zh-CN"/>
        </w:rPr>
      </w:pPr>
      <w:r w:rsidRPr="00B67F0C">
        <w:rPr>
          <w:noProof/>
          <w:color w:val="000000" w:themeColor="text1"/>
        </w:rPr>
        <w:lastRenderedPageBreak/>
        <w:drawing>
          <wp:inline distT="0" distB="0" distL="0" distR="0" wp14:anchorId="40C637FE" wp14:editId="0F5EDB60">
            <wp:extent cx="5274310" cy="247477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74775"/>
                    </a:xfrm>
                    <a:prstGeom prst="rect">
                      <a:avLst/>
                    </a:prstGeom>
                  </pic:spPr>
                </pic:pic>
              </a:graphicData>
            </a:graphic>
          </wp:inline>
        </w:drawing>
      </w:r>
    </w:p>
    <w:p w:rsidR="00BD1745" w:rsidRPr="00B67F0C" w:rsidRDefault="00BD1745" w:rsidP="00916FFC">
      <w:pPr>
        <w:keepNext/>
        <w:rPr>
          <w:color w:val="000000" w:themeColor="text1"/>
        </w:rPr>
      </w:pPr>
      <w:r w:rsidRPr="00B67F0C">
        <w:rPr>
          <w:noProof/>
          <w:color w:val="000000" w:themeColor="text1"/>
        </w:rPr>
        <w:drawing>
          <wp:inline distT="0" distB="0" distL="0" distR="0" wp14:anchorId="4C2CA2CE" wp14:editId="676EA867">
            <wp:extent cx="5274310" cy="1542614"/>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542614"/>
                    </a:xfrm>
                    <a:prstGeom prst="rect">
                      <a:avLst/>
                    </a:prstGeom>
                  </pic:spPr>
                </pic:pic>
              </a:graphicData>
            </a:graphic>
          </wp:inline>
        </w:drawing>
      </w:r>
    </w:p>
    <w:p w:rsidR="00BD1745" w:rsidRPr="00B67F0C" w:rsidRDefault="00BD1745" w:rsidP="00916FFC">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26</w:t>
      </w:r>
      <w:r w:rsidRPr="00B67F0C">
        <w:rPr>
          <w:color w:val="000000" w:themeColor="text1"/>
        </w:rPr>
        <w:fldChar w:fldCharType="end"/>
      </w:r>
      <w:r w:rsidRPr="00B67F0C">
        <w:rPr>
          <w:color w:val="000000" w:themeColor="text1"/>
        </w:rPr>
        <w:t>理赔节点说明</w:t>
      </w:r>
    </w:p>
    <w:p w:rsidR="00F75A60" w:rsidRPr="00B67F0C" w:rsidRDefault="00F75A60" w:rsidP="00916FFC">
      <w:pPr>
        <w:keepNext/>
        <w:rPr>
          <w:color w:val="000000" w:themeColor="text1"/>
        </w:rPr>
      </w:pPr>
      <w:r w:rsidRPr="00B67F0C">
        <w:rPr>
          <w:noProof/>
          <w:color w:val="000000" w:themeColor="text1"/>
        </w:rPr>
        <w:lastRenderedPageBreak/>
        <mc:AlternateContent>
          <mc:Choice Requires="wps">
            <w:drawing>
              <wp:anchor distT="0" distB="0" distL="114300" distR="114300" simplePos="0" relativeHeight="251675648" behindDoc="0" locked="0" layoutInCell="1" allowOverlap="1" wp14:anchorId="424DE68F" wp14:editId="4192DE7B">
                <wp:simplePos x="0" y="0"/>
                <wp:positionH relativeFrom="column">
                  <wp:posOffset>165100</wp:posOffset>
                </wp:positionH>
                <wp:positionV relativeFrom="paragraph">
                  <wp:posOffset>4838700</wp:posOffset>
                </wp:positionV>
                <wp:extent cx="5130800" cy="3600450"/>
                <wp:effectExtent l="0" t="0" r="12700" b="19050"/>
                <wp:wrapNone/>
                <wp:docPr id="60" name="矩形 60"/>
                <wp:cNvGraphicFramePr/>
                <a:graphic xmlns:a="http://schemas.openxmlformats.org/drawingml/2006/main">
                  <a:graphicData uri="http://schemas.microsoft.com/office/word/2010/wordprocessingShape">
                    <wps:wsp>
                      <wps:cNvSpPr/>
                      <wps:spPr>
                        <a:xfrm>
                          <a:off x="0" y="0"/>
                          <a:ext cx="5130800" cy="360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0" o:spid="_x0000_s1026" style="position:absolute;left:0;text-align:left;margin-left:13pt;margin-top:381pt;width:404pt;height:28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" filled="f" strokecolor="red" strokeweight="2pt"/>
            </w:pict>
          </mc:Fallback>
        </mc:AlternateContent>
      </w:r>
      <w:r w:rsidRPr="00B67F0C">
        <w:rPr>
          <w:noProof/>
          <w:color w:val="000000" w:themeColor="text1"/>
        </w:rPr>
        <w:drawing>
          <wp:inline distT="0" distB="0" distL="0" distR="0" wp14:anchorId="259285CB" wp14:editId="01239012">
            <wp:extent cx="5274280" cy="8388350"/>
            <wp:effectExtent l="19050" t="19050" r="2222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理赔支付流程.jpg"/>
                    <pic:cNvPicPr/>
                  </pic:nvPicPr>
                  <pic:blipFill>
                    <a:blip r:embed="rId71">
                      <a:extLst>
                        <a:ext uri="{28A0092B-C50C-407E-A947-70E740481C1C}">
                          <a14:useLocalDpi xmlns:a14="http://schemas.microsoft.com/office/drawing/2010/main" val="0"/>
                        </a:ext>
                      </a:extLst>
                    </a:blip>
                    <a:stretch>
                      <a:fillRect/>
                    </a:stretch>
                  </pic:blipFill>
                  <pic:spPr>
                    <a:xfrm>
                      <a:off x="0" y="0"/>
                      <a:ext cx="5274280" cy="8388350"/>
                    </a:xfrm>
                    <a:prstGeom prst="rect">
                      <a:avLst/>
                    </a:prstGeom>
                    <a:ln>
                      <a:solidFill>
                        <a:schemeClr val="bg1">
                          <a:lumMod val="85000"/>
                        </a:schemeClr>
                      </a:solidFill>
                    </a:ln>
                  </pic:spPr>
                </pic:pic>
              </a:graphicData>
            </a:graphic>
          </wp:inline>
        </w:drawing>
      </w:r>
    </w:p>
    <w:p w:rsidR="00F75A60" w:rsidRPr="00B67F0C" w:rsidRDefault="00F75A60" w:rsidP="00916FFC">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27</w:t>
      </w:r>
      <w:r w:rsidRPr="00B67F0C">
        <w:rPr>
          <w:color w:val="000000" w:themeColor="text1"/>
        </w:rPr>
        <w:fldChar w:fldCharType="end"/>
      </w:r>
      <w:r w:rsidRPr="00B67F0C">
        <w:rPr>
          <w:color w:val="000000" w:themeColor="text1"/>
        </w:rPr>
        <w:t>理赔节点流程图</w:t>
      </w:r>
    </w:p>
    <w:p w:rsidR="00AE667C" w:rsidRPr="00B67F0C" w:rsidRDefault="007237BC" w:rsidP="00916FFC">
      <w:pPr>
        <w:pStyle w:val="3"/>
        <w:ind w:right="320"/>
        <w:rPr>
          <w:rFonts w:eastAsiaTheme="minorEastAsia"/>
          <w:color w:val="000000" w:themeColor="text1"/>
        </w:rPr>
      </w:pPr>
      <w:r w:rsidRPr="00B67F0C">
        <w:rPr>
          <w:rFonts w:hint="eastAsia"/>
          <w:color w:val="000000" w:themeColor="text1"/>
        </w:rPr>
        <w:lastRenderedPageBreak/>
        <w:t>页面原型</w:t>
      </w:r>
    </w:p>
    <w:p w:rsidR="00821264" w:rsidRPr="00B67F0C" w:rsidRDefault="00821264" w:rsidP="00916FFC">
      <w:pPr>
        <w:keepNext/>
        <w:rPr>
          <w:color w:val="000000" w:themeColor="text1"/>
        </w:rPr>
      </w:pPr>
      <w:r w:rsidRPr="00B67F0C">
        <w:rPr>
          <w:noProof/>
          <w:color w:val="000000" w:themeColor="text1"/>
        </w:rPr>
        <w:drawing>
          <wp:inline distT="0" distB="0" distL="0" distR="0" wp14:anchorId="49278A0F" wp14:editId="0CE84D80">
            <wp:extent cx="5274310" cy="3120633"/>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120633"/>
                    </a:xfrm>
                    <a:prstGeom prst="rect">
                      <a:avLst/>
                    </a:prstGeom>
                  </pic:spPr>
                </pic:pic>
              </a:graphicData>
            </a:graphic>
          </wp:inline>
        </w:drawing>
      </w:r>
    </w:p>
    <w:p w:rsidR="00821264" w:rsidRPr="00B67F0C" w:rsidRDefault="00821264" w:rsidP="00916FFC">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28</w:t>
      </w:r>
      <w:r w:rsidRPr="00B67F0C">
        <w:rPr>
          <w:color w:val="000000" w:themeColor="text1"/>
        </w:rPr>
        <w:fldChar w:fldCharType="end"/>
      </w:r>
      <w:r w:rsidRPr="00B67F0C">
        <w:rPr>
          <w:color w:val="000000" w:themeColor="text1"/>
        </w:rPr>
        <w:t>流程查询</w:t>
      </w:r>
    </w:p>
    <w:p w:rsidR="00821264" w:rsidRPr="00B67F0C" w:rsidRDefault="00821264" w:rsidP="00916FFC">
      <w:pPr>
        <w:rPr>
          <w:color w:val="000000" w:themeColor="text1"/>
        </w:rPr>
      </w:pPr>
      <w:r w:rsidRPr="00B67F0C">
        <w:rPr>
          <w:rFonts w:hint="eastAsia"/>
          <w:color w:val="000000" w:themeColor="text1"/>
        </w:rPr>
        <w:t>选项与元素说明：</w:t>
      </w:r>
    </w:p>
    <w:p w:rsidR="00821264" w:rsidRPr="00B67F0C" w:rsidRDefault="00821264" w:rsidP="00916FFC">
      <w:pPr>
        <w:rPr>
          <w:color w:val="000000" w:themeColor="text1"/>
          <w:lang w:val="zh-CN"/>
        </w:rPr>
      </w:pPr>
      <w:r w:rsidRPr="00B67F0C">
        <w:rPr>
          <w:rFonts w:hint="eastAsia"/>
          <w:color w:val="000000" w:themeColor="text1"/>
        </w:rPr>
        <w:t>此页面与</w:t>
      </w:r>
      <w:r w:rsidRPr="00B67F0C">
        <w:rPr>
          <w:rFonts w:hint="eastAsia"/>
          <w:i/>
          <w:color w:val="000000" w:themeColor="text1"/>
          <w:lang w:val="zh-CN"/>
        </w:rPr>
        <w:t>《国元农业保险新农险理赔需求规格说明书》</w:t>
      </w:r>
      <w:r w:rsidRPr="00B67F0C">
        <w:rPr>
          <w:rFonts w:hint="eastAsia"/>
          <w:color w:val="000000" w:themeColor="text1"/>
          <w:lang w:val="zh-CN"/>
        </w:rPr>
        <w:t>2.3.12</w:t>
      </w:r>
      <w:r w:rsidRPr="00B67F0C">
        <w:rPr>
          <w:rFonts w:hint="eastAsia"/>
          <w:color w:val="000000" w:themeColor="text1"/>
          <w:lang w:val="zh-CN"/>
        </w:rPr>
        <w:t>流程查询图</w:t>
      </w:r>
      <w:r w:rsidRPr="00B67F0C">
        <w:rPr>
          <w:rFonts w:hint="eastAsia"/>
          <w:color w:val="000000" w:themeColor="text1"/>
          <w:lang w:val="zh-CN"/>
        </w:rPr>
        <w:t>65</w:t>
      </w:r>
      <w:r w:rsidRPr="00B67F0C">
        <w:rPr>
          <w:rFonts w:hint="eastAsia"/>
          <w:color w:val="000000" w:themeColor="text1"/>
          <w:lang w:val="zh-CN"/>
        </w:rPr>
        <w:t>一致，参照原文档即可。</w:t>
      </w:r>
    </w:p>
    <w:p w:rsidR="00821264" w:rsidRPr="00B67F0C" w:rsidRDefault="003221CD" w:rsidP="00916FFC">
      <w:pPr>
        <w:rPr>
          <w:color w:val="000000" w:themeColor="text1"/>
        </w:rPr>
      </w:pPr>
      <w:r w:rsidRPr="00B67F0C">
        <w:rPr>
          <w:color w:val="000000" w:themeColor="text1"/>
        </w:rPr>
        <w:t>单击图</w:t>
      </w:r>
      <w:r w:rsidRPr="00B67F0C">
        <w:rPr>
          <w:rFonts w:hint="eastAsia"/>
          <w:color w:val="000000" w:themeColor="text1"/>
        </w:rPr>
        <w:t>28</w:t>
      </w:r>
      <w:r w:rsidRPr="00B67F0C">
        <w:rPr>
          <w:rFonts w:hint="eastAsia"/>
          <w:color w:val="000000" w:themeColor="text1"/>
        </w:rPr>
        <w:t>中的查询超链接，系统进入页面如下：</w:t>
      </w:r>
    </w:p>
    <w:p w:rsidR="003221CD" w:rsidRPr="00B67F0C" w:rsidRDefault="00155E9C" w:rsidP="00916FFC">
      <w:pPr>
        <w:rPr>
          <w:color w:val="000000" w:themeColor="text1"/>
        </w:rPr>
      </w:pPr>
      <w:r w:rsidRPr="00B67F0C">
        <w:rPr>
          <w:noProof/>
          <w:color w:val="000000" w:themeColor="text1"/>
        </w:rPr>
        <w:drawing>
          <wp:inline distT="0" distB="0" distL="0" distR="0" wp14:anchorId="5E45D6D5" wp14:editId="384F817F">
            <wp:extent cx="5274310" cy="2761687"/>
            <wp:effectExtent l="0" t="0" r="254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761687"/>
                    </a:xfrm>
                    <a:prstGeom prst="rect">
                      <a:avLst/>
                    </a:prstGeom>
                  </pic:spPr>
                </pic:pic>
              </a:graphicData>
            </a:graphic>
          </wp:inline>
        </w:drawing>
      </w:r>
    </w:p>
    <w:p w:rsidR="003221CD" w:rsidRPr="00B67F0C" w:rsidRDefault="003221CD" w:rsidP="00916FFC">
      <w:pPr>
        <w:rPr>
          <w:color w:val="000000" w:themeColor="text1"/>
        </w:rPr>
      </w:pPr>
      <w:r w:rsidRPr="00B67F0C">
        <w:rPr>
          <w:noProof/>
          <w:color w:val="000000" w:themeColor="text1"/>
        </w:rPr>
        <w:lastRenderedPageBreak/>
        <w:drawing>
          <wp:inline distT="0" distB="0" distL="0" distR="0" wp14:anchorId="098B5709" wp14:editId="41969DEE">
            <wp:extent cx="5274310" cy="2404573"/>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404573"/>
                    </a:xfrm>
                    <a:prstGeom prst="rect">
                      <a:avLst/>
                    </a:prstGeom>
                  </pic:spPr>
                </pic:pic>
              </a:graphicData>
            </a:graphic>
          </wp:inline>
        </w:drawing>
      </w:r>
    </w:p>
    <w:p w:rsidR="003221CD" w:rsidRPr="00B67F0C" w:rsidRDefault="003221CD" w:rsidP="00916FFC">
      <w:pPr>
        <w:rPr>
          <w:color w:val="000000" w:themeColor="text1"/>
        </w:rPr>
      </w:pPr>
      <w:r w:rsidRPr="00B67F0C">
        <w:rPr>
          <w:noProof/>
          <w:color w:val="000000" w:themeColor="text1"/>
        </w:rPr>
        <w:drawing>
          <wp:inline distT="0" distB="0" distL="0" distR="0" wp14:anchorId="578BAFC4" wp14:editId="24E2E54C">
            <wp:extent cx="5274310" cy="2817239"/>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817239"/>
                    </a:xfrm>
                    <a:prstGeom prst="rect">
                      <a:avLst/>
                    </a:prstGeom>
                  </pic:spPr>
                </pic:pic>
              </a:graphicData>
            </a:graphic>
          </wp:inline>
        </w:drawing>
      </w:r>
    </w:p>
    <w:p w:rsidR="003221CD" w:rsidRPr="00B67F0C" w:rsidRDefault="003221CD" w:rsidP="00916FFC">
      <w:pPr>
        <w:keepNext/>
        <w:rPr>
          <w:color w:val="000000" w:themeColor="text1"/>
        </w:rPr>
      </w:pPr>
      <w:r w:rsidRPr="00B67F0C">
        <w:rPr>
          <w:noProof/>
          <w:color w:val="000000" w:themeColor="text1"/>
        </w:rPr>
        <w:drawing>
          <wp:inline distT="0" distB="0" distL="0" distR="0" wp14:anchorId="468A6426" wp14:editId="4630D408">
            <wp:extent cx="5274310" cy="22525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52570"/>
                    </a:xfrm>
                    <a:prstGeom prst="rect">
                      <a:avLst/>
                    </a:prstGeom>
                  </pic:spPr>
                </pic:pic>
              </a:graphicData>
            </a:graphic>
          </wp:inline>
        </w:drawing>
      </w:r>
    </w:p>
    <w:p w:rsidR="003221CD" w:rsidRPr="00B67F0C" w:rsidRDefault="003221CD" w:rsidP="00916FFC">
      <w:pPr>
        <w:pStyle w:val="a8"/>
        <w:jc w:val="center"/>
        <w:rPr>
          <w:color w:val="000000" w:themeColor="text1"/>
        </w:rPr>
      </w:pPr>
      <w:r w:rsidRPr="00B67F0C">
        <w:rPr>
          <w:rFonts w:hint="eastAsia"/>
          <w:color w:val="000000" w:themeColor="text1"/>
        </w:rPr>
        <w:t>图</w:t>
      </w:r>
      <w:r w:rsidRPr="00B67F0C">
        <w:rPr>
          <w:rFonts w:hint="eastAsia"/>
          <w:color w:val="000000" w:themeColor="text1"/>
        </w:rPr>
        <w:t xml:space="preserve"> </w:t>
      </w:r>
      <w:r w:rsidRPr="00B67F0C">
        <w:rPr>
          <w:color w:val="000000" w:themeColor="text1"/>
        </w:rPr>
        <w:fldChar w:fldCharType="begin"/>
      </w:r>
      <w:r w:rsidRPr="00B67F0C">
        <w:rPr>
          <w:color w:val="000000" w:themeColor="text1"/>
        </w:rPr>
        <w:instrText xml:space="preserve"> </w:instrText>
      </w:r>
      <w:r w:rsidRPr="00B67F0C">
        <w:rPr>
          <w:rFonts w:hint="eastAsia"/>
          <w:color w:val="000000" w:themeColor="text1"/>
        </w:rPr>
        <w:instrText xml:space="preserve">SEQ </w:instrText>
      </w:r>
      <w:r w:rsidRPr="00B67F0C">
        <w:rPr>
          <w:rFonts w:hint="eastAsia"/>
          <w:color w:val="000000" w:themeColor="text1"/>
        </w:rPr>
        <w:instrText>图</w:instrText>
      </w:r>
      <w:r w:rsidRPr="00B67F0C">
        <w:rPr>
          <w:rFonts w:hint="eastAsia"/>
          <w:color w:val="000000" w:themeColor="text1"/>
        </w:rPr>
        <w:instrText xml:space="preserve"> \* ARABIC</w:instrText>
      </w:r>
      <w:r w:rsidRPr="00B67F0C">
        <w:rPr>
          <w:color w:val="000000" w:themeColor="text1"/>
        </w:rPr>
        <w:instrText xml:space="preserve"> </w:instrText>
      </w:r>
      <w:r w:rsidRPr="00B67F0C">
        <w:rPr>
          <w:color w:val="000000" w:themeColor="text1"/>
        </w:rPr>
        <w:fldChar w:fldCharType="separate"/>
      </w:r>
      <w:r w:rsidR="00C65E4B">
        <w:rPr>
          <w:noProof/>
          <w:color w:val="000000" w:themeColor="text1"/>
        </w:rPr>
        <w:t>29</w:t>
      </w:r>
      <w:r w:rsidRPr="00B67F0C">
        <w:rPr>
          <w:color w:val="000000" w:themeColor="text1"/>
        </w:rPr>
        <w:fldChar w:fldCharType="end"/>
      </w:r>
      <w:r w:rsidRPr="00B67F0C">
        <w:rPr>
          <w:color w:val="000000" w:themeColor="text1"/>
        </w:rPr>
        <w:t>理赔流程图</w:t>
      </w:r>
    </w:p>
    <w:p w:rsidR="00907643" w:rsidRPr="00B67F0C" w:rsidRDefault="00907643" w:rsidP="00916FFC">
      <w:pPr>
        <w:rPr>
          <w:color w:val="000000" w:themeColor="text1"/>
        </w:rPr>
      </w:pPr>
      <w:r w:rsidRPr="00B67F0C">
        <w:rPr>
          <w:rFonts w:hint="eastAsia"/>
          <w:color w:val="000000" w:themeColor="text1"/>
        </w:rPr>
        <w:t>选项和元素说明：</w:t>
      </w:r>
    </w:p>
    <w:p w:rsidR="00907643" w:rsidRPr="00B67F0C" w:rsidRDefault="00A07D2C" w:rsidP="00916FFC">
      <w:pPr>
        <w:rPr>
          <w:color w:val="000000" w:themeColor="text1"/>
        </w:rPr>
      </w:pPr>
      <w:r w:rsidRPr="00B67F0C">
        <w:rPr>
          <w:rFonts w:hint="eastAsia"/>
          <w:color w:val="000000" w:themeColor="text1"/>
        </w:rPr>
        <w:t>1.</w:t>
      </w:r>
      <w:r w:rsidR="00155E9C" w:rsidRPr="00B67F0C">
        <w:rPr>
          <w:rFonts w:hint="eastAsia"/>
          <w:color w:val="000000" w:themeColor="text1"/>
        </w:rPr>
        <w:t>工作流程说明展示流转结果、是否为特殊赔案、创建时间、</w:t>
      </w:r>
      <w:r w:rsidR="00155E9C" w:rsidRPr="00B67F0C">
        <w:rPr>
          <w:rFonts w:hint="eastAsia"/>
          <w:color w:val="000000" w:themeColor="text1"/>
        </w:rPr>
        <w:lastRenderedPageBreak/>
        <w:t>流程是否关闭</w:t>
      </w:r>
    </w:p>
    <w:p w:rsidR="00155E9C" w:rsidRPr="00B67F0C" w:rsidRDefault="00155E9C" w:rsidP="00916FFC">
      <w:pPr>
        <w:pStyle w:val="a5"/>
        <w:numPr>
          <w:ilvl w:val="0"/>
          <w:numId w:val="21"/>
        </w:numPr>
        <w:ind w:firstLineChars="0"/>
        <w:rPr>
          <w:color w:val="000000" w:themeColor="text1"/>
        </w:rPr>
      </w:pPr>
      <w:r w:rsidRPr="00B67F0C">
        <w:rPr>
          <w:color w:val="000000" w:themeColor="text1"/>
        </w:rPr>
        <w:t>流程说明展示状态样例</w:t>
      </w:r>
    </w:p>
    <w:p w:rsidR="00155E9C" w:rsidRPr="00B67F0C" w:rsidRDefault="00155E9C" w:rsidP="00155E9C">
      <w:pPr>
        <w:pStyle w:val="a5"/>
        <w:numPr>
          <w:ilvl w:val="0"/>
          <w:numId w:val="21"/>
        </w:numPr>
        <w:ind w:firstLineChars="0"/>
        <w:rPr>
          <w:color w:val="000000" w:themeColor="text1"/>
        </w:rPr>
      </w:pPr>
      <w:r w:rsidRPr="00B67F0C">
        <w:rPr>
          <w:rFonts w:hint="eastAsia"/>
          <w:color w:val="000000" w:themeColor="text1"/>
        </w:rPr>
        <w:t>鼠标移入各节点，系统展示详细信息浮窗。</w:t>
      </w:r>
    </w:p>
    <w:p w:rsidR="00155E9C" w:rsidRPr="00B67F0C" w:rsidRDefault="00155E9C" w:rsidP="00916FFC">
      <w:pPr>
        <w:pStyle w:val="a5"/>
        <w:numPr>
          <w:ilvl w:val="0"/>
          <w:numId w:val="21"/>
        </w:numPr>
        <w:ind w:firstLineChars="0"/>
        <w:rPr>
          <w:color w:val="000000" w:themeColor="text1"/>
        </w:rPr>
      </w:pPr>
      <w:r w:rsidRPr="00B67F0C">
        <w:rPr>
          <w:color w:val="000000" w:themeColor="text1"/>
        </w:rPr>
        <w:t>各节点名称为超链接</w:t>
      </w:r>
      <w:r w:rsidRPr="00B67F0C">
        <w:rPr>
          <w:rFonts w:hint="eastAsia"/>
          <w:color w:val="000000" w:themeColor="text1"/>
        </w:rPr>
        <w:t>，</w:t>
      </w:r>
      <w:r w:rsidRPr="00B67F0C">
        <w:rPr>
          <w:color w:val="000000" w:themeColor="text1"/>
        </w:rPr>
        <w:t>单击可进入相应页面进行查看</w:t>
      </w:r>
      <w:r w:rsidRPr="00B67F0C">
        <w:rPr>
          <w:rFonts w:hint="eastAsia"/>
          <w:color w:val="000000" w:themeColor="text1"/>
        </w:rPr>
        <w:t>。</w:t>
      </w:r>
    </w:p>
    <w:p w:rsidR="00155E9C" w:rsidRPr="00B67F0C" w:rsidRDefault="00155E9C" w:rsidP="00916FFC">
      <w:pPr>
        <w:rPr>
          <w:color w:val="000000" w:themeColor="text1"/>
        </w:rPr>
      </w:pPr>
      <w:r w:rsidRPr="00B67F0C">
        <w:rPr>
          <w:rFonts w:hint="eastAsia"/>
          <w:color w:val="000000" w:themeColor="text1"/>
        </w:rPr>
        <w:t>选项说明：</w:t>
      </w:r>
    </w:p>
    <w:p w:rsidR="00155E9C" w:rsidRPr="00B67F0C" w:rsidRDefault="00155E9C" w:rsidP="00916FFC">
      <w:pPr>
        <w:rPr>
          <w:color w:val="000000" w:themeColor="text1"/>
        </w:rPr>
      </w:pPr>
      <w:r w:rsidRPr="00B67F0C">
        <w:rPr>
          <w:rFonts w:hint="eastAsia"/>
          <w:color w:val="000000" w:themeColor="text1"/>
        </w:rPr>
        <w:t>1.</w:t>
      </w:r>
      <w:r w:rsidRPr="00B67F0C">
        <w:rPr>
          <w:rFonts w:hint="eastAsia"/>
          <w:color w:val="000000" w:themeColor="text1"/>
        </w:rPr>
        <w:t>【查看留言】按钮</w:t>
      </w:r>
    </w:p>
    <w:p w:rsidR="00155E9C" w:rsidRPr="00B67F0C" w:rsidRDefault="00155E9C" w:rsidP="00916FFC">
      <w:pPr>
        <w:rPr>
          <w:i/>
          <w:color w:val="000000" w:themeColor="text1"/>
          <w:lang w:val="zh-CN"/>
        </w:rPr>
      </w:pPr>
      <w:r w:rsidRPr="00B67F0C">
        <w:rPr>
          <w:rFonts w:hint="eastAsia"/>
          <w:color w:val="000000" w:themeColor="text1"/>
          <w:lang w:val="zh-CN"/>
        </w:rPr>
        <w:t>单击【查看留言】按钮，可查看各节点留言，详情见</w:t>
      </w:r>
      <w:r w:rsidRPr="00B67F0C">
        <w:rPr>
          <w:color w:val="000000" w:themeColor="text1"/>
          <w:lang w:val="zh-CN"/>
        </w:rPr>
        <w:t xml:space="preserve"> </w:t>
      </w:r>
      <w:r w:rsidRPr="00B67F0C">
        <w:rPr>
          <w:rFonts w:hint="eastAsia"/>
          <w:i/>
          <w:color w:val="000000" w:themeColor="text1"/>
          <w:lang w:val="zh-CN"/>
        </w:rPr>
        <w:t>《国元农业保险新农险理赔需求规格说明书》图</w:t>
      </w:r>
      <w:r w:rsidRPr="00B67F0C">
        <w:rPr>
          <w:rFonts w:hint="eastAsia"/>
          <w:i/>
          <w:color w:val="000000" w:themeColor="text1"/>
          <w:lang w:val="zh-CN"/>
        </w:rPr>
        <w:t>67.</w:t>
      </w:r>
    </w:p>
    <w:p w:rsidR="00155E9C" w:rsidRPr="00B67F0C" w:rsidRDefault="00155E9C" w:rsidP="00916FFC">
      <w:pPr>
        <w:rPr>
          <w:color w:val="000000" w:themeColor="text1"/>
          <w:lang w:val="zh-CN"/>
        </w:rPr>
      </w:pPr>
      <w:r w:rsidRPr="00B67F0C">
        <w:rPr>
          <w:rFonts w:hint="eastAsia"/>
          <w:color w:val="000000" w:themeColor="text1"/>
          <w:lang w:val="zh-CN"/>
        </w:rPr>
        <w:t>2.</w:t>
      </w:r>
      <w:r w:rsidRPr="00B67F0C">
        <w:rPr>
          <w:rFonts w:hint="eastAsia"/>
          <w:color w:val="000000" w:themeColor="text1"/>
          <w:lang w:val="zh-CN"/>
        </w:rPr>
        <w:t>【返回】按钮</w:t>
      </w:r>
    </w:p>
    <w:p w:rsidR="00155E9C" w:rsidRPr="00B67F0C" w:rsidRDefault="00155E9C" w:rsidP="00916FFC">
      <w:pPr>
        <w:rPr>
          <w:color w:val="000000" w:themeColor="text1"/>
          <w:lang w:val="zh-CN"/>
        </w:rPr>
      </w:pPr>
      <w:r w:rsidRPr="00B67F0C">
        <w:rPr>
          <w:rFonts w:hint="eastAsia"/>
          <w:color w:val="000000" w:themeColor="text1"/>
          <w:lang w:val="zh-CN"/>
        </w:rPr>
        <w:t>用户单击【返回】按钮，退出当前页面，返回图</w:t>
      </w:r>
      <w:r w:rsidRPr="00B67F0C">
        <w:rPr>
          <w:rFonts w:hint="eastAsia"/>
          <w:color w:val="000000" w:themeColor="text1"/>
          <w:lang w:val="zh-CN"/>
        </w:rPr>
        <w:t>28.</w:t>
      </w:r>
    </w:p>
    <w:p w:rsidR="007773B7" w:rsidRPr="00B67F0C" w:rsidRDefault="007773B7" w:rsidP="007773B7">
      <w:pPr>
        <w:pStyle w:val="1"/>
        <w:rPr>
          <w:color w:val="000000" w:themeColor="text1"/>
        </w:rPr>
      </w:pPr>
      <w:r w:rsidRPr="00B67F0C">
        <w:rPr>
          <w:rFonts w:hint="eastAsia"/>
          <w:color w:val="000000" w:themeColor="text1"/>
        </w:rPr>
        <w:t>非功能性需求</w:t>
      </w:r>
    </w:p>
    <w:p w:rsidR="007773B7" w:rsidRPr="00B67F0C" w:rsidRDefault="007773B7" w:rsidP="007773B7">
      <w:pPr>
        <w:pStyle w:val="2"/>
        <w:rPr>
          <w:color w:val="000000" w:themeColor="text1"/>
        </w:rPr>
      </w:pPr>
      <w:bookmarkStart w:id="22" w:name="_Toc503191567"/>
      <w:r w:rsidRPr="00B67F0C">
        <w:rPr>
          <w:rFonts w:hint="eastAsia"/>
          <w:color w:val="000000" w:themeColor="text1"/>
        </w:rPr>
        <w:t>标的代码标准化</w:t>
      </w:r>
      <w:bookmarkEnd w:id="22"/>
    </w:p>
    <w:p w:rsidR="007773B7" w:rsidRPr="00B67F0C" w:rsidRDefault="007773B7" w:rsidP="007773B7">
      <w:pPr>
        <w:pStyle w:val="3"/>
        <w:ind w:right="320"/>
        <w:rPr>
          <w:color w:val="000000" w:themeColor="text1"/>
        </w:rPr>
      </w:pPr>
      <w:r w:rsidRPr="00B67F0C">
        <w:rPr>
          <w:rFonts w:hint="eastAsia"/>
          <w:color w:val="000000" w:themeColor="text1"/>
        </w:rPr>
        <w:t>需求背景</w:t>
      </w:r>
    </w:p>
    <w:p w:rsidR="007773B7" w:rsidRPr="00B67F0C" w:rsidRDefault="007773B7" w:rsidP="007773B7">
      <w:pPr>
        <w:ind w:left="420" w:firstLine="420"/>
        <w:rPr>
          <w:color w:val="000000" w:themeColor="text1"/>
        </w:rPr>
      </w:pPr>
      <w:r w:rsidRPr="00B67F0C">
        <w:rPr>
          <w:rFonts w:hint="eastAsia"/>
          <w:color w:val="000000" w:themeColor="text1"/>
        </w:rPr>
        <w:t>为了更方便快捷的使用金禾系统缮制的预投保清单，减少用户在投保页面选择标的清单的困难以及造成不必要的错误，实现标的代码标准化，根据金禾提供的预投保清单中的标的代码与投保页面选择的标的代码自动匹配，锁定投保标的清单。</w:t>
      </w:r>
    </w:p>
    <w:p w:rsidR="007773B7" w:rsidRPr="00B67F0C" w:rsidRDefault="007773B7" w:rsidP="007773B7">
      <w:pPr>
        <w:pStyle w:val="3"/>
        <w:ind w:right="320"/>
        <w:rPr>
          <w:color w:val="000000" w:themeColor="text1"/>
        </w:rPr>
      </w:pPr>
      <w:r w:rsidRPr="00B67F0C">
        <w:rPr>
          <w:rFonts w:hint="eastAsia"/>
          <w:color w:val="000000" w:themeColor="text1"/>
        </w:rPr>
        <w:lastRenderedPageBreak/>
        <w:t>需求详述</w:t>
      </w:r>
    </w:p>
    <w:p w:rsidR="007773B7" w:rsidRPr="00B67F0C" w:rsidRDefault="007773B7" w:rsidP="007773B7">
      <w:pPr>
        <w:ind w:left="420"/>
        <w:rPr>
          <w:color w:val="000000" w:themeColor="text1"/>
        </w:rPr>
      </w:pPr>
      <w:r w:rsidRPr="00B67F0C">
        <w:rPr>
          <w:rFonts w:hint="eastAsia"/>
          <w:color w:val="000000" w:themeColor="text1"/>
        </w:rPr>
        <w:t>标的分类表详见以下</w:t>
      </w:r>
      <w:r w:rsidRPr="00B67F0C">
        <w:rPr>
          <w:rFonts w:hint="eastAsia"/>
          <w:color w:val="000000" w:themeColor="text1"/>
        </w:rPr>
        <w:t>Excel</w:t>
      </w:r>
      <w:r w:rsidRPr="00B67F0C">
        <w:rPr>
          <w:rFonts w:hint="eastAsia"/>
          <w:color w:val="000000" w:themeColor="text1"/>
        </w:rPr>
        <w:t>：</w:t>
      </w:r>
    </w:p>
    <w:p w:rsidR="007773B7" w:rsidRPr="00B67F0C" w:rsidRDefault="007773B7" w:rsidP="007773B7">
      <w:pPr>
        <w:ind w:left="420"/>
        <w:rPr>
          <w:color w:val="000000" w:themeColor="text1"/>
        </w:rPr>
      </w:pPr>
      <w:r w:rsidRPr="00B67F0C">
        <w:rPr>
          <w:color w:val="000000" w:themeColor="text1"/>
        </w:rPr>
        <w:object w:dxaOrig="1518" w:dyaOrig="941">
          <v:shape id="_x0000_i1028" type="#_x0000_t75" style="width:76.4pt;height:46.95pt" o:ole="">
            <v:imagedata r:id="rId77" o:title=""/>
          </v:shape>
          <o:OLEObject Type="Embed" ProgID="Excel.Sheet.8" ShapeID="_x0000_i1028" DrawAspect="Icon" ObjectID="_1579702830" r:id="rId78"/>
        </w:object>
      </w:r>
    </w:p>
    <w:p w:rsidR="007773B7" w:rsidRPr="00B67F0C" w:rsidRDefault="007773B7" w:rsidP="007773B7">
      <w:pPr>
        <w:ind w:left="420"/>
        <w:rPr>
          <w:color w:val="000000" w:themeColor="text1"/>
        </w:rPr>
      </w:pPr>
      <w:r w:rsidRPr="00B67F0C">
        <w:rPr>
          <w:rFonts w:hint="eastAsia"/>
          <w:color w:val="000000" w:themeColor="text1"/>
        </w:rPr>
        <w:t>建立标的代码标准化需求工作事项：</w:t>
      </w:r>
    </w:p>
    <w:p w:rsidR="007773B7" w:rsidRPr="00B67F0C" w:rsidRDefault="007773B7" w:rsidP="007773B7">
      <w:pPr>
        <w:pStyle w:val="a5"/>
        <w:numPr>
          <w:ilvl w:val="0"/>
          <w:numId w:val="10"/>
        </w:numPr>
        <w:ind w:firstLineChars="0"/>
        <w:rPr>
          <w:color w:val="000000" w:themeColor="text1"/>
        </w:rPr>
      </w:pPr>
      <w:r w:rsidRPr="00B67F0C">
        <w:rPr>
          <w:rFonts w:hint="eastAsia"/>
          <w:color w:val="000000" w:themeColor="text1"/>
        </w:rPr>
        <w:t>依据上述《标的分类表》建立标准标的分类库；</w:t>
      </w:r>
    </w:p>
    <w:p w:rsidR="007773B7" w:rsidRPr="00B67F0C" w:rsidRDefault="007773B7" w:rsidP="007773B7">
      <w:pPr>
        <w:pStyle w:val="a5"/>
        <w:numPr>
          <w:ilvl w:val="0"/>
          <w:numId w:val="10"/>
        </w:numPr>
        <w:ind w:firstLineChars="0"/>
        <w:rPr>
          <w:color w:val="000000" w:themeColor="text1"/>
        </w:rPr>
      </w:pPr>
      <w:r w:rsidRPr="00B67F0C">
        <w:rPr>
          <w:rFonts w:hint="eastAsia"/>
          <w:color w:val="000000" w:themeColor="text1"/>
        </w:rPr>
        <w:t>梳理新农险</w:t>
      </w:r>
      <w:r w:rsidRPr="00B67F0C">
        <w:rPr>
          <w:rFonts w:hint="eastAsia"/>
          <w:color w:val="000000" w:themeColor="text1"/>
        </w:rPr>
        <w:t>20</w:t>
      </w:r>
      <w:r w:rsidRPr="00B67F0C">
        <w:rPr>
          <w:rFonts w:hint="eastAsia"/>
          <w:color w:val="000000" w:themeColor="text1"/>
        </w:rPr>
        <w:t>个险种的标的，与标准标的分类库匹配，使用标准标的分类库中的标的代码；</w:t>
      </w:r>
    </w:p>
    <w:p w:rsidR="007773B7" w:rsidRPr="00B67F0C" w:rsidRDefault="007773B7" w:rsidP="007773B7">
      <w:pPr>
        <w:pStyle w:val="a5"/>
        <w:ind w:left="840" w:firstLineChars="0" w:firstLine="0"/>
        <w:rPr>
          <w:color w:val="000000" w:themeColor="text1"/>
        </w:rPr>
      </w:pPr>
      <w:r w:rsidRPr="00B67F0C">
        <w:rPr>
          <w:rFonts w:hint="eastAsia"/>
          <w:color w:val="000000" w:themeColor="text1"/>
        </w:rPr>
        <w:t>新农险</w:t>
      </w:r>
      <w:r w:rsidRPr="00B67F0C">
        <w:rPr>
          <w:rFonts w:hint="eastAsia"/>
          <w:color w:val="000000" w:themeColor="text1"/>
        </w:rPr>
        <w:t>20</w:t>
      </w:r>
      <w:r w:rsidRPr="00B67F0C">
        <w:rPr>
          <w:rFonts w:hint="eastAsia"/>
          <w:color w:val="000000" w:themeColor="text1"/>
        </w:rPr>
        <w:t>个险种详见以下</w:t>
      </w:r>
      <w:r w:rsidRPr="00B67F0C">
        <w:rPr>
          <w:rFonts w:hint="eastAsia"/>
          <w:color w:val="000000" w:themeColor="text1"/>
        </w:rPr>
        <w:t>Excel</w:t>
      </w:r>
      <w:r w:rsidRPr="00B67F0C">
        <w:rPr>
          <w:rFonts w:hint="eastAsia"/>
          <w:color w:val="000000" w:themeColor="text1"/>
        </w:rPr>
        <w:t>：</w:t>
      </w:r>
    </w:p>
    <w:p w:rsidR="007773B7" w:rsidRPr="00B67F0C" w:rsidRDefault="007773B7" w:rsidP="007773B7">
      <w:pPr>
        <w:pStyle w:val="a5"/>
        <w:ind w:left="840" w:firstLineChars="0" w:firstLine="0"/>
        <w:rPr>
          <w:color w:val="000000" w:themeColor="text1"/>
        </w:rPr>
      </w:pPr>
      <w:r w:rsidRPr="00B67F0C">
        <w:rPr>
          <w:color w:val="000000" w:themeColor="text1"/>
        </w:rPr>
        <w:object w:dxaOrig="1518" w:dyaOrig="941">
          <v:shape id="_x0000_i1029" type="#_x0000_t75" style="width:76.4pt;height:46.95pt" o:ole="">
            <v:imagedata r:id="rId79" o:title=""/>
          </v:shape>
          <o:OLEObject Type="Embed" ProgID="Excel.Sheet.12" ShapeID="_x0000_i1029" DrawAspect="Icon" ObjectID="_1579702831" r:id="rId80"/>
        </w:object>
      </w:r>
    </w:p>
    <w:p w:rsidR="007773B7" w:rsidRPr="00B67F0C" w:rsidRDefault="007773B7" w:rsidP="007773B7">
      <w:pPr>
        <w:pStyle w:val="a5"/>
        <w:numPr>
          <w:ilvl w:val="0"/>
          <w:numId w:val="10"/>
        </w:numPr>
        <w:ind w:left="912" w:right="320" w:firstLineChars="0"/>
        <w:rPr>
          <w:color w:val="000000" w:themeColor="text1"/>
        </w:rPr>
      </w:pPr>
      <w:r w:rsidRPr="00B67F0C">
        <w:rPr>
          <w:rFonts w:hint="eastAsia"/>
          <w:color w:val="000000" w:themeColor="text1"/>
        </w:rPr>
        <w:t>在承保系统【投保单录入】</w:t>
      </w:r>
      <w:r w:rsidRPr="00B67F0C">
        <w:rPr>
          <w:rFonts w:hint="eastAsia"/>
          <w:color w:val="000000" w:themeColor="text1"/>
        </w:rPr>
        <w:t>/</w:t>
      </w:r>
      <w:r w:rsidRPr="00B67F0C">
        <w:rPr>
          <w:rFonts w:hint="eastAsia"/>
          <w:color w:val="000000" w:themeColor="text1"/>
        </w:rPr>
        <w:t>【普通批改】功能的新增主险</w:t>
      </w:r>
      <w:r w:rsidRPr="00B67F0C">
        <w:rPr>
          <w:rFonts w:hint="eastAsia"/>
          <w:color w:val="000000" w:themeColor="text1"/>
        </w:rPr>
        <w:t>/</w:t>
      </w:r>
      <w:r w:rsidRPr="00B67F0C">
        <w:rPr>
          <w:rFonts w:hint="eastAsia"/>
          <w:color w:val="000000" w:themeColor="text1"/>
        </w:rPr>
        <w:t>附加险页面选择标的项目时，系统根据用户所选的险种、条款筛选相应的标准标的项目供用户选择；用户选择完标的项目后，系统自动匹配已经关联的金禾提供的预投保清单的标的代码确认本次新增的险别的投保标的</w:t>
      </w:r>
      <w:proofErr w:type="gramStart"/>
      <w:r w:rsidRPr="00B67F0C">
        <w:rPr>
          <w:rFonts w:hint="eastAsia"/>
          <w:color w:val="000000" w:themeColor="text1"/>
        </w:rPr>
        <w:t>的</w:t>
      </w:r>
      <w:proofErr w:type="gramEnd"/>
      <w:r w:rsidRPr="00B67F0C">
        <w:rPr>
          <w:rFonts w:hint="eastAsia"/>
          <w:color w:val="000000" w:themeColor="text1"/>
        </w:rPr>
        <w:t>标的清单代码。</w:t>
      </w:r>
    </w:p>
    <w:p w:rsidR="007773B7" w:rsidRPr="00B67F0C" w:rsidRDefault="007773B7" w:rsidP="007773B7">
      <w:pPr>
        <w:pStyle w:val="a5"/>
        <w:ind w:left="480" w:right="320" w:firstLineChars="0" w:firstLine="0"/>
        <w:rPr>
          <w:i/>
          <w:color w:val="000000" w:themeColor="text1"/>
        </w:rPr>
      </w:pPr>
      <w:r w:rsidRPr="00B67F0C">
        <w:rPr>
          <w:rFonts w:hint="eastAsia"/>
          <w:i/>
          <w:color w:val="000000" w:themeColor="text1"/>
        </w:rPr>
        <w:t>规则详见</w:t>
      </w:r>
      <w:r w:rsidR="00DE5FBA" w:rsidRPr="00B67F0C">
        <w:rPr>
          <w:rFonts w:hint="eastAsia"/>
          <w:i/>
          <w:color w:val="000000" w:themeColor="text1"/>
        </w:rPr>
        <w:t>2</w:t>
      </w:r>
      <w:r w:rsidRPr="00B67F0C">
        <w:rPr>
          <w:rFonts w:hint="eastAsia"/>
          <w:i/>
          <w:color w:val="000000" w:themeColor="text1"/>
        </w:rPr>
        <w:t>.1.1</w:t>
      </w:r>
      <w:r w:rsidRPr="00B67F0C">
        <w:rPr>
          <w:rFonts w:hint="eastAsia"/>
          <w:i/>
          <w:color w:val="000000" w:themeColor="text1"/>
        </w:rPr>
        <w:t>投保单录入。</w:t>
      </w:r>
    </w:p>
    <w:p w:rsidR="007773B7" w:rsidRPr="00B67F0C" w:rsidRDefault="007773B7" w:rsidP="007773B7">
      <w:pPr>
        <w:pStyle w:val="2"/>
        <w:rPr>
          <w:color w:val="000000" w:themeColor="text1"/>
        </w:rPr>
      </w:pPr>
      <w:bookmarkStart w:id="23" w:name="_Toc503191568"/>
      <w:r w:rsidRPr="00B67F0C">
        <w:rPr>
          <w:rFonts w:hint="eastAsia"/>
          <w:color w:val="000000" w:themeColor="text1"/>
        </w:rPr>
        <w:lastRenderedPageBreak/>
        <w:t>险别代码标准化</w:t>
      </w:r>
      <w:bookmarkEnd w:id="23"/>
    </w:p>
    <w:p w:rsidR="007773B7" w:rsidRPr="00B67F0C" w:rsidRDefault="007773B7" w:rsidP="007773B7">
      <w:pPr>
        <w:pStyle w:val="3"/>
        <w:ind w:right="320"/>
        <w:rPr>
          <w:color w:val="000000" w:themeColor="text1"/>
        </w:rPr>
      </w:pPr>
      <w:r w:rsidRPr="00B67F0C">
        <w:rPr>
          <w:rFonts w:hint="eastAsia"/>
          <w:color w:val="000000" w:themeColor="text1"/>
        </w:rPr>
        <w:t>需求背景</w:t>
      </w:r>
    </w:p>
    <w:p w:rsidR="007773B7" w:rsidRPr="00B67F0C" w:rsidRDefault="007773B7" w:rsidP="007773B7">
      <w:pPr>
        <w:ind w:left="420" w:firstLine="300"/>
        <w:rPr>
          <w:color w:val="000000" w:themeColor="text1"/>
        </w:rPr>
      </w:pPr>
      <w:r w:rsidRPr="00B67F0C">
        <w:rPr>
          <w:rFonts w:hint="eastAsia"/>
          <w:color w:val="000000" w:themeColor="text1"/>
        </w:rPr>
        <w:t>目前系统中所有农险险种的承保险别代码编码混乱，没有统一规则。</w:t>
      </w:r>
    </w:p>
    <w:p w:rsidR="007773B7" w:rsidRPr="00B67F0C" w:rsidRDefault="007773B7" w:rsidP="007773B7">
      <w:pPr>
        <w:pStyle w:val="3"/>
        <w:ind w:right="320"/>
        <w:rPr>
          <w:color w:val="000000" w:themeColor="text1"/>
        </w:rPr>
      </w:pPr>
      <w:r w:rsidRPr="00B67F0C">
        <w:rPr>
          <w:rFonts w:hint="eastAsia"/>
          <w:color w:val="000000" w:themeColor="text1"/>
        </w:rPr>
        <w:t>需求详述</w:t>
      </w:r>
    </w:p>
    <w:p w:rsidR="007773B7" w:rsidRPr="00B67F0C" w:rsidRDefault="007773B7" w:rsidP="007773B7">
      <w:pPr>
        <w:pStyle w:val="a5"/>
        <w:numPr>
          <w:ilvl w:val="0"/>
          <w:numId w:val="11"/>
        </w:numPr>
        <w:ind w:left="912" w:right="320" w:firstLineChars="0"/>
        <w:rPr>
          <w:color w:val="000000" w:themeColor="text1"/>
        </w:rPr>
      </w:pPr>
      <w:r w:rsidRPr="00B67F0C">
        <w:rPr>
          <w:rFonts w:hint="eastAsia"/>
          <w:color w:val="000000" w:themeColor="text1"/>
        </w:rPr>
        <w:t>险别编码规则：</w:t>
      </w:r>
    </w:p>
    <w:p w:rsidR="007773B7" w:rsidRPr="00B67F0C" w:rsidRDefault="007773B7" w:rsidP="007773B7">
      <w:pPr>
        <w:pStyle w:val="a5"/>
        <w:ind w:left="480" w:right="320" w:firstLineChars="0" w:firstLine="0"/>
        <w:rPr>
          <w:color w:val="000000" w:themeColor="text1"/>
        </w:rPr>
      </w:pPr>
      <w:r w:rsidRPr="00B67F0C">
        <w:rPr>
          <w:rFonts w:hint="eastAsia"/>
          <w:color w:val="000000" w:themeColor="text1"/>
        </w:rPr>
        <w:t>险种代码</w:t>
      </w:r>
      <w:r w:rsidRPr="00B67F0C">
        <w:rPr>
          <w:rFonts w:hint="eastAsia"/>
          <w:color w:val="000000" w:themeColor="text1"/>
        </w:rPr>
        <w:t>+</w:t>
      </w:r>
      <w:r w:rsidRPr="00B67F0C">
        <w:rPr>
          <w:rFonts w:hint="eastAsia"/>
          <w:color w:val="000000" w:themeColor="text1"/>
        </w:rPr>
        <w:t>四位险别代码（三位险别代码首位用于区分主险还是附加险，</w:t>
      </w:r>
      <w:r w:rsidRPr="00B67F0C">
        <w:rPr>
          <w:rFonts w:hint="eastAsia"/>
          <w:color w:val="000000" w:themeColor="text1"/>
        </w:rPr>
        <w:t xml:space="preserve">M </w:t>
      </w:r>
      <w:r w:rsidRPr="00B67F0C">
        <w:rPr>
          <w:rFonts w:hint="eastAsia"/>
          <w:color w:val="000000" w:themeColor="text1"/>
        </w:rPr>
        <w:t>代表主险，</w:t>
      </w:r>
      <w:r w:rsidRPr="00B67F0C">
        <w:rPr>
          <w:rFonts w:hint="eastAsia"/>
          <w:color w:val="000000" w:themeColor="text1"/>
        </w:rPr>
        <w:t>A</w:t>
      </w:r>
      <w:r w:rsidRPr="00B67F0C">
        <w:rPr>
          <w:rFonts w:hint="eastAsia"/>
          <w:color w:val="000000" w:themeColor="text1"/>
        </w:rPr>
        <w:t>代表附加险）</w:t>
      </w:r>
    </w:p>
    <w:p w:rsidR="007773B7" w:rsidRPr="00B67F0C" w:rsidRDefault="007773B7" w:rsidP="007773B7">
      <w:pPr>
        <w:pStyle w:val="a5"/>
        <w:ind w:left="840" w:firstLineChars="0" w:firstLine="0"/>
        <w:rPr>
          <w:color w:val="000000" w:themeColor="text1"/>
        </w:rPr>
      </w:pPr>
      <w:r w:rsidRPr="00B67F0C">
        <w:rPr>
          <w:rFonts w:hint="eastAsia"/>
          <w:color w:val="000000" w:themeColor="text1"/>
        </w:rPr>
        <w:t>例如</w:t>
      </w:r>
      <w:r w:rsidRPr="00B67F0C">
        <w:rPr>
          <w:rFonts w:hint="eastAsia"/>
          <w:color w:val="000000" w:themeColor="text1"/>
        </w:rPr>
        <w:t>3107</w:t>
      </w:r>
      <w:r w:rsidRPr="00B67F0C">
        <w:rPr>
          <w:rFonts w:hint="eastAsia"/>
          <w:color w:val="000000" w:themeColor="text1"/>
        </w:rPr>
        <w:t>险种的主险和附加险</w:t>
      </w:r>
    </w:p>
    <w:p w:rsidR="007773B7" w:rsidRPr="00B67F0C" w:rsidRDefault="007773B7" w:rsidP="007773B7">
      <w:pPr>
        <w:pStyle w:val="a5"/>
        <w:ind w:left="840" w:firstLineChars="0" w:firstLine="0"/>
        <w:rPr>
          <w:color w:val="000000" w:themeColor="text1"/>
        </w:rPr>
      </w:pPr>
      <w:r w:rsidRPr="00B67F0C">
        <w:rPr>
          <w:rFonts w:hint="eastAsia"/>
          <w:color w:val="000000" w:themeColor="text1"/>
        </w:rPr>
        <w:t>主险：</w:t>
      </w:r>
      <w:r w:rsidRPr="00B67F0C">
        <w:rPr>
          <w:rFonts w:hint="eastAsia"/>
          <w:color w:val="000000" w:themeColor="text1"/>
        </w:rPr>
        <w:t xml:space="preserve">3107M001 </w:t>
      </w:r>
      <w:r w:rsidRPr="00B67F0C">
        <w:rPr>
          <w:rFonts w:hint="eastAsia"/>
          <w:color w:val="000000" w:themeColor="text1"/>
        </w:rPr>
        <w:t>小麦种植保险</w:t>
      </w:r>
    </w:p>
    <w:p w:rsidR="007773B7" w:rsidRPr="00B67F0C" w:rsidRDefault="007773B7" w:rsidP="007773B7">
      <w:pPr>
        <w:pStyle w:val="a5"/>
        <w:ind w:left="840" w:firstLineChars="0" w:firstLine="0"/>
        <w:rPr>
          <w:color w:val="000000" w:themeColor="text1"/>
        </w:rPr>
      </w:pPr>
      <w:r w:rsidRPr="00B67F0C">
        <w:rPr>
          <w:rFonts w:hint="eastAsia"/>
          <w:color w:val="000000" w:themeColor="text1"/>
        </w:rPr>
        <w:t>附加险：</w:t>
      </w:r>
      <w:r w:rsidRPr="00B67F0C">
        <w:rPr>
          <w:rFonts w:hint="eastAsia"/>
          <w:color w:val="000000" w:themeColor="text1"/>
        </w:rPr>
        <w:t xml:space="preserve">3107A001 </w:t>
      </w:r>
      <w:r w:rsidRPr="00B67F0C">
        <w:rPr>
          <w:rFonts w:hint="eastAsia"/>
          <w:color w:val="000000" w:themeColor="text1"/>
        </w:rPr>
        <w:t>小麦种植附加补充保险</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建立险别代码标准化需求工作事项：</w:t>
      </w:r>
    </w:p>
    <w:p w:rsidR="007773B7" w:rsidRPr="00B67F0C" w:rsidRDefault="007773B7" w:rsidP="007773B7">
      <w:pPr>
        <w:pStyle w:val="a5"/>
        <w:numPr>
          <w:ilvl w:val="0"/>
          <w:numId w:val="12"/>
        </w:numPr>
        <w:ind w:firstLineChars="0"/>
        <w:rPr>
          <w:color w:val="000000" w:themeColor="text1"/>
        </w:rPr>
      </w:pPr>
      <w:r w:rsidRPr="00B67F0C">
        <w:rPr>
          <w:rFonts w:hint="eastAsia"/>
          <w:color w:val="000000" w:themeColor="text1"/>
        </w:rPr>
        <w:t>梳理新农险</w:t>
      </w:r>
      <w:r w:rsidRPr="00B67F0C">
        <w:rPr>
          <w:rFonts w:hint="eastAsia"/>
          <w:color w:val="000000" w:themeColor="text1"/>
        </w:rPr>
        <w:t>20</w:t>
      </w:r>
      <w:r w:rsidRPr="00B67F0C">
        <w:rPr>
          <w:rFonts w:hint="eastAsia"/>
          <w:color w:val="000000" w:themeColor="text1"/>
        </w:rPr>
        <w:t>个险种的所有险别，根据</w:t>
      </w:r>
      <w:proofErr w:type="gramStart"/>
      <w:r w:rsidRPr="00B67F0C">
        <w:rPr>
          <w:rFonts w:hint="eastAsia"/>
          <w:color w:val="000000" w:themeColor="text1"/>
        </w:rPr>
        <w:t>以上险</w:t>
      </w:r>
      <w:proofErr w:type="gramEnd"/>
      <w:r w:rsidRPr="00B67F0C">
        <w:rPr>
          <w:rFonts w:hint="eastAsia"/>
          <w:color w:val="000000" w:themeColor="text1"/>
        </w:rPr>
        <w:t>别编码规则建立新的险别代码；</w:t>
      </w:r>
    </w:p>
    <w:p w:rsidR="007773B7" w:rsidRPr="00B67F0C" w:rsidRDefault="007773B7" w:rsidP="007773B7">
      <w:pPr>
        <w:pStyle w:val="a5"/>
        <w:ind w:left="1260" w:firstLineChars="0" w:firstLine="0"/>
        <w:rPr>
          <w:i/>
          <w:color w:val="000000" w:themeColor="text1"/>
        </w:rPr>
      </w:pPr>
      <w:r w:rsidRPr="00B67F0C">
        <w:rPr>
          <w:rFonts w:hint="eastAsia"/>
          <w:i/>
          <w:color w:val="000000" w:themeColor="text1"/>
        </w:rPr>
        <w:t>新农险</w:t>
      </w:r>
      <w:r w:rsidRPr="00B67F0C">
        <w:rPr>
          <w:rFonts w:hint="eastAsia"/>
          <w:i/>
          <w:color w:val="000000" w:themeColor="text1"/>
        </w:rPr>
        <w:t>20</w:t>
      </w:r>
      <w:r w:rsidRPr="00B67F0C">
        <w:rPr>
          <w:rFonts w:hint="eastAsia"/>
          <w:i/>
          <w:color w:val="000000" w:themeColor="text1"/>
        </w:rPr>
        <w:t>个险种详见</w:t>
      </w:r>
      <w:hyperlink w:anchor="_需求详述" w:history="1">
        <w:r w:rsidRPr="00B67F0C">
          <w:rPr>
            <w:rStyle w:val="ab"/>
            <w:rFonts w:hint="eastAsia"/>
            <w:i/>
            <w:color w:val="000000" w:themeColor="text1"/>
          </w:rPr>
          <w:t>1.1.2</w:t>
        </w:r>
      </w:hyperlink>
      <w:proofErr w:type="gramStart"/>
      <w:r w:rsidRPr="00B67F0C">
        <w:rPr>
          <w:rFonts w:hint="eastAsia"/>
          <w:i/>
          <w:color w:val="000000" w:themeColor="text1"/>
        </w:rPr>
        <w:t>章需求</w:t>
      </w:r>
      <w:proofErr w:type="gramEnd"/>
      <w:r w:rsidRPr="00B67F0C">
        <w:rPr>
          <w:rFonts w:hint="eastAsia"/>
          <w:i/>
          <w:color w:val="000000" w:themeColor="text1"/>
        </w:rPr>
        <w:t>描述。</w:t>
      </w:r>
    </w:p>
    <w:p w:rsidR="007773B7" w:rsidRPr="00B67F0C" w:rsidRDefault="007773B7" w:rsidP="007773B7">
      <w:pPr>
        <w:pStyle w:val="a5"/>
        <w:numPr>
          <w:ilvl w:val="0"/>
          <w:numId w:val="12"/>
        </w:numPr>
        <w:ind w:firstLineChars="0"/>
        <w:rPr>
          <w:color w:val="000000" w:themeColor="text1"/>
        </w:rPr>
      </w:pPr>
      <w:r w:rsidRPr="00B67F0C">
        <w:rPr>
          <w:rFonts w:hint="eastAsia"/>
          <w:color w:val="000000" w:themeColor="text1"/>
        </w:rPr>
        <w:t>在承保系统【投保单录入】</w:t>
      </w:r>
      <w:r w:rsidRPr="00B67F0C">
        <w:rPr>
          <w:rFonts w:hint="eastAsia"/>
          <w:color w:val="000000" w:themeColor="text1"/>
        </w:rPr>
        <w:t>/</w:t>
      </w:r>
      <w:r w:rsidRPr="00B67F0C">
        <w:rPr>
          <w:rFonts w:hint="eastAsia"/>
          <w:color w:val="000000" w:themeColor="text1"/>
        </w:rPr>
        <w:t>【普通批改】功能的新增主险</w:t>
      </w:r>
      <w:r w:rsidRPr="00B67F0C">
        <w:rPr>
          <w:rFonts w:hint="eastAsia"/>
          <w:color w:val="000000" w:themeColor="text1"/>
        </w:rPr>
        <w:t>/</w:t>
      </w:r>
      <w:r w:rsidRPr="00B67F0C">
        <w:rPr>
          <w:rFonts w:hint="eastAsia"/>
          <w:color w:val="000000" w:themeColor="text1"/>
        </w:rPr>
        <w:t>附件险页面，根据用户选择的险种、条款信息筛选标准标的规则的险别代码和名称供用户选择。</w:t>
      </w:r>
    </w:p>
    <w:p w:rsidR="007773B7" w:rsidRPr="00B67F0C" w:rsidRDefault="007773B7" w:rsidP="007773B7">
      <w:pPr>
        <w:pStyle w:val="2"/>
        <w:rPr>
          <w:color w:val="000000" w:themeColor="text1"/>
        </w:rPr>
      </w:pPr>
      <w:bookmarkStart w:id="24" w:name="_Toc503191569"/>
      <w:r w:rsidRPr="00B67F0C">
        <w:rPr>
          <w:rFonts w:hint="eastAsia"/>
          <w:color w:val="000000" w:themeColor="text1"/>
        </w:rPr>
        <w:lastRenderedPageBreak/>
        <w:t>清单标准化</w:t>
      </w:r>
      <w:bookmarkEnd w:id="24"/>
    </w:p>
    <w:p w:rsidR="007773B7" w:rsidRPr="00B67F0C" w:rsidRDefault="007773B7" w:rsidP="007773B7">
      <w:pPr>
        <w:pStyle w:val="3"/>
        <w:ind w:right="320"/>
        <w:rPr>
          <w:color w:val="000000" w:themeColor="text1"/>
        </w:rPr>
      </w:pPr>
      <w:r w:rsidRPr="00B67F0C">
        <w:rPr>
          <w:rFonts w:hint="eastAsia"/>
          <w:color w:val="000000" w:themeColor="text1"/>
        </w:rPr>
        <w:t>需求背景</w:t>
      </w:r>
    </w:p>
    <w:p w:rsidR="007773B7" w:rsidRPr="00B67F0C" w:rsidRDefault="007773B7" w:rsidP="007773B7">
      <w:pPr>
        <w:ind w:left="420" w:firstLine="300"/>
        <w:rPr>
          <w:color w:val="000000" w:themeColor="text1"/>
        </w:rPr>
      </w:pPr>
      <w:r w:rsidRPr="00B67F0C">
        <w:rPr>
          <w:rFonts w:hint="eastAsia"/>
          <w:color w:val="000000" w:themeColor="text1"/>
        </w:rPr>
        <w:t>需求定稿版中，金禾提供的清单数据只能满足承保单标的险种的清单需要，为支持多险别多标的险种需求，需要在金禾缮制清单时同时指定本次缮制清单中的投保标的类型和个数。同时为养殖险和种植</w:t>
      </w:r>
      <w:proofErr w:type="gramStart"/>
      <w:r w:rsidRPr="00B67F0C">
        <w:rPr>
          <w:rFonts w:hint="eastAsia"/>
          <w:color w:val="000000" w:themeColor="text1"/>
        </w:rPr>
        <w:t>险设计</w:t>
      </w:r>
      <w:proofErr w:type="gramEnd"/>
      <w:r w:rsidRPr="00B67F0C">
        <w:rPr>
          <w:rFonts w:hint="eastAsia"/>
          <w:color w:val="000000" w:themeColor="text1"/>
        </w:rPr>
        <w:t>统一的清单样式，实现全农险产品的原始预投保清单的标准化。</w:t>
      </w:r>
    </w:p>
    <w:p w:rsidR="007773B7" w:rsidRPr="00B67F0C" w:rsidRDefault="007773B7" w:rsidP="007773B7">
      <w:pPr>
        <w:pStyle w:val="3"/>
        <w:ind w:right="320"/>
        <w:rPr>
          <w:color w:val="000000" w:themeColor="text1"/>
        </w:rPr>
      </w:pPr>
      <w:r w:rsidRPr="00B67F0C">
        <w:rPr>
          <w:rFonts w:hint="eastAsia"/>
          <w:color w:val="000000" w:themeColor="text1"/>
        </w:rPr>
        <w:t>需求详述</w:t>
      </w:r>
    </w:p>
    <w:p w:rsidR="007773B7" w:rsidRPr="00B67F0C" w:rsidRDefault="007773B7" w:rsidP="007773B7">
      <w:pPr>
        <w:pStyle w:val="4"/>
        <w:rPr>
          <w:color w:val="000000" w:themeColor="text1"/>
        </w:rPr>
      </w:pPr>
      <w:r w:rsidRPr="00B67F0C">
        <w:rPr>
          <w:rFonts w:hint="eastAsia"/>
          <w:color w:val="000000" w:themeColor="text1"/>
        </w:rPr>
        <w:t xml:space="preserve"> </w:t>
      </w:r>
      <w:r w:rsidRPr="00B67F0C">
        <w:rPr>
          <w:rFonts w:hint="eastAsia"/>
          <w:color w:val="000000" w:themeColor="text1"/>
        </w:rPr>
        <w:t>承保预投保清单</w:t>
      </w:r>
    </w:p>
    <w:p w:rsidR="007773B7" w:rsidRPr="00B67F0C" w:rsidRDefault="007773B7" w:rsidP="007773B7">
      <w:pPr>
        <w:pStyle w:val="5"/>
        <w:rPr>
          <w:color w:val="000000" w:themeColor="text1"/>
        </w:rPr>
      </w:pPr>
      <w:r w:rsidRPr="00B67F0C">
        <w:rPr>
          <w:rFonts w:hint="eastAsia"/>
          <w:color w:val="000000" w:themeColor="text1"/>
        </w:rPr>
        <w:t>金禾清单格式</w:t>
      </w:r>
    </w:p>
    <w:p w:rsidR="007773B7" w:rsidRPr="00B67F0C" w:rsidRDefault="007773B7" w:rsidP="007773B7">
      <w:pPr>
        <w:rPr>
          <w:color w:val="000000" w:themeColor="text1"/>
        </w:rPr>
      </w:pPr>
      <w:r w:rsidRPr="00B67F0C">
        <w:rPr>
          <w:rFonts w:hint="eastAsia"/>
          <w:color w:val="000000" w:themeColor="text1"/>
        </w:rPr>
        <w:t>金禾缮制预投保清单步骤：</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从标准标的代码库中选择本次缮制预投保清单的投保标的，并为本次所选择的每一个投保标的建立唯一编码（编码规则：主清单编号</w:t>
      </w:r>
      <w:r w:rsidRPr="00B67F0C">
        <w:rPr>
          <w:rFonts w:hint="eastAsia"/>
          <w:color w:val="000000" w:themeColor="text1"/>
        </w:rPr>
        <w:t xml:space="preserve"> + </w:t>
      </w:r>
      <w:r w:rsidRPr="00B67F0C">
        <w:rPr>
          <w:rFonts w:hint="eastAsia"/>
          <w:color w:val="000000" w:themeColor="text1"/>
        </w:rPr>
        <w:t>标准标的代码）</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选择投保农户；</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确定每个农户投保标的</w:t>
      </w:r>
      <w:proofErr w:type="gramStart"/>
      <w:r w:rsidRPr="00B67F0C">
        <w:rPr>
          <w:rFonts w:hint="eastAsia"/>
          <w:color w:val="000000" w:themeColor="text1"/>
        </w:rPr>
        <w:t>的</w:t>
      </w:r>
      <w:proofErr w:type="gramEnd"/>
      <w:r w:rsidRPr="00B67F0C">
        <w:rPr>
          <w:rFonts w:hint="eastAsia"/>
          <w:color w:val="000000" w:themeColor="text1"/>
        </w:rPr>
        <w:t>数量；</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对于养殖险有耳标号的，导入对应农户对应投保标的</w:t>
      </w:r>
      <w:proofErr w:type="gramStart"/>
      <w:r w:rsidRPr="00B67F0C">
        <w:rPr>
          <w:rFonts w:hint="eastAsia"/>
          <w:color w:val="000000" w:themeColor="text1"/>
        </w:rPr>
        <w:t>的</w:t>
      </w:r>
      <w:proofErr w:type="gramEnd"/>
      <w:r w:rsidRPr="00B67F0C">
        <w:rPr>
          <w:rFonts w:hint="eastAsia"/>
          <w:color w:val="000000" w:themeColor="text1"/>
        </w:rPr>
        <w:t>耳标清单；</w:t>
      </w:r>
    </w:p>
    <w:p w:rsidR="007773B7" w:rsidRPr="00B67F0C" w:rsidRDefault="007773B7" w:rsidP="007773B7">
      <w:pPr>
        <w:pStyle w:val="a5"/>
        <w:numPr>
          <w:ilvl w:val="0"/>
          <w:numId w:val="11"/>
        </w:numPr>
        <w:ind w:firstLineChars="0"/>
        <w:rPr>
          <w:color w:val="000000" w:themeColor="text1"/>
        </w:rPr>
      </w:pPr>
      <w:r w:rsidRPr="00B67F0C">
        <w:rPr>
          <w:rFonts w:hint="eastAsia"/>
          <w:color w:val="000000" w:themeColor="text1"/>
        </w:rPr>
        <w:t>对于组合种植险险种，有投保标的是人的，导入对应</w:t>
      </w:r>
      <w:r w:rsidRPr="00B67F0C">
        <w:rPr>
          <w:rFonts w:hint="eastAsia"/>
          <w:color w:val="000000" w:themeColor="text1"/>
        </w:rPr>
        <w:lastRenderedPageBreak/>
        <w:t>农户对应投保标的</w:t>
      </w:r>
      <w:proofErr w:type="gramStart"/>
      <w:r w:rsidRPr="00B67F0C">
        <w:rPr>
          <w:rFonts w:hint="eastAsia"/>
          <w:color w:val="000000" w:themeColor="text1"/>
        </w:rPr>
        <w:t>的</w:t>
      </w:r>
      <w:proofErr w:type="gramEnd"/>
      <w:r w:rsidRPr="00B67F0C">
        <w:rPr>
          <w:rFonts w:hint="eastAsia"/>
          <w:color w:val="000000" w:themeColor="text1"/>
        </w:rPr>
        <w:t>连带被保险人清单。</w:t>
      </w:r>
    </w:p>
    <w:p w:rsidR="007773B7" w:rsidRPr="00B67F0C" w:rsidRDefault="007773B7" w:rsidP="007773B7">
      <w:pPr>
        <w:ind w:left="420"/>
        <w:rPr>
          <w:color w:val="000000" w:themeColor="text1"/>
        </w:rPr>
      </w:pPr>
    </w:p>
    <w:p w:rsidR="007773B7" w:rsidRPr="00B67F0C" w:rsidRDefault="007773B7" w:rsidP="007773B7">
      <w:pPr>
        <w:ind w:left="420"/>
        <w:rPr>
          <w:color w:val="000000" w:themeColor="text1"/>
        </w:rPr>
      </w:pPr>
      <w:r w:rsidRPr="00B67F0C">
        <w:rPr>
          <w:rFonts w:hint="eastAsia"/>
          <w:color w:val="000000" w:themeColor="text1"/>
        </w:rPr>
        <w:t>金禾清单数据示例如下：</w:t>
      </w:r>
    </w:p>
    <w:p w:rsidR="007773B7" w:rsidRPr="00B67F0C" w:rsidRDefault="00485EDF" w:rsidP="007773B7">
      <w:pPr>
        <w:ind w:left="420"/>
        <w:rPr>
          <w:color w:val="000000" w:themeColor="text1"/>
        </w:rPr>
      </w:pPr>
      <w:r w:rsidRPr="00B67F0C">
        <w:rPr>
          <w:color w:val="000000" w:themeColor="text1"/>
        </w:rPr>
        <w:object w:dxaOrig="1031" w:dyaOrig="638">
          <v:shape id="_x0000_i1030" type="#_x0000_t75" style="width:51.95pt;height:31.95pt" o:ole="">
            <v:imagedata r:id="rId81" o:title=""/>
          </v:shape>
          <o:OLEObject Type="Embed" ProgID="Excel.Sheet.12" ShapeID="_x0000_i1030" DrawAspect="Icon" ObjectID="_1579702832" r:id="rId82"/>
        </w:object>
      </w:r>
    </w:p>
    <w:p w:rsidR="007773B7" w:rsidRPr="00B67F0C" w:rsidRDefault="007773B7" w:rsidP="007773B7">
      <w:pPr>
        <w:pStyle w:val="5"/>
        <w:rPr>
          <w:color w:val="000000" w:themeColor="text1"/>
        </w:rPr>
      </w:pPr>
      <w:r w:rsidRPr="00B67F0C">
        <w:rPr>
          <w:rFonts w:hint="eastAsia"/>
          <w:color w:val="000000" w:themeColor="text1"/>
        </w:rPr>
        <w:t>接收金禾预投保清单数据</w:t>
      </w:r>
    </w:p>
    <w:p w:rsidR="007773B7" w:rsidRPr="00B67F0C" w:rsidRDefault="007773B7" w:rsidP="007773B7">
      <w:pPr>
        <w:rPr>
          <w:color w:val="000000" w:themeColor="text1"/>
        </w:rPr>
      </w:pPr>
      <w:r w:rsidRPr="00B67F0C">
        <w:rPr>
          <w:rFonts w:hint="eastAsia"/>
          <w:color w:val="000000" w:themeColor="text1"/>
        </w:rPr>
        <w:t>金禾预投保清单主信息：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金禾按照一定规则编码，预投保清单主编码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清单别名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用户自定义的清单名称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用于个体投保还是团体投吧，个人投保时，农户数量是</w:t>
            </w:r>
            <w:r w:rsidRPr="00B67F0C">
              <w:rPr>
                <w:rFonts w:hint="eastAsia"/>
                <w:color w:val="000000" w:themeColor="text1"/>
              </w:rPr>
              <w:t>1</w:t>
            </w:r>
            <w:r w:rsidRPr="00B67F0C">
              <w:rPr>
                <w:rFonts w:hint="eastAsia"/>
                <w:color w:val="000000" w:themeColor="text1"/>
              </w:rPr>
              <w:t>；团体投保农户数量大于等于</w:t>
            </w:r>
            <w:r w:rsidRPr="00B67F0C">
              <w:rPr>
                <w:rFonts w:hint="eastAsia"/>
                <w:color w:val="000000" w:themeColor="text1"/>
              </w:rPr>
              <w:t>2.</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清单归属区域（省级）代码</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行政区划省级代码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清单归属区域（省级）名称</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行政区划省级名称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清单归属区域（市级）代码</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行政区划市级代码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清单归属区域（市级）名称</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行政区划市级名称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清单归属区域（县</w:t>
            </w:r>
            <w:r w:rsidRPr="00B67F0C">
              <w:rPr>
                <w:rFonts w:hint="eastAsia"/>
                <w:color w:val="000000" w:themeColor="text1"/>
              </w:rPr>
              <w:t>/</w:t>
            </w:r>
            <w:r w:rsidRPr="00B67F0C">
              <w:rPr>
                <w:rFonts w:hint="eastAsia"/>
                <w:color w:val="000000" w:themeColor="text1"/>
              </w:rPr>
              <w:t>区级）代码</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行政区划县</w:t>
            </w:r>
            <w:r w:rsidRPr="00B67F0C">
              <w:rPr>
                <w:rFonts w:hint="eastAsia"/>
                <w:color w:val="000000" w:themeColor="text1"/>
              </w:rPr>
              <w:t>/</w:t>
            </w:r>
            <w:r w:rsidRPr="00B67F0C">
              <w:rPr>
                <w:rFonts w:hint="eastAsia"/>
                <w:color w:val="000000" w:themeColor="text1"/>
              </w:rPr>
              <w:t>区级代码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清单归属区域（县</w:t>
            </w:r>
            <w:r w:rsidRPr="00B67F0C">
              <w:rPr>
                <w:rFonts w:hint="eastAsia"/>
                <w:color w:val="000000" w:themeColor="text1"/>
              </w:rPr>
              <w:t>/</w:t>
            </w:r>
            <w:r w:rsidRPr="00B67F0C">
              <w:rPr>
                <w:rFonts w:hint="eastAsia"/>
                <w:color w:val="000000" w:themeColor="text1"/>
              </w:rPr>
              <w:t>区级）名称</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行政区划县</w:t>
            </w:r>
            <w:r w:rsidRPr="00B67F0C">
              <w:rPr>
                <w:rFonts w:hint="eastAsia"/>
                <w:color w:val="000000" w:themeColor="text1"/>
              </w:rPr>
              <w:t>/</w:t>
            </w:r>
            <w:r w:rsidRPr="00B67F0C">
              <w:rPr>
                <w:rFonts w:hint="eastAsia"/>
                <w:color w:val="000000" w:themeColor="text1"/>
              </w:rPr>
              <w:t>区级名称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清单归属区域（镇级）代码</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行政区划镇级代码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清单归属区域（镇级）名称</w:t>
            </w:r>
          </w:p>
        </w:tc>
        <w:tc>
          <w:tcPr>
            <w:tcW w:w="4261" w:type="dxa"/>
          </w:tcPr>
          <w:p w:rsidR="007773B7" w:rsidRPr="00B67F0C" w:rsidRDefault="007773B7" w:rsidP="00C41882">
            <w:pPr>
              <w:jc w:val="left"/>
              <w:rPr>
                <w:color w:val="000000" w:themeColor="text1"/>
              </w:rPr>
            </w:pPr>
            <w:proofErr w:type="gramStart"/>
            <w:r w:rsidRPr="00B67F0C">
              <w:rPr>
                <w:rFonts w:hint="eastAsia"/>
                <w:color w:val="000000" w:themeColor="text1"/>
              </w:rPr>
              <w:t>国元标准</w:t>
            </w:r>
            <w:proofErr w:type="gramEnd"/>
            <w:r w:rsidRPr="00B67F0C">
              <w:rPr>
                <w:rFonts w:hint="eastAsia"/>
                <w:color w:val="000000" w:themeColor="text1"/>
              </w:rPr>
              <w:t>行政区划镇级名称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清单归属区域（省级）代码</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行政区划省级代码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清单归属区域（省级）名称</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行政区划省级名称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清单归属区域（市级）代码</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行政区划市级代码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清单归属区域（市级）名称</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行政区划市级名称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清单归属区域（县</w:t>
            </w:r>
            <w:r w:rsidRPr="00B67F0C">
              <w:rPr>
                <w:rFonts w:hint="eastAsia"/>
                <w:color w:val="000000" w:themeColor="text1"/>
              </w:rPr>
              <w:t>/</w:t>
            </w:r>
            <w:r w:rsidRPr="00B67F0C">
              <w:rPr>
                <w:rFonts w:hint="eastAsia"/>
                <w:color w:val="000000" w:themeColor="text1"/>
              </w:rPr>
              <w:t>区级）代码</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行政区划县</w:t>
            </w:r>
            <w:r w:rsidR="007773B7" w:rsidRPr="00B67F0C">
              <w:rPr>
                <w:rFonts w:hint="eastAsia"/>
                <w:color w:val="000000" w:themeColor="text1"/>
              </w:rPr>
              <w:t>/</w:t>
            </w:r>
            <w:r w:rsidR="007773B7" w:rsidRPr="00B67F0C">
              <w:rPr>
                <w:rFonts w:hint="eastAsia"/>
                <w:color w:val="000000" w:themeColor="text1"/>
              </w:rPr>
              <w:t>区级代码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清单归属区域（县</w:t>
            </w:r>
            <w:r w:rsidRPr="00B67F0C">
              <w:rPr>
                <w:rFonts w:hint="eastAsia"/>
                <w:color w:val="000000" w:themeColor="text1"/>
              </w:rPr>
              <w:t>/</w:t>
            </w:r>
            <w:r w:rsidRPr="00B67F0C">
              <w:rPr>
                <w:rFonts w:hint="eastAsia"/>
                <w:color w:val="000000" w:themeColor="text1"/>
              </w:rPr>
              <w:t>区级）名称</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行政区划县</w:t>
            </w:r>
            <w:r w:rsidR="007773B7" w:rsidRPr="00B67F0C">
              <w:rPr>
                <w:rFonts w:hint="eastAsia"/>
                <w:color w:val="000000" w:themeColor="text1"/>
              </w:rPr>
              <w:t>/</w:t>
            </w:r>
            <w:r w:rsidR="007773B7" w:rsidRPr="00B67F0C">
              <w:rPr>
                <w:rFonts w:hint="eastAsia"/>
                <w:color w:val="000000" w:themeColor="text1"/>
              </w:rPr>
              <w:t>区级名称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清单归属区域（镇级）代码</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行政区划镇级代码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清单归属区域（镇级）名称</w:t>
            </w:r>
          </w:p>
        </w:tc>
        <w:tc>
          <w:tcPr>
            <w:tcW w:w="4261" w:type="dxa"/>
          </w:tcPr>
          <w:p w:rsidR="007773B7" w:rsidRPr="00B67F0C" w:rsidRDefault="00B64AE9" w:rsidP="00C41882">
            <w:pPr>
              <w:jc w:val="left"/>
              <w:rPr>
                <w:color w:val="000000" w:themeColor="text1"/>
              </w:rPr>
            </w:pPr>
            <w:r w:rsidRPr="00B67F0C">
              <w:rPr>
                <w:rFonts w:hint="eastAsia"/>
                <w:color w:val="000000" w:themeColor="text1"/>
              </w:rPr>
              <w:t>农险平台标准</w:t>
            </w:r>
            <w:r w:rsidR="007773B7" w:rsidRPr="00B67F0C">
              <w:rPr>
                <w:rFonts w:hint="eastAsia"/>
                <w:color w:val="000000" w:themeColor="text1"/>
              </w:rPr>
              <w:t>行政区划镇级名称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农户数量</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本清单中农户数量</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清单缮制时间</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清单制作时间（年月日）</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清单缮制人代码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清单制作人代码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清单缮制人姓名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清单制作人姓名</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清单最终确认时间</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清单确认时间（年月日）</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清单最终确认人代码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清单确认人代码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清单最终确认人姓名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清单确认人姓名</w:t>
            </w: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清单备注</w:t>
            </w:r>
          </w:p>
        </w:tc>
        <w:tc>
          <w:tcPr>
            <w:tcW w:w="4261" w:type="dxa"/>
          </w:tcPr>
          <w:p w:rsidR="007773B7" w:rsidRPr="00B67F0C" w:rsidRDefault="007773B7" w:rsidP="00C41882">
            <w:pPr>
              <w:jc w:val="left"/>
              <w:rPr>
                <w:color w:val="000000" w:themeColor="text1"/>
              </w:rPr>
            </w:pPr>
            <w:r w:rsidRPr="00B67F0C">
              <w:rPr>
                <w:rFonts w:hint="eastAsia"/>
                <w:color w:val="000000" w:themeColor="text1"/>
              </w:rPr>
              <w:t>用户对清单的备注</w:t>
            </w:r>
          </w:p>
        </w:tc>
      </w:tr>
    </w:tbl>
    <w:p w:rsidR="007773B7" w:rsidRPr="00B67F0C" w:rsidRDefault="007773B7" w:rsidP="007773B7">
      <w:pPr>
        <w:rPr>
          <w:color w:val="000000" w:themeColor="text1"/>
        </w:rPr>
      </w:pPr>
    </w:p>
    <w:p w:rsidR="007773B7" w:rsidRPr="00B67F0C" w:rsidRDefault="007773B7" w:rsidP="007773B7">
      <w:pPr>
        <w:rPr>
          <w:color w:val="000000" w:themeColor="text1"/>
        </w:rPr>
      </w:pPr>
      <w:r w:rsidRPr="00B67F0C">
        <w:rPr>
          <w:rFonts w:hint="eastAsia"/>
          <w:color w:val="000000" w:themeColor="text1"/>
        </w:rPr>
        <w:t>金禾预投保清单农户信息：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金禾定义的标准农户代码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农户的姓名</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农户的证件类型</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农户的证件类型对应的证件号码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联系电话号码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农户的电话号码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联系手机号码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农户的手机号码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联系地址</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农户的联系地址</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微信号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农户的微信号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支付宝号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农户的支付宝号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开户银行大类代码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农户开户银行的银行大类代码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开户银行大类名称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农户开户银行的银行大类名</w:t>
            </w:r>
            <w:r w:rsidRPr="00B67F0C">
              <w:rPr>
                <w:rFonts w:hint="eastAsia"/>
                <w:color w:val="000000" w:themeColor="text1"/>
              </w:rPr>
              <w:lastRenderedPageBreak/>
              <w:t>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开户银行所在省代码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农户开户银行所在省份代码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开户银行所在省名称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农户开户银行所在省份名称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开户银行所在市代码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农户开户银行所在市代码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开户银行所在市名称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农户开户银行所在市名称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开户银行联行号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农户开户银行的联行号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开户户名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农户开户的户名</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开户账号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农户开户账号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土地确权证号码</w:t>
            </w:r>
          </w:p>
        </w:tc>
        <w:tc>
          <w:tcPr>
            <w:tcW w:w="4261" w:type="dxa"/>
          </w:tcPr>
          <w:p w:rsidR="007773B7" w:rsidRPr="00B67F0C" w:rsidRDefault="007773B7" w:rsidP="00C41882">
            <w:pPr>
              <w:jc w:val="left"/>
              <w:rPr>
                <w:color w:val="000000" w:themeColor="text1"/>
              </w:rPr>
            </w:pP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土地确权总面积</w:t>
            </w:r>
          </w:p>
        </w:tc>
        <w:tc>
          <w:tcPr>
            <w:tcW w:w="4261" w:type="dxa"/>
          </w:tcPr>
          <w:p w:rsidR="007773B7" w:rsidRPr="00B67F0C" w:rsidRDefault="007773B7" w:rsidP="00C41882">
            <w:pPr>
              <w:jc w:val="left"/>
              <w:rPr>
                <w:color w:val="000000" w:themeColor="text1"/>
              </w:rPr>
            </w:pP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土地实际总面积</w:t>
            </w:r>
          </w:p>
        </w:tc>
        <w:tc>
          <w:tcPr>
            <w:tcW w:w="4261" w:type="dxa"/>
          </w:tcPr>
          <w:p w:rsidR="007773B7" w:rsidRPr="00B67F0C" w:rsidRDefault="007773B7" w:rsidP="00C41882">
            <w:pPr>
              <w:jc w:val="left"/>
              <w:rPr>
                <w:color w:val="000000" w:themeColor="text1"/>
              </w:rPr>
            </w:pPr>
          </w:p>
        </w:tc>
      </w:tr>
    </w:tbl>
    <w:p w:rsidR="007773B7" w:rsidRPr="00B67F0C" w:rsidRDefault="007773B7" w:rsidP="007773B7">
      <w:pPr>
        <w:rPr>
          <w:color w:val="000000" w:themeColor="text1"/>
        </w:rPr>
      </w:pPr>
    </w:p>
    <w:p w:rsidR="007773B7" w:rsidRPr="00B67F0C" w:rsidRDefault="007773B7" w:rsidP="007773B7">
      <w:pPr>
        <w:rPr>
          <w:color w:val="000000" w:themeColor="text1"/>
        </w:rPr>
      </w:pPr>
      <w:r w:rsidRPr="00B67F0C">
        <w:rPr>
          <w:rFonts w:hint="eastAsia"/>
          <w:color w:val="000000" w:themeColor="text1"/>
        </w:rPr>
        <w:t>金禾预投保清单标的信息：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标的序号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序号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农作物，林木，养殖品种，基础设施，被保险人，连带被保险人</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标准标的代码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标准标的代码对应的标的名</w:t>
            </w:r>
            <w:r w:rsidRPr="00B67F0C">
              <w:rPr>
                <w:rFonts w:hint="eastAsia"/>
                <w:color w:val="000000" w:themeColor="text1"/>
              </w:rPr>
              <w:lastRenderedPageBreak/>
              <w:t>称</w:t>
            </w: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标的清单编号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全局唯一标的清单标识：清单编号</w:t>
            </w:r>
            <w:r w:rsidRPr="00B67F0C">
              <w:rPr>
                <w:rFonts w:hint="eastAsia"/>
                <w:color w:val="000000" w:themeColor="text1"/>
              </w:rPr>
              <w:t xml:space="preserve"> + </w:t>
            </w:r>
            <w:r w:rsidRPr="00B67F0C">
              <w:rPr>
                <w:rFonts w:hint="eastAsia"/>
                <w:color w:val="000000" w:themeColor="text1"/>
              </w:rPr>
              <w:t>标的代码</w:t>
            </w:r>
          </w:p>
        </w:tc>
      </w:tr>
    </w:tbl>
    <w:p w:rsidR="007773B7" w:rsidRPr="00B67F0C" w:rsidRDefault="007773B7" w:rsidP="007773B7">
      <w:pPr>
        <w:rPr>
          <w:color w:val="000000" w:themeColor="text1"/>
        </w:rPr>
      </w:pPr>
    </w:p>
    <w:p w:rsidR="007773B7" w:rsidRPr="00B67F0C" w:rsidRDefault="007773B7" w:rsidP="007773B7">
      <w:pPr>
        <w:rPr>
          <w:color w:val="000000" w:themeColor="text1"/>
        </w:rPr>
      </w:pPr>
      <w:r w:rsidRPr="00B67F0C">
        <w:rPr>
          <w:rFonts w:hint="eastAsia"/>
          <w:color w:val="000000" w:themeColor="text1"/>
        </w:rPr>
        <w:t>金禾预投保清单农户田块信息：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田块代码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金禾对农户的田块的编码</w:t>
            </w: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田块面积</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对应农户田块的（实际）投保面积</w:t>
            </w:r>
          </w:p>
        </w:tc>
      </w:tr>
    </w:tbl>
    <w:p w:rsidR="007773B7" w:rsidRPr="00B67F0C" w:rsidRDefault="007773B7" w:rsidP="007773B7">
      <w:pPr>
        <w:rPr>
          <w:color w:val="000000" w:themeColor="text1"/>
        </w:rPr>
      </w:pPr>
    </w:p>
    <w:p w:rsidR="007773B7" w:rsidRPr="00B67F0C" w:rsidRDefault="007773B7" w:rsidP="007773B7">
      <w:pPr>
        <w:rPr>
          <w:color w:val="000000" w:themeColor="text1"/>
        </w:rPr>
      </w:pPr>
      <w:r w:rsidRPr="00B67F0C">
        <w:rPr>
          <w:rFonts w:hint="eastAsia"/>
          <w:color w:val="000000" w:themeColor="text1"/>
        </w:rPr>
        <w:t>金禾预投保清单农户标的信息：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对应清单农户信息中的农户代码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对应清单标的信息中的标的代码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对应清单标的信息中的标的清单编号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投保数量</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数值型，但是为亩</w:t>
            </w:r>
            <w:r w:rsidRPr="00B67F0C">
              <w:rPr>
                <w:rFonts w:hint="eastAsia"/>
                <w:color w:val="000000" w:themeColor="text1"/>
              </w:rPr>
              <w:t>/</w:t>
            </w:r>
            <w:r w:rsidRPr="00B67F0C">
              <w:rPr>
                <w:rFonts w:hint="eastAsia"/>
                <w:color w:val="000000" w:themeColor="text1"/>
              </w:rPr>
              <w:t>株</w:t>
            </w:r>
            <w:r w:rsidRPr="00B67F0C">
              <w:rPr>
                <w:rFonts w:hint="eastAsia"/>
                <w:color w:val="000000" w:themeColor="text1"/>
              </w:rPr>
              <w:t>/</w:t>
            </w:r>
            <w:r w:rsidRPr="00B67F0C">
              <w:rPr>
                <w:rFonts w:hint="eastAsia"/>
                <w:color w:val="000000" w:themeColor="text1"/>
              </w:rPr>
              <w:t>棒</w:t>
            </w:r>
            <w:r w:rsidRPr="00B67F0C">
              <w:rPr>
                <w:rFonts w:hint="eastAsia"/>
                <w:color w:val="000000" w:themeColor="text1"/>
              </w:rPr>
              <w:t>/</w:t>
            </w:r>
            <w:proofErr w:type="gramStart"/>
            <w:r w:rsidRPr="00B67F0C">
              <w:rPr>
                <w:rFonts w:hint="eastAsia"/>
                <w:color w:val="000000" w:themeColor="text1"/>
              </w:rPr>
              <w:t>个</w:t>
            </w:r>
            <w:proofErr w:type="gramEnd"/>
            <w:r w:rsidRPr="00B67F0C">
              <w:rPr>
                <w:rFonts w:hint="eastAsia"/>
                <w:color w:val="000000" w:themeColor="text1"/>
              </w:rPr>
              <w:t>等</w:t>
            </w:r>
          </w:p>
        </w:tc>
      </w:tr>
    </w:tbl>
    <w:p w:rsidR="007773B7" w:rsidRPr="00B67F0C" w:rsidRDefault="007773B7" w:rsidP="007773B7">
      <w:pPr>
        <w:rPr>
          <w:color w:val="000000" w:themeColor="text1"/>
        </w:rPr>
      </w:pPr>
      <w:r w:rsidRPr="00B67F0C">
        <w:rPr>
          <w:rFonts w:hint="eastAsia"/>
          <w:color w:val="000000" w:themeColor="text1"/>
        </w:rPr>
        <w:t>金禾预投保清单农户标的明细信息（</w:t>
      </w:r>
      <w:proofErr w:type="gramStart"/>
      <w:r w:rsidRPr="00B67F0C">
        <w:rPr>
          <w:rFonts w:hint="eastAsia"/>
          <w:color w:val="000000" w:themeColor="text1"/>
        </w:rPr>
        <w:t>养殖险耳标</w:t>
      </w:r>
      <w:proofErr w:type="gramEnd"/>
      <w:r w:rsidRPr="00B67F0C">
        <w:rPr>
          <w:rFonts w:hint="eastAsia"/>
          <w:color w:val="000000" w:themeColor="text1"/>
        </w:rPr>
        <w:t>）：</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对应清单农户信息的农户代码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对应清单标的信息的标的代码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耳标号</w:t>
            </w:r>
            <w:r w:rsidRPr="00B67F0C">
              <w:rPr>
                <w:rFonts w:hint="eastAsia"/>
                <w:color w:val="000000" w:themeColor="text1"/>
              </w:rPr>
              <w:t>/</w:t>
            </w:r>
            <w:r w:rsidRPr="00B67F0C">
              <w:rPr>
                <w:rFonts w:hint="eastAsia"/>
                <w:color w:val="000000" w:themeColor="text1"/>
              </w:rPr>
              <w:t>脚环号</w:t>
            </w:r>
          </w:p>
        </w:tc>
        <w:tc>
          <w:tcPr>
            <w:tcW w:w="4261" w:type="dxa"/>
          </w:tcPr>
          <w:p w:rsidR="007773B7" w:rsidRPr="00B67F0C" w:rsidRDefault="007773B7" w:rsidP="00C41882">
            <w:pPr>
              <w:jc w:val="left"/>
              <w:rPr>
                <w:color w:val="000000" w:themeColor="text1"/>
              </w:rPr>
            </w:pP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畜龄</w:t>
            </w:r>
          </w:p>
        </w:tc>
        <w:tc>
          <w:tcPr>
            <w:tcW w:w="4261" w:type="dxa"/>
          </w:tcPr>
          <w:p w:rsidR="007773B7" w:rsidRPr="00B67F0C" w:rsidRDefault="007773B7" w:rsidP="00C41882">
            <w:pPr>
              <w:jc w:val="left"/>
              <w:rPr>
                <w:color w:val="000000" w:themeColor="text1"/>
              </w:rPr>
            </w:pPr>
          </w:p>
        </w:tc>
      </w:tr>
    </w:tbl>
    <w:p w:rsidR="007773B7" w:rsidRPr="00B67F0C" w:rsidRDefault="007773B7" w:rsidP="007773B7">
      <w:pPr>
        <w:rPr>
          <w:color w:val="000000" w:themeColor="text1"/>
        </w:rPr>
      </w:pPr>
    </w:p>
    <w:p w:rsidR="007773B7" w:rsidRPr="00B67F0C" w:rsidRDefault="007773B7" w:rsidP="007773B7">
      <w:pPr>
        <w:rPr>
          <w:color w:val="000000" w:themeColor="text1"/>
        </w:rPr>
      </w:pPr>
      <w:r w:rsidRPr="00B67F0C">
        <w:rPr>
          <w:rFonts w:hint="eastAsia"/>
          <w:color w:val="000000" w:themeColor="text1"/>
        </w:rPr>
        <w:t>金禾预投保清单农户标的明细信息（种植险连带被保险人）：</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对应清单农户信息的农户代码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对应清单标的信息的标的代码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连带被保险人的证件类型</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连带被保险人的证件类型对应的证件号码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连带被保险人的姓名</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与农户关系</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连带被保险人与农户的关系</w:t>
            </w:r>
          </w:p>
        </w:tc>
      </w:tr>
    </w:tbl>
    <w:p w:rsidR="007773B7" w:rsidRPr="00B67F0C" w:rsidRDefault="007773B7" w:rsidP="007773B7">
      <w:pPr>
        <w:pStyle w:val="5"/>
        <w:rPr>
          <w:color w:val="000000" w:themeColor="text1"/>
        </w:rPr>
      </w:pPr>
      <w:r w:rsidRPr="00B67F0C">
        <w:rPr>
          <w:rFonts w:hint="eastAsia"/>
          <w:color w:val="000000" w:themeColor="text1"/>
        </w:rPr>
        <w:t>预投保清单表结构</w:t>
      </w:r>
    </w:p>
    <w:p w:rsidR="007773B7" w:rsidRPr="00B67F0C" w:rsidRDefault="007773B7" w:rsidP="007773B7">
      <w:pPr>
        <w:ind w:left="420"/>
        <w:rPr>
          <w:color w:val="000000" w:themeColor="text1"/>
        </w:rPr>
      </w:pPr>
      <w:r w:rsidRPr="00B67F0C">
        <w:rPr>
          <w:rFonts w:hint="eastAsia"/>
          <w:color w:val="000000" w:themeColor="text1"/>
        </w:rPr>
        <w:t>预投保清单表结构设计详见下表：</w:t>
      </w:r>
    </w:p>
    <w:p w:rsidR="007773B7" w:rsidRPr="00B67F0C" w:rsidRDefault="007773B7" w:rsidP="007773B7">
      <w:pPr>
        <w:ind w:left="420"/>
        <w:rPr>
          <w:color w:val="000000" w:themeColor="text1"/>
        </w:rPr>
      </w:pPr>
    </w:p>
    <w:p w:rsidR="006F0E4E" w:rsidRPr="00B67F0C" w:rsidRDefault="006F0E4E" w:rsidP="006F0E4E">
      <w:pPr>
        <w:rPr>
          <w:color w:val="000000" w:themeColor="text1"/>
          <w:lang w:val="zh-CN"/>
        </w:rPr>
      </w:pPr>
    </w:p>
    <w:p w:rsidR="006F0E4E" w:rsidRPr="00B67F0C" w:rsidRDefault="006F0E4E" w:rsidP="008559EF">
      <w:pPr>
        <w:rPr>
          <w:color w:val="000000" w:themeColor="text1"/>
          <w:lang w:val="zh-CN"/>
        </w:rPr>
      </w:pPr>
      <w:r w:rsidRPr="00B67F0C">
        <w:rPr>
          <w:rFonts w:hint="eastAsia"/>
          <w:color w:val="000000" w:themeColor="text1"/>
          <w:lang w:val="zh-CN"/>
        </w:rPr>
        <w:t>投保预确认数据主表</w:t>
      </w:r>
    </w:p>
    <w:p w:rsidR="006F0E4E" w:rsidRPr="00B67F0C" w:rsidRDefault="006F0E4E" w:rsidP="006F0E4E">
      <w:pPr>
        <w:rPr>
          <w:color w:val="000000" w:themeColor="text1"/>
        </w:rPr>
      </w:pP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VARCHAR2(29)</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LISTALIAS</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清单别名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457"/>
        </w:trPr>
        <w:tc>
          <w:tcPr>
            <w:tcW w:w="1940" w:type="dxa"/>
            <w:tcBorders>
              <w:top w:val="nil"/>
              <w:left w:val="single" w:sz="4" w:space="0" w:color="auto"/>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LISTTYPEFLAG</w:t>
            </w:r>
          </w:p>
        </w:tc>
        <w:tc>
          <w:tcPr>
            <w:tcW w:w="180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w:t>
            </w:r>
          </w:p>
        </w:tc>
        <w:tc>
          <w:tcPr>
            <w:tcW w:w="34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清单类型标志</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P:保单 E:批单</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LISTTYPE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清单类型</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（D-大户,S-散户）</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LROVINCECODE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清单归属区域（省级）代码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LROVINCENAME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清单归属区域（省级）名称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LCITYCODE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清单归属区域（市级）代码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LCITYNAME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清单归属区域（市级）名称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LCOUNTYCODE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清单归属区域（县/区级）代码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LCOUNTYNAME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清单归属区域（县/区级）名称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LTOWNCODE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清单归属区域（镇级）代码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LTOWNNAME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清单归属区域（镇级）名称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LVILLAGECODE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清单归属区域（村级）代码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LVILLAGENAME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清单归属区域（村级）名称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标准区划代码</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PROVINCECODE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清单归属区域（省级）代码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PROVINCENAME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清单归属区域（省级）名称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PCITYCODE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清单归属区域（市级）代码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PCITYNAME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清单归属区域（市级）名称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PCOUNTYCODE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清单归属区域（县/区级）代码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PCOUNTYNAME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清单归属区域（县/区级）名称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PTOWNCODE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清单归属区域（镇级）代码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PTOWNNAME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清单归属区域（镇级）名称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PVILLAGECODE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清单归属区域（村级）代码</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PVILLAGENAME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清单归属区域（村级）名称</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平台行政区划</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FCOUNT</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农户数量</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eastAsia="宋体"/>
                <w:color w:val="000000" w:themeColor="text1"/>
                <w:sz w:val="20"/>
                <w:szCs w:val="20"/>
              </w:rPr>
            </w:pPr>
            <w:r w:rsidRPr="00B67F0C">
              <w:rPr>
                <w:rFonts w:hint="eastAsia"/>
                <w:color w:val="000000" w:themeColor="text1"/>
                <w:sz w:val="20"/>
                <w:szCs w:val="20"/>
              </w:rPr>
              <w:t>GISFLAG</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rPr>
                <w:color w:val="000000" w:themeColor="text1"/>
                <w:sz w:val="20"/>
                <w:szCs w:val="20"/>
              </w:rPr>
            </w:pPr>
            <w:r w:rsidRPr="00B67F0C">
              <w:rPr>
                <w:rFonts w:hint="eastAsia"/>
                <w:color w:val="000000" w:themeColor="text1"/>
                <w:sz w:val="20"/>
                <w:szCs w:val="20"/>
              </w:rPr>
              <w:t>Boolean</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是否</w:t>
            </w:r>
            <w:r w:rsidRPr="00B67F0C">
              <w:rPr>
                <w:rFonts w:hint="eastAsia"/>
                <w:color w:val="000000" w:themeColor="text1"/>
                <w:sz w:val="22"/>
              </w:rPr>
              <w:t>gis</w:t>
            </w:r>
            <w:r w:rsidRPr="00B67F0C">
              <w:rPr>
                <w:rFonts w:hint="eastAsia"/>
                <w:color w:val="000000" w:themeColor="text1"/>
                <w:sz w:val="22"/>
              </w:rPr>
              <w:t>端生成标志</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0"/>
                <w:szCs w:val="20"/>
                <w:u w:val="single"/>
              </w:rPr>
            </w:pPr>
            <w:r w:rsidRPr="00B67F0C">
              <w:rPr>
                <w:rFonts w:hint="eastAsia"/>
                <w:color w:val="000000" w:themeColor="text1"/>
                <w:sz w:val="20"/>
                <w:szCs w:val="20"/>
                <w:u w:val="single"/>
              </w:rPr>
              <w:t>NEWF</w:t>
            </w:r>
            <w:r w:rsidRPr="00B67F0C">
              <w:rPr>
                <w:rFonts w:hint="eastAsia"/>
                <w:color w:val="000000" w:themeColor="text1"/>
                <w:sz w:val="20"/>
                <w:szCs w:val="20"/>
              </w:rPr>
              <w:t>LAG</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rPr>
                <w:color w:val="000000" w:themeColor="text1"/>
                <w:sz w:val="20"/>
                <w:szCs w:val="20"/>
              </w:rPr>
            </w:pPr>
            <w:r w:rsidRPr="00B67F0C">
              <w:rPr>
                <w:rFonts w:hint="eastAsia"/>
                <w:color w:val="000000" w:themeColor="text1"/>
                <w:sz w:val="20"/>
                <w:szCs w:val="20"/>
              </w:rPr>
              <w:t>Boolean</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是否最新保单标志</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LISTCREATETIME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DATETIME</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清单缮制时间</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OPCODE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清单缮制人代码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OPNAME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清单缮制人姓名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LISTAFFRIMTIME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DATETIME</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清单最终确认时间</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AFFRIMOPCODE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清单最终确认人代码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lastRenderedPageBreak/>
              <w:t>AFFRIMOPNAME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清单最终确认人姓名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REMARK</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VARCHAR2(400)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清单备注</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center"/>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主键：INSURELISTCODE</w:t>
            </w:r>
            <w:r w:rsidRPr="00B67F0C">
              <w:rPr>
                <w:rFonts w:ascii="宋体" w:eastAsia="宋体" w:hAnsi="宋体" w:cs="宋体"/>
                <w:color w:val="000000" w:themeColor="text1"/>
                <w:kern w:val="0"/>
                <w:sz w:val="20"/>
                <w:szCs w:val="20"/>
              </w:rPr>
              <w:t>,</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hint="eastAsia"/>
                <w:color w:val="000000" w:themeColor="text1"/>
                <w:kern w:val="0"/>
                <w:sz w:val="20"/>
                <w:szCs w:val="20"/>
              </w:rPr>
              <w:t>SERIALNO</w:t>
            </w:r>
          </w:p>
        </w:tc>
      </w:tr>
    </w:tbl>
    <w:p w:rsidR="006F0E4E" w:rsidRPr="00B67F0C" w:rsidRDefault="006F0E4E" w:rsidP="006F0E4E">
      <w:pPr>
        <w:rPr>
          <w:color w:val="000000" w:themeColor="text1"/>
        </w:rPr>
      </w:pPr>
    </w:p>
    <w:p w:rsidR="006F0E4E" w:rsidRPr="00B67F0C" w:rsidRDefault="006F0E4E" w:rsidP="008559EF">
      <w:pPr>
        <w:rPr>
          <w:color w:val="000000" w:themeColor="text1"/>
          <w:lang w:val="zh-CN"/>
        </w:rPr>
      </w:pPr>
      <w:r w:rsidRPr="00B67F0C">
        <w:rPr>
          <w:rFonts w:hint="eastAsia"/>
          <w:color w:val="000000" w:themeColor="text1"/>
          <w:lang w:val="zh-CN"/>
        </w:rPr>
        <w:t>投保预确认农户清单表</w:t>
      </w:r>
    </w:p>
    <w:p w:rsidR="006F0E4E" w:rsidRPr="00B67F0C" w:rsidRDefault="006F0E4E" w:rsidP="006F0E4E">
      <w:pPr>
        <w:rPr>
          <w:color w:val="000000" w:themeColor="text1"/>
          <w:lang w:val="zh-CN"/>
        </w:rPr>
      </w:pP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VARCHAR2(29)</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FCODE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农户姓名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FIDTYPE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证件类型</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FIDCARD</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证件号码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TEAMNAME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3460" w:type="dxa"/>
            <w:tcBorders>
              <w:top w:val="nil"/>
              <w:left w:val="nil"/>
              <w:bottom w:val="single" w:sz="4" w:space="0" w:color="auto"/>
              <w:right w:val="single" w:sz="4" w:space="0" w:color="auto"/>
            </w:tcBorders>
            <w:shd w:val="clear" w:color="000000" w:fill="FFFFFF"/>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组别</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FTEL</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联系电话号码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FPHONE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联系手机号码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FADDRESS</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联系地址</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FWECHATAC</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微信号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FALIPAYAC</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支付宝号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BANKTYPECODE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开户银行大类代码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BANKTYPENAME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开户银行大类名称</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BROVINCECODE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开户银行所在省代码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BROVINCENAME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开户银行所在省名称</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BCITYCODE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开户银行所在市代码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BCITYNAME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开户银行所在市名称</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BANKCODE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BANKNAME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开户银行名称</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BANKNUMBER</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开户银行联行号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ACCOUNTNAME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开户户名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ACCOUNTNO</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VARCHAR2(36)</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开户账号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LANDCARD</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土地确权证号码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LANDAREA</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土地确权总面积</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REALAREA</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土地实际总面积</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INSUREAREA</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NUMBER(10,4)</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投保总面积/投标总数量</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TINSUREAREA</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实际投保总面积</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DELAREA</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剔除面积</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ADJUSTREASON</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VARCHAR2(100)</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整体调整原因</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center"/>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lastRenderedPageBreak/>
              <w:t xml:space="preserve">主键：INSURELISTCODE, SERIALNO </w:t>
            </w:r>
            <w:r w:rsidRPr="00B67F0C">
              <w:rPr>
                <w:rFonts w:ascii="宋体" w:eastAsia="宋体" w:hAnsi="宋体" w:cs="宋体"/>
                <w:color w:val="000000" w:themeColor="text1"/>
                <w:kern w:val="0"/>
                <w:sz w:val="20"/>
                <w:szCs w:val="20"/>
              </w:rPr>
              <w:t>,</w:t>
            </w:r>
            <w:r w:rsidRPr="00B67F0C">
              <w:rPr>
                <w:rFonts w:ascii="宋体" w:eastAsia="宋体" w:hAnsi="宋体" w:cs="宋体" w:hint="eastAsia"/>
                <w:color w:val="000000" w:themeColor="text1"/>
                <w:kern w:val="0"/>
                <w:sz w:val="20"/>
                <w:szCs w:val="20"/>
              </w:rPr>
              <w:t>FCODE</w:t>
            </w:r>
          </w:p>
        </w:tc>
      </w:tr>
    </w:tbl>
    <w:p w:rsidR="006F0E4E" w:rsidRPr="00B67F0C" w:rsidRDefault="006F0E4E" w:rsidP="006F0E4E">
      <w:pPr>
        <w:rPr>
          <w:color w:val="000000" w:themeColor="text1"/>
          <w:lang w:val="zh-CN"/>
        </w:rPr>
      </w:pPr>
    </w:p>
    <w:p w:rsidR="006F0E4E" w:rsidRPr="00B67F0C" w:rsidRDefault="006F0E4E" w:rsidP="006F0E4E">
      <w:pPr>
        <w:rPr>
          <w:color w:val="000000" w:themeColor="text1"/>
          <w:lang w:val="zh-CN"/>
        </w:rPr>
      </w:pPr>
      <w:r w:rsidRPr="00B67F0C">
        <w:rPr>
          <w:rFonts w:hint="eastAsia"/>
          <w:color w:val="000000" w:themeColor="text1"/>
          <w:lang w:val="zh-CN"/>
        </w:rPr>
        <w:t>投保预确认农户田块清单表</w:t>
      </w: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FCODE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hint="eastAsia"/>
                <w:b/>
                <w:color w:val="000000" w:themeColor="text1"/>
                <w:kern w:val="0"/>
                <w:sz w:val="20"/>
                <w:szCs w:val="20"/>
              </w:rPr>
              <w:t>FIELDCODE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VARCHAR2(19)</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田块代码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FIELDAREA</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田块面积</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实际投保面积</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AdjustArea</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NUMBER(10,4)</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调整后田块面积</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AdjustReason</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调整原因</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VALIDAREA</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 xml:space="preserve">有效面积（有效数量) </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REMARK</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VARCHAR2(400)</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备注</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主键：INSURELISTCODE,</w:t>
            </w:r>
            <w:r w:rsidRPr="00B67F0C">
              <w:rPr>
                <w:rFonts w:ascii="宋体" w:eastAsia="宋体" w:hAnsi="宋体" w:cs="宋体" w:hint="eastAsia"/>
                <w:color w:val="000000" w:themeColor="text1"/>
                <w:kern w:val="0"/>
                <w:sz w:val="20"/>
                <w:szCs w:val="20"/>
              </w:rPr>
              <w:t xml:space="preserve"> SERIALNO</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2"/>
              </w:rPr>
              <w:t>FCODE，</w:t>
            </w:r>
            <w:r w:rsidRPr="00B67F0C">
              <w:rPr>
                <w:rFonts w:ascii="宋体" w:eastAsia="宋体" w:hAnsi="宋体" w:cs="宋体" w:hint="eastAsia"/>
                <w:b/>
                <w:color w:val="000000" w:themeColor="text1"/>
                <w:kern w:val="0"/>
                <w:sz w:val="20"/>
                <w:szCs w:val="20"/>
              </w:rPr>
              <w:t>FIELDCODE</w:t>
            </w:r>
          </w:p>
        </w:tc>
      </w:tr>
    </w:tbl>
    <w:p w:rsidR="006F0E4E" w:rsidRPr="00B67F0C" w:rsidRDefault="006F0E4E" w:rsidP="006F0E4E">
      <w:pPr>
        <w:rPr>
          <w:color w:val="000000" w:themeColor="text1"/>
          <w:lang w:val="zh-CN"/>
        </w:rPr>
      </w:pPr>
    </w:p>
    <w:p w:rsidR="006F0E4E" w:rsidRPr="00B67F0C" w:rsidRDefault="006F0E4E" w:rsidP="008559EF">
      <w:pPr>
        <w:rPr>
          <w:color w:val="000000" w:themeColor="text1"/>
          <w:lang w:val="zh-CN"/>
        </w:rPr>
      </w:pPr>
      <w:r w:rsidRPr="00B67F0C">
        <w:rPr>
          <w:rFonts w:hint="eastAsia"/>
          <w:color w:val="000000" w:themeColor="text1"/>
          <w:lang w:val="zh-CN"/>
        </w:rPr>
        <w:t>预投保清单标的表</w:t>
      </w: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hint="eastAsia"/>
                <w:color w:val="000000" w:themeColor="text1"/>
                <w:kern w:val="0"/>
                <w:sz w:val="22"/>
              </w:rPr>
              <w:t>ITEMNO</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标的序号</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hint="eastAsia"/>
                <w:b/>
                <w:color w:val="000000" w:themeColor="text1"/>
                <w:kern w:val="0"/>
                <w:sz w:val="22"/>
              </w:rPr>
              <w:t>ITEMCODE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108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ITEMTYPE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标的类型</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农作物，林木，养殖品种，基础设施，被保险人，连带被保险人</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ITEMNAME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VARCHAR2(100)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标的名称</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ITEMFULLNAME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VARCHAR2(255)</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标的全称</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w:t>
            </w:r>
          </w:p>
        </w:tc>
      </w:tr>
      <w:tr w:rsidR="00B67F0C" w:rsidRPr="00B67F0C" w:rsidTr="00DE0B4D">
        <w:trPr>
          <w:trHeight w:val="54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ITEMLISTCODE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标的清单编号</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唯一标识一个清单中的一个标的类型</w:t>
            </w: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主键：INSURELISTCODE，</w:t>
            </w:r>
            <w:r w:rsidRPr="00B67F0C">
              <w:rPr>
                <w:rFonts w:ascii="宋体" w:eastAsia="宋体" w:hAnsi="宋体" w:cs="宋体" w:hint="eastAsia"/>
                <w:color w:val="000000" w:themeColor="text1"/>
                <w:kern w:val="0"/>
                <w:sz w:val="20"/>
                <w:szCs w:val="20"/>
              </w:rPr>
              <w:t>SERIALNO</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2"/>
              </w:rPr>
              <w:t xml:space="preserve"> ITEMCODE</w:t>
            </w:r>
          </w:p>
        </w:tc>
      </w:tr>
    </w:tbl>
    <w:p w:rsidR="006F0E4E" w:rsidRPr="00B67F0C" w:rsidRDefault="006F0E4E" w:rsidP="006F0E4E">
      <w:pPr>
        <w:rPr>
          <w:color w:val="000000" w:themeColor="text1"/>
          <w:lang w:val="zh-CN"/>
        </w:rPr>
      </w:pPr>
    </w:p>
    <w:p w:rsidR="006F0E4E" w:rsidRPr="00B67F0C" w:rsidRDefault="006F0E4E" w:rsidP="008559EF">
      <w:pPr>
        <w:rPr>
          <w:color w:val="000000" w:themeColor="text1"/>
          <w:lang w:val="zh-CN"/>
        </w:rPr>
      </w:pPr>
      <w:r w:rsidRPr="00B67F0C">
        <w:rPr>
          <w:rFonts w:hint="eastAsia"/>
          <w:color w:val="000000" w:themeColor="text1"/>
          <w:lang w:val="zh-CN"/>
        </w:rPr>
        <w:lastRenderedPageBreak/>
        <w:t>预投保清单农户标的表</w:t>
      </w: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FCODE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VARCHAR2(25)</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ITEMCODE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ITEMLISTCODE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54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INSURECOUNT</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NUMBER(10,2)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投保数量</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单位为亩、棒、</w:t>
            </w:r>
            <w:proofErr w:type="gramStart"/>
            <w:r w:rsidRPr="00B67F0C">
              <w:rPr>
                <w:rFonts w:ascii="宋体" w:eastAsia="宋体" w:hAnsi="宋体" w:cs="宋体" w:hint="eastAsia"/>
                <w:color w:val="000000" w:themeColor="text1"/>
                <w:kern w:val="0"/>
                <w:sz w:val="22"/>
              </w:rPr>
              <w:t>个</w:t>
            </w:r>
            <w:proofErr w:type="gramEnd"/>
            <w:r w:rsidRPr="00B67F0C">
              <w:rPr>
                <w:rFonts w:ascii="宋体" w:eastAsia="宋体" w:hAnsi="宋体" w:cs="宋体" w:hint="eastAsia"/>
                <w:color w:val="000000" w:themeColor="text1"/>
                <w:kern w:val="0"/>
                <w:sz w:val="22"/>
              </w:rPr>
              <w:t>等</w:t>
            </w: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主键：INSURELISTCODE，</w:t>
            </w:r>
            <w:r w:rsidRPr="00B67F0C">
              <w:rPr>
                <w:rFonts w:ascii="宋体" w:eastAsia="宋体" w:hAnsi="宋体" w:cs="宋体" w:hint="eastAsia"/>
                <w:color w:val="000000" w:themeColor="text1"/>
                <w:kern w:val="0"/>
                <w:sz w:val="20"/>
                <w:szCs w:val="20"/>
              </w:rPr>
              <w:t>SERIALNO</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2"/>
              </w:rPr>
              <w:t>FCODE，ITEMCODE</w:t>
            </w:r>
          </w:p>
        </w:tc>
      </w:tr>
    </w:tbl>
    <w:p w:rsidR="006F0E4E" w:rsidRPr="00B67F0C" w:rsidRDefault="006F0E4E" w:rsidP="008559EF">
      <w:pPr>
        <w:rPr>
          <w:color w:val="000000" w:themeColor="text1"/>
          <w:lang w:val="zh-CN"/>
        </w:rPr>
      </w:pPr>
      <w:r w:rsidRPr="00B67F0C">
        <w:rPr>
          <w:rFonts w:hint="eastAsia"/>
          <w:color w:val="000000" w:themeColor="text1"/>
          <w:lang w:val="zh-CN"/>
        </w:rPr>
        <w:t>预投保清单农户标的清单明细表（物）</w:t>
      </w:r>
    </w:p>
    <w:p w:rsidR="006F0E4E" w:rsidRPr="00B67F0C" w:rsidRDefault="006F0E4E" w:rsidP="006F0E4E">
      <w:pPr>
        <w:rPr>
          <w:color w:val="000000" w:themeColor="text1"/>
          <w:lang w:val="zh-CN"/>
        </w:rPr>
      </w:pPr>
      <w:r w:rsidRPr="00B67F0C">
        <w:rPr>
          <w:color w:val="000000" w:themeColor="text1"/>
          <w:lang w:val="zh-CN"/>
        </w:rPr>
        <w:t>(</w:t>
      </w:r>
      <w:r w:rsidRPr="00B67F0C">
        <w:rPr>
          <w:color w:val="000000" w:themeColor="text1"/>
          <w:lang w:val="zh-CN"/>
        </w:rPr>
        <w:t>针对养殖险：只有养殖险有耳标或耳环的险种才有标的明细表信息</w:t>
      </w:r>
      <w:r w:rsidRPr="00B67F0C">
        <w:rPr>
          <w:color w:val="000000" w:themeColor="text1"/>
          <w:lang w:val="zh-CN"/>
        </w:rPr>
        <w:t>)</w:t>
      </w:r>
    </w:p>
    <w:tbl>
      <w:tblPr>
        <w:tblW w:w="9541" w:type="dxa"/>
        <w:tblInd w:w="-5" w:type="dxa"/>
        <w:tblLook w:val="04A0" w:firstRow="1" w:lastRow="0" w:firstColumn="1" w:lastColumn="0" w:noHBand="0" w:noVBand="1"/>
      </w:tblPr>
      <w:tblGrid>
        <w:gridCol w:w="2321"/>
        <w:gridCol w:w="1800"/>
        <w:gridCol w:w="3460"/>
        <w:gridCol w:w="1960"/>
      </w:tblGrid>
      <w:tr w:rsidR="00B67F0C" w:rsidRPr="00B67F0C" w:rsidTr="00DE0B4D">
        <w:trPr>
          <w:trHeight w:val="270"/>
        </w:trPr>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FCODE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VARCHAR2(25)</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ITEMCODE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EARLABEL</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耳标号/脚环号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Pr="00B67F0C" w:rsidRDefault="006F0E4E" w:rsidP="00DE0B4D">
            <w:pPr>
              <w:widowControl/>
              <w:jc w:val="left"/>
              <w:rPr>
                <w:rFonts w:eastAsia="宋体"/>
                <w:color w:val="000000" w:themeColor="text1"/>
                <w:sz w:val="22"/>
              </w:rPr>
            </w:pPr>
            <w:r w:rsidRPr="00B67F0C">
              <w:rPr>
                <w:rFonts w:hint="eastAsia"/>
                <w:color w:val="000000" w:themeColor="text1"/>
                <w:sz w:val="22"/>
              </w:rPr>
              <w:t>BREEDINGAREACODE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VARCHAR2(25)</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养殖地点代码</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Pr="00B67F0C" w:rsidRDefault="006F0E4E" w:rsidP="00DE0B4D">
            <w:pPr>
              <w:rPr>
                <w:color w:val="000000" w:themeColor="text1"/>
                <w:sz w:val="22"/>
              </w:rPr>
            </w:pPr>
            <w:r w:rsidRPr="00B67F0C">
              <w:rPr>
                <w:rFonts w:hint="eastAsia"/>
                <w:color w:val="000000" w:themeColor="text1"/>
                <w:sz w:val="22"/>
              </w:rPr>
              <w:t>BREEDINGAREANAME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VARCHAR2(25)</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养殖地点名称</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Pr="00B67F0C" w:rsidRDefault="006F0E4E" w:rsidP="00DE0B4D">
            <w:pPr>
              <w:rPr>
                <w:color w:val="000000" w:themeColor="text1"/>
                <w:sz w:val="22"/>
              </w:rPr>
            </w:pPr>
            <w:r w:rsidRPr="00B67F0C">
              <w:rPr>
                <w:rFonts w:hint="eastAsia"/>
                <w:color w:val="000000" w:themeColor="text1"/>
                <w:sz w:val="22"/>
              </w:rPr>
              <w:t>SPECIES</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VARCHAR2(25)</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rPr>
                <w:color w:val="000000" w:themeColor="text1"/>
                <w:sz w:val="22"/>
              </w:rPr>
            </w:pPr>
            <w:r w:rsidRPr="00B67F0C">
              <w:rPr>
                <w:rFonts w:hint="eastAsia"/>
                <w:color w:val="000000" w:themeColor="text1"/>
                <w:sz w:val="22"/>
              </w:rPr>
              <w:t>养殖品种</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321" w:type="dxa"/>
            <w:tcBorders>
              <w:top w:val="nil"/>
              <w:left w:val="single" w:sz="4" w:space="0" w:color="auto"/>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ANIMALAGE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NUMBER(10,1)</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畜龄</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95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主键：INSURELISTCODE，</w:t>
            </w:r>
            <w:r w:rsidRPr="00B67F0C">
              <w:rPr>
                <w:rFonts w:ascii="宋体" w:eastAsia="宋体" w:hAnsi="宋体" w:cs="宋体" w:hint="eastAsia"/>
                <w:color w:val="000000" w:themeColor="text1"/>
                <w:kern w:val="0"/>
                <w:sz w:val="20"/>
                <w:szCs w:val="20"/>
              </w:rPr>
              <w:t>SERIALNO</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2"/>
              </w:rPr>
              <w:t>FCODE，EARLABEL</w:t>
            </w:r>
          </w:p>
        </w:tc>
      </w:tr>
    </w:tbl>
    <w:p w:rsidR="006F0E4E" w:rsidRPr="00B67F0C" w:rsidRDefault="006F0E4E" w:rsidP="006F0E4E">
      <w:pPr>
        <w:rPr>
          <w:color w:val="000000" w:themeColor="text1"/>
          <w:lang w:val="zh-CN"/>
        </w:rPr>
      </w:pPr>
    </w:p>
    <w:p w:rsidR="006F0E4E" w:rsidRPr="00B67F0C" w:rsidRDefault="006F0E4E" w:rsidP="008559EF">
      <w:pPr>
        <w:rPr>
          <w:color w:val="000000" w:themeColor="text1"/>
          <w:lang w:val="zh-CN"/>
        </w:rPr>
      </w:pPr>
      <w:r w:rsidRPr="00B67F0C">
        <w:rPr>
          <w:rFonts w:hint="eastAsia"/>
          <w:color w:val="000000" w:themeColor="text1"/>
          <w:lang w:val="zh-CN"/>
        </w:rPr>
        <w:t>预投保清单农户标的清单明细表（人）</w:t>
      </w:r>
    </w:p>
    <w:p w:rsidR="006F0E4E" w:rsidRPr="00B67F0C" w:rsidRDefault="006F0E4E" w:rsidP="006F0E4E">
      <w:pPr>
        <w:ind w:left="5"/>
        <w:rPr>
          <w:color w:val="000000" w:themeColor="text1"/>
          <w:lang w:val="zh-CN"/>
        </w:rPr>
      </w:pPr>
      <w:r w:rsidRPr="00B67F0C">
        <w:rPr>
          <w:color w:val="000000" w:themeColor="text1"/>
          <w:lang w:val="zh-CN"/>
        </w:rPr>
        <w:t>(</w:t>
      </w:r>
      <w:r w:rsidRPr="00B67F0C">
        <w:rPr>
          <w:color w:val="000000" w:themeColor="text1"/>
          <w:lang w:val="zh-CN"/>
        </w:rPr>
        <w:t>针对组合险种中标的类型为</w:t>
      </w:r>
      <w:r w:rsidRPr="00B67F0C">
        <w:rPr>
          <w:color w:val="000000" w:themeColor="text1"/>
          <w:lang w:val="zh-CN"/>
        </w:rPr>
        <w:t>“</w:t>
      </w:r>
      <w:r w:rsidRPr="00B67F0C">
        <w:rPr>
          <w:color w:val="000000" w:themeColor="text1"/>
          <w:lang w:val="zh-CN"/>
        </w:rPr>
        <w:t>人</w:t>
      </w:r>
      <w:r w:rsidRPr="00B67F0C">
        <w:rPr>
          <w:color w:val="000000" w:themeColor="text1"/>
          <w:lang w:val="zh-CN"/>
        </w:rPr>
        <w:t>”</w:t>
      </w:r>
      <w:r w:rsidRPr="00B67F0C">
        <w:rPr>
          <w:color w:val="000000" w:themeColor="text1"/>
          <w:lang w:val="zh-CN"/>
        </w:rPr>
        <w:t>的情况</w:t>
      </w:r>
      <w:r w:rsidRPr="00B67F0C">
        <w:rPr>
          <w:color w:val="000000" w:themeColor="text1"/>
          <w:lang w:val="zh-CN"/>
        </w:rPr>
        <w:t>)</w:t>
      </w:r>
    </w:p>
    <w:tbl>
      <w:tblPr>
        <w:tblW w:w="9160" w:type="dxa"/>
        <w:tblInd w:w="-5" w:type="dxa"/>
        <w:tblLook w:val="04A0" w:firstRow="1" w:lastRow="0" w:firstColumn="1" w:lastColumn="0" w:noHBand="0" w:noVBand="1"/>
      </w:tblPr>
      <w:tblGrid>
        <w:gridCol w:w="1940"/>
        <w:gridCol w:w="1800"/>
        <w:gridCol w:w="3460"/>
        <w:gridCol w:w="1960"/>
      </w:tblGrid>
      <w:tr w:rsidR="00B67F0C" w:rsidRPr="00B67F0C" w:rsidTr="00DE0B4D">
        <w:trPr>
          <w:trHeight w:val="27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B67F0C" w:rsidRDefault="006F0E4E"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INSURELISTCODE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VARCHAR2(28)</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80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3460" w:type="dxa"/>
            <w:tcBorders>
              <w:top w:val="nil"/>
              <w:left w:val="nil"/>
              <w:bottom w:val="single" w:sz="4" w:space="0" w:color="auto"/>
              <w:right w:val="single" w:sz="4" w:space="0" w:color="auto"/>
            </w:tcBorders>
            <w:shd w:val="clear" w:color="auto" w:fill="auto"/>
            <w:noWrap/>
            <w:vAlign w:val="center"/>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w:t>
            </w:r>
            <w:r w:rsidRPr="00B67F0C">
              <w:rPr>
                <w:rFonts w:ascii="宋体" w:eastAsia="宋体" w:hAnsi="宋体" w:cs="宋体" w:hint="eastAsia"/>
                <w:color w:val="000000" w:themeColor="text1"/>
                <w:kern w:val="0"/>
                <w:sz w:val="20"/>
                <w:szCs w:val="20"/>
              </w:rPr>
              <w:lastRenderedPageBreak/>
              <w:t>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lastRenderedPageBreak/>
              <w:t>FCODE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ITEMCODE</w:t>
            </w:r>
          </w:p>
        </w:tc>
        <w:tc>
          <w:tcPr>
            <w:tcW w:w="180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VARCHAR2(20)</w:t>
            </w:r>
          </w:p>
        </w:tc>
        <w:tc>
          <w:tcPr>
            <w:tcW w:w="34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auto" w:fill="auto"/>
            <w:noWrap/>
            <w:vAlign w:val="bottom"/>
          </w:tcPr>
          <w:p w:rsidR="006F0E4E" w:rsidRPr="00B67F0C" w:rsidRDefault="006F0E4E"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IDTYPE</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证件类型</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IDCARD</w:t>
            </w:r>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67F0C" w:rsidRDefault="006F0E4E"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证件号码</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NAME</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姓名</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SEX</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VARCHAR2(10)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性别</w:t>
            </w:r>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54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RELATION</w:t>
            </w:r>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VARCHAR2(50)</w:t>
            </w:r>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与农户关系</w:t>
            </w:r>
          </w:p>
        </w:tc>
        <w:tc>
          <w:tcPr>
            <w:tcW w:w="1960" w:type="dxa"/>
            <w:tcBorders>
              <w:top w:val="nil"/>
              <w:left w:val="nil"/>
              <w:bottom w:val="single" w:sz="4" w:space="0" w:color="auto"/>
              <w:right w:val="single" w:sz="4" w:space="0" w:color="auto"/>
            </w:tcBorders>
            <w:shd w:val="clear" w:color="auto" w:fill="auto"/>
            <w:vAlign w:val="bottom"/>
            <w:hideMark/>
          </w:tcPr>
          <w:p w:rsidR="006F0E4E" w:rsidRPr="00B67F0C" w:rsidRDefault="006F0E4E"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配偶；子女；父母；其他等</w:t>
            </w:r>
          </w:p>
        </w:tc>
      </w:tr>
      <w:tr w:rsidR="00B67F0C" w:rsidRPr="00B67F0C" w:rsidTr="00DE0B4D">
        <w:trPr>
          <w:trHeight w:val="270"/>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B67F0C" w:rsidRDefault="006F0E4E"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主键：INSURELISTCODE，</w:t>
            </w:r>
            <w:r w:rsidRPr="00B67F0C">
              <w:rPr>
                <w:rFonts w:ascii="宋体" w:eastAsia="宋体" w:hAnsi="宋体" w:cs="宋体" w:hint="eastAsia"/>
                <w:color w:val="000000" w:themeColor="text1"/>
                <w:kern w:val="0"/>
                <w:sz w:val="20"/>
                <w:szCs w:val="20"/>
              </w:rPr>
              <w:t>SERIALNO</w:t>
            </w:r>
            <w:r w:rsidRPr="00B67F0C">
              <w:rPr>
                <w:rFonts w:ascii="宋体" w:eastAsia="宋体" w:hAnsi="宋体" w:cs="宋体" w:hint="eastAsia"/>
                <w:color w:val="000000" w:themeColor="text1"/>
                <w:kern w:val="0"/>
                <w:sz w:val="22"/>
              </w:rPr>
              <w:t xml:space="preserve"> </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2"/>
              </w:rPr>
              <w:t>FCODE，ITEMCODE</w:t>
            </w:r>
            <w:r w:rsidRPr="00B67F0C">
              <w:rPr>
                <w:rFonts w:ascii="宋体" w:eastAsia="宋体" w:hAnsi="宋体" w:cs="宋体"/>
                <w:color w:val="000000" w:themeColor="text1"/>
                <w:kern w:val="0"/>
                <w:sz w:val="22"/>
              </w:rPr>
              <w:t>，</w:t>
            </w:r>
            <w:r w:rsidRPr="00B67F0C">
              <w:rPr>
                <w:rFonts w:ascii="宋体" w:eastAsia="宋体" w:hAnsi="宋体" w:cs="宋体" w:hint="eastAsia"/>
                <w:color w:val="000000" w:themeColor="text1"/>
                <w:kern w:val="0"/>
                <w:sz w:val="20"/>
                <w:szCs w:val="20"/>
              </w:rPr>
              <w:t>IDCARD</w:t>
            </w:r>
          </w:p>
        </w:tc>
      </w:tr>
    </w:tbl>
    <w:p w:rsidR="00C65CBC" w:rsidRPr="00B67F0C" w:rsidRDefault="00C65CBC" w:rsidP="00CF5301">
      <w:pPr>
        <w:rPr>
          <w:color w:val="000000" w:themeColor="text1"/>
        </w:rPr>
      </w:pPr>
    </w:p>
    <w:p w:rsidR="007773B7" w:rsidRPr="00B67F0C" w:rsidRDefault="007773B7" w:rsidP="007773B7">
      <w:pPr>
        <w:pStyle w:val="4"/>
        <w:rPr>
          <w:color w:val="000000" w:themeColor="text1"/>
        </w:rPr>
      </w:pPr>
      <w:r w:rsidRPr="00B67F0C">
        <w:rPr>
          <w:rFonts w:hint="eastAsia"/>
          <w:color w:val="000000" w:themeColor="text1"/>
        </w:rPr>
        <w:t xml:space="preserve"> </w:t>
      </w:r>
      <w:r w:rsidRPr="00B67F0C">
        <w:rPr>
          <w:rFonts w:hint="eastAsia"/>
          <w:color w:val="000000" w:themeColor="text1"/>
        </w:rPr>
        <w:t>理赔定损清单</w:t>
      </w:r>
    </w:p>
    <w:p w:rsidR="007773B7" w:rsidRPr="00B67F0C" w:rsidRDefault="007773B7" w:rsidP="007773B7">
      <w:pPr>
        <w:pStyle w:val="5"/>
        <w:rPr>
          <w:color w:val="000000" w:themeColor="text1"/>
        </w:rPr>
      </w:pPr>
      <w:r w:rsidRPr="00B67F0C">
        <w:rPr>
          <w:rFonts w:hint="eastAsia"/>
          <w:color w:val="000000" w:themeColor="text1"/>
        </w:rPr>
        <w:t>金禾定损清单格式</w:t>
      </w:r>
    </w:p>
    <w:p w:rsidR="007773B7" w:rsidRPr="00B67F0C" w:rsidRDefault="007773B7" w:rsidP="007773B7">
      <w:pPr>
        <w:ind w:left="420" w:firstLine="300"/>
        <w:rPr>
          <w:color w:val="000000" w:themeColor="text1"/>
        </w:rPr>
      </w:pPr>
      <w:r w:rsidRPr="00B67F0C">
        <w:rPr>
          <w:rFonts w:hint="eastAsia"/>
          <w:color w:val="000000" w:themeColor="text1"/>
        </w:rPr>
        <w:t>金禾不再区分是种植险和养殖</w:t>
      </w:r>
      <w:proofErr w:type="gramStart"/>
      <w:r w:rsidRPr="00B67F0C">
        <w:rPr>
          <w:rFonts w:hint="eastAsia"/>
          <w:color w:val="000000" w:themeColor="text1"/>
        </w:rPr>
        <w:t>险提供</w:t>
      </w:r>
      <w:proofErr w:type="gramEnd"/>
      <w:r w:rsidRPr="00B67F0C">
        <w:rPr>
          <w:rFonts w:hint="eastAsia"/>
          <w:color w:val="000000" w:themeColor="text1"/>
        </w:rPr>
        <w:t>不同格式的理赔定损清单，采用</w:t>
      </w:r>
      <w:proofErr w:type="gramStart"/>
      <w:r w:rsidRPr="00B67F0C">
        <w:rPr>
          <w:rFonts w:hint="eastAsia"/>
          <w:color w:val="000000" w:themeColor="text1"/>
        </w:rPr>
        <w:t>主信息</w:t>
      </w:r>
      <w:proofErr w:type="gramEnd"/>
      <w:r w:rsidRPr="00B67F0C">
        <w:rPr>
          <w:rFonts w:hint="eastAsia"/>
          <w:color w:val="000000" w:themeColor="text1"/>
        </w:rPr>
        <w:t>+</w:t>
      </w:r>
      <w:r w:rsidRPr="00B67F0C">
        <w:rPr>
          <w:rFonts w:hint="eastAsia"/>
          <w:color w:val="000000" w:themeColor="text1"/>
        </w:rPr>
        <w:t>清单信息的方式提供理赔清单数据。</w:t>
      </w:r>
    </w:p>
    <w:p w:rsidR="007773B7" w:rsidRPr="00B67F0C" w:rsidRDefault="007773B7" w:rsidP="007773B7">
      <w:pPr>
        <w:ind w:left="420" w:firstLine="300"/>
        <w:rPr>
          <w:color w:val="000000" w:themeColor="text1"/>
        </w:rPr>
      </w:pPr>
      <w:r w:rsidRPr="00B67F0C">
        <w:rPr>
          <w:rFonts w:hint="eastAsia"/>
          <w:color w:val="000000" w:themeColor="text1"/>
        </w:rPr>
        <w:t>金禾清单格式如下：</w:t>
      </w:r>
    </w:p>
    <w:p w:rsidR="007773B7" w:rsidRPr="00B67F0C" w:rsidRDefault="00721921" w:rsidP="007773B7">
      <w:pPr>
        <w:rPr>
          <w:color w:val="000000" w:themeColor="text1"/>
        </w:rPr>
      </w:pPr>
      <w:r w:rsidRPr="00B67F0C">
        <w:rPr>
          <w:color w:val="000000" w:themeColor="text1"/>
        </w:rPr>
        <w:object w:dxaOrig="1031" w:dyaOrig="638">
          <v:shape id="_x0000_i1031" type="#_x0000_t75" style="width:51.95pt;height:31.95pt" o:ole="">
            <v:imagedata r:id="rId83" o:title=""/>
          </v:shape>
          <o:OLEObject Type="Embed" ProgID="Excel.Sheet.12" ShapeID="_x0000_i1031" DrawAspect="Icon" ObjectID="_1579702833" r:id="rId84"/>
        </w:object>
      </w:r>
    </w:p>
    <w:p w:rsidR="007773B7" w:rsidRPr="00B67F0C" w:rsidRDefault="007773B7" w:rsidP="007773B7">
      <w:pPr>
        <w:pStyle w:val="5"/>
        <w:rPr>
          <w:color w:val="000000" w:themeColor="text1"/>
        </w:rPr>
      </w:pPr>
      <w:r w:rsidRPr="00B67F0C">
        <w:rPr>
          <w:rFonts w:hint="eastAsia"/>
          <w:color w:val="000000" w:themeColor="text1"/>
        </w:rPr>
        <w:t>接收金禾定损清单数据</w:t>
      </w:r>
    </w:p>
    <w:p w:rsidR="007773B7" w:rsidRPr="00B67F0C" w:rsidRDefault="007773B7" w:rsidP="007773B7">
      <w:pPr>
        <w:ind w:left="420" w:firstLine="300"/>
        <w:rPr>
          <w:color w:val="000000" w:themeColor="text1"/>
        </w:rPr>
      </w:pPr>
      <w:r w:rsidRPr="00B67F0C">
        <w:rPr>
          <w:rFonts w:hint="eastAsia"/>
          <w:color w:val="000000" w:themeColor="text1"/>
        </w:rPr>
        <w:t>理赔定损清单主信息：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理赔定损清单编号</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金禾定义的理赔定损清单编码，一个定损清单唯一标识</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lastRenderedPageBreak/>
              <w:t>业务号</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对应农险核心的各流程的业务号：保单号、报案号或者立案号</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保单号</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对应农险核心系统的保单号</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清单缮制时间</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清单缮制年月日</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清单缮制人代码</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清单缮制人工号</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清单缮制人姓名</w:t>
            </w:r>
          </w:p>
        </w:tc>
        <w:tc>
          <w:tcPr>
            <w:tcW w:w="4261" w:type="dxa"/>
          </w:tcPr>
          <w:p w:rsidR="007773B7" w:rsidRPr="00B67F0C" w:rsidRDefault="007773B7" w:rsidP="00C41882">
            <w:pPr>
              <w:jc w:val="left"/>
              <w:rPr>
                <w:b/>
                <w:color w:val="000000" w:themeColor="text1"/>
              </w:rPr>
            </w:pP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清单确认时间</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清单确认年月日</w:t>
            </w:r>
          </w:p>
        </w:tc>
      </w:tr>
      <w:tr w:rsidR="00B67F0C"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清单确认人代码</w:t>
            </w:r>
          </w:p>
        </w:tc>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清单确认人工号</w:t>
            </w:r>
          </w:p>
        </w:tc>
      </w:tr>
      <w:tr w:rsidR="007773B7" w:rsidRPr="00B67F0C" w:rsidTr="00C41882">
        <w:tc>
          <w:tcPr>
            <w:tcW w:w="4261" w:type="dxa"/>
          </w:tcPr>
          <w:p w:rsidR="007773B7" w:rsidRPr="00B67F0C" w:rsidRDefault="007773B7" w:rsidP="00C41882">
            <w:pPr>
              <w:jc w:val="left"/>
              <w:rPr>
                <w:b/>
                <w:color w:val="000000" w:themeColor="text1"/>
              </w:rPr>
            </w:pPr>
            <w:r w:rsidRPr="00B67F0C">
              <w:rPr>
                <w:rFonts w:hint="eastAsia"/>
                <w:b/>
                <w:color w:val="000000" w:themeColor="text1"/>
              </w:rPr>
              <w:t>清单确认人姓名</w:t>
            </w:r>
          </w:p>
        </w:tc>
        <w:tc>
          <w:tcPr>
            <w:tcW w:w="4261" w:type="dxa"/>
          </w:tcPr>
          <w:p w:rsidR="007773B7" w:rsidRPr="00B67F0C" w:rsidRDefault="007773B7" w:rsidP="00C41882">
            <w:pPr>
              <w:jc w:val="left"/>
              <w:rPr>
                <w:b/>
                <w:color w:val="000000" w:themeColor="text1"/>
              </w:rPr>
            </w:pPr>
          </w:p>
        </w:tc>
      </w:tr>
    </w:tbl>
    <w:p w:rsidR="007773B7" w:rsidRPr="00B67F0C" w:rsidRDefault="007773B7" w:rsidP="007773B7">
      <w:pPr>
        <w:ind w:left="420"/>
        <w:rPr>
          <w:color w:val="000000" w:themeColor="text1"/>
        </w:rPr>
      </w:pPr>
    </w:p>
    <w:p w:rsidR="007773B7" w:rsidRPr="00B67F0C" w:rsidRDefault="007773B7" w:rsidP="007773B7">
      <w:pPr>
        <w:ind w:left="420" w:firstLine="300"/>
        <w:rPr>
          <w:color w:val="000000" w:themeColor="text1"/>
        </w:rPr>
      </w:pPr>
      <w:r w:rsidRPr="00B67F0C">
        <w:rPr>
          <w:rFonts w:hint="eastAsia"/>
          <w:color w:val="000000" w:themeColor="text1"/>
        </w:rPr>
        <w:t>理赔定损清单农户标的信息：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301616" w:rsidRDefault="007773B7" w:rsidP="00C41882">
            <w:pPr>
              <w:jc w:val="left"/>
              <w:rPr>
                <w:color w:val="000000" w:themeColor="text1"/>
              </w:rPr>
            </w:pPr>
            <w:r w:rsidRPr="00301616">
              <w:rPr>
                <w:rFonts w:hint="eastAsia"/>
                <w:color w:val="000000" w:themeColor="text1"/>
              </w:rPr>
              <w:t>理赔定损清单编号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对应理赔定损清单</w:t>
            </w:r>
            <w:proofErr w:type="gramStart"/>
            <w:r w:rsidRPr="00B67F0C">
              <w:rPr>
                <w:rFonts w:hint="eastAsia"/>
                <w:color w:val="000000" w:themeColor="text1"/>
              </w:rPr>
              <w:t>主信息</w:t>
            </w:r>
            <w:proofErr w:type="gramEnd"/>
            <w:r w:rsidRPr="00B67F0C">
              <w:rPr>
                <w:rFonts w:hint="eastAsia"/>
                <w:color w:val="000000" w:themeColor="text1"/>
              </w:rPr>
              <w:t>中的理赔定损清单编号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出险农户，保单承保清单中的农户代码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出险农户，保单承保清单中的农户姓名</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出险农户的证件类型</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出险农户的证件号码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标准标的代码库中的标的代</w:t>
            </w:r>
            <w:r w:rsidRPr="00B67F0C">
              <w:rPr>
                <w:rFonts w:hint="eastAsia"/>
                <w:color w:val="000000" w:themeColor="text1"/>
              </w:rPr>
              <w:lastRenderedPageBreak/>
              <w:t>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标的类型</w:t>
            </w:r>
          </w:p>
        </w:tc>
        <w:tc>
          <w:tcPr>
            <w:tcW w:w="4261" w:type="dxa"/>
          </w:tcPr>
          <w:p w:rsidR="007773B7" w:rsidRPr="00B67F0C" w:rsidRDefault="007773B7" w:rsidP="00C41882">
            <w:pPr>
              <w:jc w:val="left"/>
              <w:rPr>
                <w:color w:val="000000" w:themeColor="text1"/>
              </w:rPr>
            </w:pP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标准标的代码库中的标的名称</w:t>
            </w:r>
          </w:p>
        </w:tc>
      </w:tr>
    </w:tbl>
    <w:p w:rsidR="007773B7" w:rsidRPr="00B67F0C" w:rsidRDefault="007773B7" w:rsidP="007773B7">
      <w:pPr>
        <w:ind w:left="420"/>
        <w:rPr>
          <w:color w:val="000000" w:themeColor="text1"/>
        </w:rPr>
      </w:pPr>
    </w:p>
    <w:p w:rsidR="007773B7" w:rsidRPr="00B67F0C" w:rsidRDefault="007773B7" w:rsidP="007773B7">
      <w:pPr>
        <w:ind w:left="420" w:firstLine="300"/>
        <w:rPr>
          <w:color w:val="000000" w:themeColor="text1"/>
        </w:rPr>
      </w:pPr>
      <w:r w:rsidRPr="00B67F0C">
        <w:rPr>
          <w:rFonts w:hint="eastAsia"/>
          <w:color w:val="000000" w:themeColor="text1"/>
        </w:rPr>
        <w:t>理赔定损清单农户标的清单信息：</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301616" w:rsidRDefault="007773B7" w:rsidP="00C41882">
            <w:pPr>
              <w:jc w:val="left"/>
              <w:rPr>
                <w:color w:val="000000" w:themeColor="text1"/>
              </w:rPr>
            </w:pPr>
            <w:r w:rsidRPr="00301616">
              <w:rPr>
                <w:rFonts w:hint="eastAsia"/>
                <w:color w:val="000000" w:themeColor="text1"/>
              </w:rPr>
              <w:t>理赔定损清单编号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对应理赔定损清单</w:t>
            </w:r>
            <w:proofErr w:type="gramStart"/>
            <w:r w:rsidRPr="00B67F0C">
              <w:rPr>
                <w:rFonts w:hint="eastAsia"/>
                <w:color w:val="000000" w:themeColor="text1"/>
              </w:rPr>
              <w:t>主信息</w:t>
            </w:r>
            <w:proofErr w:type="gramEnd"/>
            <w:r w:rsidRPr="00B67F0C">
              <w:rPr>
                <w:rFonts w:hint="eastAsia"/>
                <w:color w:val="000000" w:themeColor="text1"/>
              </w:rPr>
              <w:t>中的理赔定损清单编号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对应理赔农户清单定</w:t>
            </w:r>
            <w:proofErr w:type="gramStart"/>
            <w:r w:rsidRPr="00B67F0C">
              <w:rPr>
                <w:rFonts w:hint="eastAsia"/>
                <w:color w:val="000000" w:themeColor="text1"/>
              </w:rPr>
              <w:t>损信息</w:t>
            </w:r>
            <w:proofErr w:type="gramEnd"/>
            <w:r w:rsidRPr="00B67F0C">
              <w:rPr>
                <w:rFonts w:hint="eastAsia"/>
                <w:color w:val="000000" w:themeColor="text1"/>
              </w:rPr>
              <w:t>中的出险农户代码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出险农户出险标的代码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损失序号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自定义损失编号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标的名称</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出险农户出险标的名称</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损失数量</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出险标的</w:t>
            </w:r>
            <w:proofErr w:type="gramStart"/>
            <w:r w:rsidRPr="00B67F0C">
              <w:rPr>
                <w:rFonts w:hint="eastAsia"/>
                <w:color w:val="000000" w:themeColor="text1"/>
              </w:rPr>
              <w:t>的</w:t>
            </w:r>
            <w:proofErr w:type="gramEnd"/>
            <w:r w:rsidRPr="00B67F0C">
              <w:rPr>
                <w:rFonts w:hint="eastAsia"/>
                <w:color w:val="000000" w:themeColor="text1"/>
              </w:rPr>
              <w:t>损失数量，数值型，单位为亩</w:t>
            </w:r>
            <w:r w:rsidRPr="00B67F0C">
              <w:rPr>
                <w:rFonts w:hint="eastAsia"/>
                <w:color w:val="000000" w:themeColor="text1"/>
              </w:rPr>
              <w:t>/</w:t>
            </w:r>
            <w:r w:rsidRPr="00B67F0C">
              <w:rPr>
                <w:rFonts w:hint="eastAsia"/>
                <w:color w:val="000000" w:themeColor="text1"/>
              </w:rPr>
              <w:t>株</w:t>
            </w:r>
            <w:r w:rsidRPr="00B67F0C">
              <w:rPr>
                <w:rFonts w:hint="eastAsia"/>
                <w:color w:val="000000" w:themeColor="text1"/>
              </w:rPr>
              <w:t>/</w:t>
            </w:r>
            <w:r w:rsidRPr="00B67F0C">
              <w:rPr>
                <w:rFonts w:hint="eastAsia"/>
                <w:color w:val="000000" w:themeColor="text1"/>
              </w:rPr>
              <w:t>棒</w:t>
            </w:r>
            <w:r w:rsidRPr="00B67F0C">
              <w:rPr>
                <w:rFonts w:hint="eastAsia"/>
                <w:color w:val="000000" w:themeColor="text1"/>
              </w:rPr>
              <w:t>/</w:t>
            </w:r>
            <w:proofErr w:type="gramStart"/>
            <w:r w:rsidRPr="00B67F0C">
              <w:rPr>
                <w:rFonts w:hint="eastAsia"/>
                <w:color w:val="000000" w:themeColor="text1"/>
              </w:rPr>
              <w:t>个</w:t>
            </w:r>
            <w:proofErr w:type="gramEnd"/>
            <w:r w:rsidRPr="00B67F0C">
              <w:rPr>
                <w:rFonts w:hint="eastAsia"/>
                <w:color w:val="000000" w:themeColor="text1"/>
              </w:rPr>
              <w:t>等</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损失率</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出险标的</w:t>
            </w:r>
            <w:proofErr w:type="gramStart"/>
            <w:r w:rsidRPr="00B67F0C">
              <w:rPr>
                <w:rFonts w:hint="eastAsia"/>
                <w:color w:val="000000" w:themeColor="text1"/>
              </w:rPr>
              <w:t>的</w:t>
            </w:r>
            <w:proofErr w:type="gramEnd"/>
            <w:r w:rsidRPr="00B67F0C">
              <w:rPr>
                <w:rFonts w:hint="eastAsia"/>
                <w:color w:val="000000" w:themeColor="text1"/>
              </w:rPr>
              <w:t>损失率（种植险有值）</w:t>
            </w: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损失金额</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养殖险标的</w:t>
            </w:r>
            <w:r w:rsidRPr="00B67F0C">
              <w:rPr>
                <w:rFonts w:hint="eastAsia"/>
                <w:color w:val="000000" w:themeColor="text1"/>
              </w:rPr>
              <w:t>/</w:t>
            </w:r>
            <w:r w:rsidRPr="00B67F0C">
              <w:rPr>
                <w:rFonts w:hint="eastAsia"/>
                <w:color w:val="000000" w:themeColor="text1"/>
              </w:rPr>
              <w:t>种植险被保险人</w:t>
            </w:r>
            <w:r w:rsidRPr="00B67F0C">
              <w:rPr>
                <w:rFonts w:hint="eastAsia"/>
                <w:color w:val="000000" w:themeColor="text1"/>
              </w:rPr>
              <w:t>/</w:t>
            </w:r>
            <w:r w:rsidRPr="00B67F0C">
              <w:rPr>
                <w:rFonts w:hint="eastAsia"/>
                <w:color w:val="000000" w:themeColor="text1"/>
              </w:rPr>
              <w:t>连带被保险人出险时，可以</w:t>
            </w:r>
            <w:proofErr w:type="gramStart"/>
            <w:r w:rsidRPr="00B67F0C">
              <w:rPr>
                <w:rFonts w:hint="eastAsia"/>
                <w:color w:val="000000" w:themeColor="text1"/>
              </w:rPr>
              <w:t>填损失</w:t>
            </w:r>
            <w:proofErr w:type="gramEnd"/>
            <w:r w:rsidRPr="00B67F0C">
              <w:rPr>
                <w:rFonts w:hint="eastAsia"/>
                <w:color w:val="000000" w:themeColor="text1"/>
              </w:rPr>
              <w:t>金额</w:t>
            </w:r>
          </w:p>
        </w:tc>
      </w:tr>
    </w:tbl>
    <w:p w:rsidR="007773B7" w:rsidRPr="00B67F0C" w:rsidRDefault="007773B7" w:rsidP="007773B7">
      <w:pPr>
        <w:ind w:left="420"/>
        <w:rPr>
          <w:color w:val="000000" w:themeColor="text1"/>
        </w:rPr>
      </w:pPr>
    </w:p>
    <w:p w:rsidR="007773B7" w:rsidRPr="00B67F0C" w:rsidRDefault="007773B7" w:rsidP="007773B7">
      <w:pPr>
        <w:ind w:left="420" w:firstLine="300"/>
        <w:rPr>
          <w:color w:val="000000" w:themeColor="text1"/>
        </w:rPr>
      </w:pPr>
      <w:r w:rsidRPr="00B67F0C">
        <w:rPr>
          <w:rFonts w:hint="eastAsia"/>
          <w:color w:val="000000" w:themeColor="text1"/>
        </w:rPr>
        <w:lastRenderedPageBreak/>
        <w:t>理赔农户标的明细清单定损信息（养殖险：耳标号</w:t>
      </w:r>
      <w:r w:rsidRPr="00B67F0C">
        <w:rPr>
          <w:rFonts w:hint="eastAsia"/>
          <w:color w:val="000000" w:themeColor="text1"/>
        </w:rPr>
        <w:t>/</w:t>
      </w:r>
      <w:r w:rsidRPr="00B67F0C">
        <w:rPr>
          <w:rFonts w:hint="eastAsia"/>
          <w:color w:val="000000" w:themeColor="text1"/>
        </w:rPr>
        <w:t>脚环号）：</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1F0D64" w:rsidRDefault="007773B7" w:rsidP="00C41882">
            <w:pPr>
              <w:jc w:val="left"/>
              <w:rPr>
                <w:color w:val="000000" w:themeColor="text1"/>
              </w:rPr>
            </w:pPr>
            <w:r w:rsidRPr="001F0D64">
              <w:rPr>
                <w:rFonts w:hint="eastAsia"/>
                <w:color w:val="000000" w:themeColor="text1"/>
              </w:rPr>
              <w:t>理赔定损清单编号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对应理赔定损清单</w:t>
            </w:r>
            <w:proofErr w:type="gramStart"/>
            <w:r w:rsidRPr="00B67F0C">
              <w:rPr>
                <w:rFonts w:hint="eastAsia"/>
                <w:color w:val="000000" w:themeColor="text1"/>
              </w:rPr>
              <w:t>主信息</w:t>
            </w:r>
            <w:proofErr w:type="gramEnd"/>
            <w:r w:rsidRPr="00B67F0C">
              <w:rPr>
                <w:rFonts w:hint="eastAsia"/>
                <w:color w:val="000000" w:themeColor="text1"/>
              </w:rPr>
              <w:t>中的理赔定损清单编号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损失序号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中的损失序号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耳标号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出险标的对应的耳标号</w:t>
            </w:r>
          </w:p>
        </w:tc>
      </w:tr>
      <w:tr w:rsidR="007773B7"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损失金额</w:t>
            </w:r>
          </w:p>
        </w:tc>
        <w:tc>
          <w:tcPr>
            <w:tcW w:w="4261" w:type="dxa"/>
          </w:tcPr>
          <w:p w:rsidR="007773B7" w:rsidRPr="00B67F0C" w:rsidRDefault="007773B7" w:rsidP="00C41882">
            <w:pPr>
              <w:jc w:val="left"/>
              <w:rPr>
                <w:color w:val="000000" w:themeColor="text1"/>
              </w:rPr>
            </w:pPr>
            <w:r w:rsidRPr="00B67F0C">
              <w:rPr>
                <w:rFonts w:hint="eastAsia"/>
                <w:color w:val="000000" w:themeColor="text1"/>
              </w:rPr>
              <w:t>耳标号对应的牲畜的出险金额</w:t>
            </w:r>
          </w:p>
        </w:tc>
      </w:tr>
    </w:tbl>
    <w:p w:rsidR="007773B7" w:rsidRPr="00B67F0C" w:rsidRDefault="007773B7" w:rsidP="007773B7">
      <w:pPr>
        <w:ind w:left="420"/>
        <w:rPr>
          <w:color w:val="000000" w:themeColor="text1"/>
        </w:rPr>
      </w:pPr>
    </w:p>
    <w:p w:rsidR="007773B7" w:rsidRPr="00B67F0C" w:rsidRDefault="007773B7" w:rsidP="007773B7">
      <w:pPr>
        <w:ind w:left="420" w:firstLine="300"/>
        <w:rPr>
          <w:color w:val="000000" w:themeColor="text1"/>
        </w:rPr>
      </w:pPr>
      <w:r w:rsidRPr="00B67F0C">
        <w:rPr>
          <w:rFonts w:hint="eastAsia"/>
          <w:color w:val="000000" w:themeColor="text1"/>
        </w:rPr>
        <w:t>理赔农户标的明细清单定损信息（种植险：标的是被保险人或连带被保险人）</w:t>
      </w:r>
    </w:p>
    <w:tbl>
      <w:tblPr>
        <w:tblStyle w:val="a7"/>
        <w:tblW w:w="0" w:type="auto"/>
        <w:tblLook w:val="04A0" w:firstRow="1" w:lastRow="0" w:firstColumn="1" w:lastColumn="0" w:noHBand="0" w:noVBand="1"/>
      </w:tblPr>
      <w:tblGrid>
        <w:gridCol w:w="4261"/>
        <w:gridCol w:w="4261"/>
      </w:tblGrid>
      <w:tr w:rsidR="00B67F0C" w:rsidRPr="00B67F0C" w:rsidTr="00C41882">
        <w:tc>
          <w:tcPr>
            <w:tcW w:w="4261" w:type="dxa"/>
          </w:tcPr>
          <w:p w:rsidR="007773B7" w:rsidRPr="00B67F0C" w:rsidRDefault="007773B7" w:rsidP="00C41882">
            <w:pPr>
              <w:jc w:val="center"/>
              <w:rPr>
                <w:b/>
                <w:color w:val="000000" w:themeColor="text1"/>
              </w:rPr>
            </w:pPr>
            <w:r w:rsidRPr="00B67F0C">
              <w:rPr>
                <w:rFonts w:hint="eastAsia"/>
                <w:b/>
                <w:color w:val="000000" w:themeColor="text1"/>
              </w:rPr>
              <w:t>名称</w:t>
            </w:r>
          </w:p>
        </w:tc>
        <w:tc>
          <w:tcPr>
            <w:tcW w:w="4261" w:type="dxa"/>
          </w:tcPr>
          <w:p w:rsidR="007773B7" w:rsidRPr="00B67F0C" w:rsidRDefault="007773B7" w:rsidP="00C41882">
            <w:pPr>
              <w:jc w:val="center"/>
              <w:rPr>
                <w:b/>
                <w:color w:val="000000" w:themeColor="text1"/>
              </w:rPr>
            </w:pPr>
            <w:r w:rsidRPr="00B67F0C">
              <w:rPr>
                <w:rFonts w:hint="eastAsia"/>
                <w:b/>
                <w:color w:val="000000" w:themeColor="text1"/>
              </w:rPr>
              <w:t>说明</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b/>
                <w:color w:val="000000" w:themeColor="text1"/>
              </w:rPr>
              <w:t>理赔</w:t>
            </w:r>
            <w:r w:rsidRPr="00B67F0C">
              <w:rPr>
                <w:rFonts w:hint="eastAsia"/>
                <w:color w:val="000000" w:themeColor="text1"/>
              </w:rPr>
              <w:t>定损清单编号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对应理赔定损清单</w:t>
            </w:r>
            <w:proofErr w:type="gramStart"/>
            <w:r w:rsidRPr="00B67F0C">
              <w:rPr>
                <w:rFonts w:hint="eastAsia"/>
                <w:color w:val="000000" w:themeColor="text1"/>
              </w:rPr>
              <w:t>主信息</w:t>
            </w:r>
            <w:proofErr w:type="gramEnd"/>
            <w:r w:rsidRPr="00B67F0C">
              <w:rPr>
                <w:rFonts w:hint="eastAsia"/>
                <w:color w:val="000000" w:themeColor="text1"/>
              </w:rPr>
              <w:t>中的理赔定损清单编号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农户代码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中的农户代码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lastRenderedPageBreak/>
              <w:t>标的代码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中的标的代码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损失序号</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对应理赔农户标的清单定</w:t>
            </w:r>
            <w:proofErr w:type="gramStart"/>
            <w:r w:rsidRPr="00B67F0C">
              <w:rPr>
                <w:rFonts w:hint="eastAsia"/>
                <w:color w:val="000000" w:themeColor="text1"/>
              </w:rPr>
              <w:t>损信息</w:t>
            </w:r>
            <w:proofErr w:type="gramEnd"/>
            <w:r w:rsidRPr="00B67F0C">
              <w:rPr>
                <w:rFonts w:hint="eastAsia"/>
                <w:color w:val="000000" w:themeColor="text1"/>
              </w:rPr>
              <w:t>中的损失序号</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证件类型</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出险农户出险标的（被保险人</w:t>
            </w:r>
            <w:r w:rsidRPr="00B67F0C">
              <w:rPr>
                <w:rFonts w:hint="eastAsia"/>
                <w:color w:val="000000" w:themeColor="text1"/>
              </w:rPr>
              <w:t>/</w:t>
            </w:r>
            <w:r w:rsidRPr="00B67F0C">
              <w:rPr>
                <w:rFonts w:hint="eastAsia"/>
                <w:color w:val="000000" w:themeColor="text1"/>
              </w:rPr>
              <w:t>连带被保险人）的证件类型</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证件号码</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出险农户出险标的（被保险人</w:t>
            </w:r>
            <w:r w:rsidRPr="00B67F0C">
              <w:rPr>
                <w:rFonts w:hint="eastAsia"/>
                <w:color w:val="000000" w:themeColor="text1"/>
              </w:rPr>
              <w:t>/</w:t>
            </w:r>
            <w:r w:rsidRPr="00B67F0C">
              <w:rPr>
                <w:rFonts w:hint="eastAsia"/>
                <w:color w:val="000000" w:themeColor="text1"/>
              </w:rPr>
              <w:t>连带被保险人）的证件类型对应的证件号码</w:t>
            </w:r>
          </w:p>
        </w:tc>
      </w:tr>
      <w:tr w:rsidR="00B67F0C" w:rsidRPr="00B67F0C" w:rsidTr="00C41882">
        <w:tc>
          <w:tcPr>
            <w:tcW w:w="4261" w:type="dxa"/>
          </w:tcPr>
          <w:p w:rsidR="007773B7" w:rsidRPr="00B67F0C" w:rsidRDefault="007773B7" w:rsidP="00C41882">
            <w:pPr>
              <w:jc w:val="left"/>
              <w:rPr>
                <w:color w:val="000000" w:themeColor="text1"/>
              </w:rPr>
            </w:pPr>
            <w:r w:rsidRPr="00B67F0C">
              <w:rPr>
                <w:rFonts w:hint="eastAsia"/>
                <w:color w:val="000000" w:themeColor="text1"/>
              </w:rPr>
              <w:t>姓名</w:t>
            </w:r>
          </w:p>
        </w:tc>
        <w:tc>
          <w:tcPr>
            <w:tcW w:w="4261" w:type="dxa"/>
          </w:tcPr>
          <w:p w:rsidR="007773B7" w:rsidRPr="00B67F0C" w:rsidRDefault="007773B7" w:rsidP="00C41882">
            <w:pPr>
              <w:jc w:val="left"/>
              <w:rPr>
                <w:color w:val="000000" w:themeColor="text1"/>
              </w:rPr>
            </w:pPr>
            <w:r w:rsidRPr="00B67F0C">
              <w:rPr>
                <w:rFonts w:hint="eastAsia"/>
                <w:color w:val="000000" w:themeColor="text1"/>
              </w:rPr>
              <w:t>出险农户出险标的（被保险人</w:t>
            </w:r>
            <w:r w:rsidRPr="00B67F0C">
              <w:rPr>
                <w:rFonts w:hint="eastAsia"/>
                <w:color w:val="000000" w:themeColor="text1"/>
              </w:rPr>
              <w:t>/</w:t>
            </w:r>
            <w:r w:rsidRPr="00B67F0C">
              <w:rPr>
                <w:rFonts w:hint="eastAsia"/>
                <w:color w:val="000000" w:themeColor="text1"/>
              </w:rPr>
              <w:t>连带被保险人）的姓名</w:t>
            </w:r>
          </w:p>
        </w:tc>
      </w:tr>
    </w:tbl>
    <w:p w:rsidR="007773B7" w:rsidRPr="00B67F0C" w:rsidRDefault="007773B7" w:rsidP="007773B7">
      <w:pPr>
        <w:ind w:left="420"/>
        <w:rPr>
          <w:color w:val="000000" w:themeColor="text1"/>
        </w:rPr>
      </w:pPr>
    </w:p>
    <w:p w:rsidR="007773B7" w:rsidRPr="00B67F0C" w:rsidRDefault="007773B7" w:rsidP="007773B7">
      <w:pPr>
        <w:pStyle w:val="5"/>
        <w:rPr>
          <w:color w:val="000000" w:themeColor="text1"/>
        </w:rPr>
      </w:pPr>
      <w:r w:rsidRPr="00B67F0C">
        <w:rPr>
          <w:rFonts w:hint="eastAsia"/>
          <w:color w:val="000000" w:themeColor="text1"/>
        </w:rPr>
        <w:t>理赔定损清单表结构</w:t>
      </w:r>
    </w:p>
    <w:p w:rsidR="007773B7" w:rsidRPr="00B67F0C" w:rsidRDefault="007773B7" w:rsidP="007773B7">
      <w:pPr>
        <w:ind w:left="420" w:firstLine="300"/>
        <w:rPr>
          <w:color w:val="000000" w:themeColor="text1"/>
        </w:rPr>
      </w:pPr>
      <w:r w:rsidRPr="00B67F0C">
        <w:rPr>
          <w:rFonts w:hint="eastAsia"/>
          <w:color w:val="000000" w:themeColor="text1"/>
        </w:rPr>
        <w:t>理赔定损清单表结构设计如下：</w:t>
      </w:r>
    </w:p>
    <w:p w:rsidR="007773B7" w:rsidRPr="00B67F0C" w:rsidRDefault="007773B7" w:rsidP="007773B7">
      <w:pPr>
        <w:ind w:left="420"/>
        <w:rPr>
          <w:color w:val="000000" w:themeColor="text1"/>
        </w:rPr>
      </w:pPr>
    </w:p>
    <w:p w:rsidR="001F343A" w:rsidRPr="00B67F0C" w:rsidRDefault="001F343A" w:rsidP="007773B7">
      <w:pPr>
        <w:ind w:left="420"/>
        <w:rPr>
          <w:color w:val="000000" w:themeColor="text1"/>
        </w:rPr>
      </w:pPr>
    </w:p>
    <w:p w:rsidR="00CC3C0A" w:rsidRPr="00B67F0C" w:rsidRDefault="00CC3C0A" w:rsidP="00CC3C0A">
      <w:pPr>
        <w:ind w:left="420"/>
        <w:rPr>
          <w:color w:val="000000" w:themeColor="text1"/>
          <w:lang w:val="zh-CN"/>
        </w:rPr>
      </w:pPr>
    </w:p>
    <w:p w:rsidR="00CC3C0A" w:rsidRPr="00B67F0C" w:rsidRDefault="00CC3C0A" w:rsidP="008559EF">
      <w:pPr>
        <w:rPr>
          <w:color w:val="000000" w:themeColor="text1"/>
          <w:lang w:val="zh-CN"/>
        </w:rPr>
      </w:pPr>
      <w:r w:rsidRPr="00B67F0C">
        <w:rPr>
          <w:rFonts w:hint="eastAsia"/>
          <w:color w:val="000000" w:themeColor="text1"/>
          <w:lang w:val="zh-CN"/>
        </w:rPr>
        <w:t>理赔损失清单主表</w:t>
      </w:r>
    </w:p>
    <w:tbl>
      <w:tblPr>
        <w:tblW w:w="8860" w:type="dxa"/>
        <w:tblLook w:val="04A0" w:firstRow="1" w:lastRow="0" w:firstColumn="1" w:lastColumn="0" w:noHBand="0" w:noVBand="1"/>
      </w:tblPr>
      <w:tblGrid>
        <w:gridCol w:w="2980"/>
        <w:gridCol w:w="1960"/>
        <w:gridCol w:w="1960"/>
        <w:gridCol w:w="1960"/>
      </w:tblGrid>
      <w:tr w:rsidR="00B67F0C" w:rsidRPr="00B67F0C" w:rsidTr="00DE0B4D">
        <w:trPr>
          <w:trHeight w:val="270"/>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理赔损失清单编号</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000000" w:fill="FFFFFF"/>
            <w:noWrap/>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考虑同一清单有多次修改但清单号不变的情况，增加序列</w:t>
            </w:r>
            <w:proofErr w:type="gramStart"/>
            <w:r w:rsidRPr="00B67F0C">
              <w:rPr>
                <w:rFonts w:ascii="宋体" w:eastAsia="宋体" w:hAnsi="宋体" w:cs="宋体" w:hint="eastAsia"/>
                <w:color w:val="000000" w:themeColor="text1"/>
                <w:kern w:val="0"/>
                <w:sz w:val="20"/>
                <w:szCs w:val="20"/>
              </w:rPr>
              <w:lastRenderedPageBreak/>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lastRenderedPageBreak/>
              <w:t>BIZNO</w:t>
            </w:r>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 xml:space="preserve"> VARCHAR2(25)</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业务单号</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保单号</w:t>
            </w:r>
            <w:r w:rsidRPr="00B67F0C">
              <w:rPr>
                <w:rFonts w:ascii="宋体" w:eastAsia="宋体" w:hAnsi="宋体" w:cs="宋体"/>
                <w:color w:val="000000" w:themeColor="text1"/>
                <w:kern w:val="0"/>
                <w:sz w:val="22"/>
              </w:rPr>
              <w:t>/报案号/立案号</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POLICYNO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保单号</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保单号</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0"/>
                <w:szCs w:val="20"/>
              </w:rPr>
              <w:t>LIST</w:t>
            </w:r>
            <w:r w:rsidRPr="00B67F0C">
              <w:rPr>
                <w:rFonts w:ascii="宋体" w:eastAsia="宋体" w:hAnsi="宋体" w:cs="宋体" w:hint="eastAsia"/>
                <w:color w:val="000000" w:themeColor="text1"/>
                <w:kern w:val="0"/>
                <w:sz w:val="20"/>
                <w:szCs w:val="20"/>
              </w:rPr>
              <w:t>CREATETIME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DATETIME</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清单缮制时间</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OPCODE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清单缮制人工号</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OPNAME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清单缮制人姓名</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LISTAFFRIMTIME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DATETIME</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清单最终确认时间</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AFFRIMOPCODE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清单最终确认人代码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AFFRIMOPNAME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清单最终确认人姓名</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CC3C0A" w:rsidRPr="00B67F0C" w:rsidTr="00DE0B4D">
        <w:trPr>
          <w:trHeight w:val="270"/>
        </w:trPr>
        <w:tc>
          <w:tcPr>
            <w:tcW w:w="88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3C0A" w:rsidRPr="00B67F0C" w:rsidRDefault="00CC3C0A"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w:t>
            </w: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r w:rsidRPr="00B67F0C">
              <w:rPr>
                <w:rFonts w:ascii="宋体" w:eastAsia="宋体" w:hAnsi="宋体" w:cs="宋体"/>
                <w:color w:val="000000" w:themeColor="text1"/>
                <w:kern w:val="0"/>
                <w:sz w:val="22"/>
              </w:rPr>
              <w:t>，</w:t>
            </w:r>
            <w:r w:rsidRPr="00B67F0C">
              <w:rPr>
                <w:rFonts w:ascii="宋体" w:eastAsia="宋体" w:hAnsi="宋体" w:cs="宋体"/>
                <w:color w:val="000000" w:themeColor="text1"/>
                <w:kern w:val="0"/>
                <w:sz w:val="20"/>
                <w:szCs w:val="20"/>
              </w:rPr>
              <w:t>SERIALNO</w:t>
            </w:r>
            <w:r w:rsidRPr="00B67F0C">
              <w:rPr>
                <w:rFonts w:ascii="宋体" w:eastAsia="宋体" w:hAnsi="宋体" w:cs="宋体"/>
                <w:color w:val="000000" w:themeColor="text1"/>
                <w:kern w:val="0"/>
                <w:sz w:val="22"/>
              </w:rPr>
              <w:t xml:space="preserve"> </w:t>
            </w:r>
          </w:p>
        </w:tc>
      </w:tr>
    </w:tbl>
    <w:p w:rsidR="00CC3C0A" w:rsidRPr="00B67F0C" w:rsidRDefault="00CC3C0A" w:rsidP="00CC3C0A">
      <w:pPr>
        <w:rPr>
          <w:color w:val="000000" w:themeColor="text1"/>
          <w:lang w:val="zh-CN"/>
        </w:rPr>
      </w:pPr>
    </w:p>
    <w:p w:rsidR="00CC3C0A" w:rsidRPr="00B67F0C" w:rsidRDefault="00CC3C0A" w:rsidP="008559EF">
      <w:pPr>
        <w:rPr>
          <w:color w:val="000000" w:themeColor="text1"/>
          <w:lang w:val="zh-CN"/>
        </w:rPr>
      </w:pPr>
      <w:r w:rsidRPr="00B67F0C">
        <w:rPr>
          <w:rFonts w:hint="eastAsia"/>
          <w:color w:val="000000" w:themeColor="text1"/>
          <w:lang w:val="zh-CN"/>
        </w:rPr>
        <w:t>理赔定损清单农户标的表</w:t>
      </w:r>
    </w:p>
    <w:tbl>
      <w:tblPr>
        <w:tblW w:w="8860" w:type="dxa"/>
        <w:tblLook w:val="04A0" w:firstRow="1" w:lastRow="0" w:firstColumn="1" w:lastColumn="0" w:noHBand="0" w:noVBand="1"/>
      </w:tblPr>
      <w:tblGrid>
        <w:gridCol w:w="2980"/>
        <w:gridCol w:w="1960"/>
        <w:gridCol w:w="1960"/>
        <w:gridCol w:w="1960"/>
      </w:tblGrid>
      <w:tr w:rsidR="00B67F0C" w:rsidRPr="00B67F0C" w:rsidTr="00DE0B4D">
        <w:trPr>
          <w:trHeight w:val="270"/>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理赔损失清单编号</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000000" w:fill="FFFFFF"/>
            <w:noWrap/>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0"/>
                <w:szCs w:val="20"/>
              </w:rPr>
              <w:t>考虑同一清单有多次修改但清单号不变的情况，增加序列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2"/>
              </w:rPr>
              <w:t>FCODE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2"/>
              </w:rPr>
              <w:t>FNAME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VARCHAR2(50)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农户姓名</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FIDTYPE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证件类型</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FIDCARD</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证件号码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2"/>
              </w:rPr>
              <w:t>ITEMCODE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2"/>
              </w:rPr>
              <w:t>ITEMTYPE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标的类型</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2"/>
              </w:rPr>
              <w:t>ITEMNAME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VARCHAR2(100)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标的名称</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8860" w:type="dxa"/>
            <w:gridSpan w:val="4"/>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w:t>
            </w: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r w:rsidRPr="00B67F0C">
              <w:rPr>
                <w:rFonts w:ascii="宋体" w:eastAsia="宋体" w:hAnsi="宋体" w:cs="宋体"/>
                <w:color w:val="000000" w:themeColor="text1"/>
                <w:kern w:val="0"/>
                <w:sz w:val="20"/>
                <w:szCs w:val="20"/>
              </w:rPr>
              <w:t>，SERIALNO，</w:t>
            </w:r>
            <w:r w:rsidRPr="00B67F0C">
              <w:rPr>
                <w:rFonts w:ascii="宋体" w:eastAsia="宋体" w:hAnsi="宋体" w:cs="宋体"/>
                <w:color w:val="000000" w:themeColor="text1"/>
                <w:kern w:val="0"/>
                <w:sz w:val="22"/>
              </w:rPr>
              <w:t>FCODE，ITEMCODE</w:t>
            </w:r>
          </w:p>
        </w:tc>
      </w:tr>
    </w:tbl>
    <w:p w:rsidR="00CC3C0A" w:rsidRPr="00B67F0C" w:rsidRDefault="00CC3C0A" w:rsidP="00CC3C0A">
      <w:pPr>
        <w:rPr>
          <w:color w:val="000000" w:themeColor="text1"/>
        </w:rPr>
      </w:pPr>
    </w:p>
    <w:p w:rsidR="00CC3C0A" w:rsidRPr="00B67F0C" w:rsidRDefault="00CC3C0A" w:rsidP="008559EF">
      <w:pPr>
        <w:rPr>
          <w:color w:val="000000" w:themeColor="text1"/>
        </w:rPr>
      </w:pPr>
      <w:r w:rsidRPr="00B67F0C">
        <w:rPr>
          <w:rFonts w:hint="eastAsia"/>
          <w:color w:val="000000" w:themeColor="text1"/>
        </w:rPr>
        <w:t>理赔定损清单农户标的清单表</w:t>
      </w:r>
    </w:p>
    <w:tbl>
      <w:tblPr>
        <w:tblW w:w="8860" w:type="dxa"/>
        <w:tblLook w:val="04A0" w:firstRow="1" w:lastRow="0" w:firstColumn="1" w:lastColumn="0" w:noHBand="0" w:noVBand="1"/>
      </w:tblPr>
      <w:tblGrid>
        <w:gridCol w:w="2980"/>
        <w:gridCol w:w="1960"/>
        <w:gridCol w:w="1960"/>
        <w:gridCol w:w="1960"/>
      </w:tblGrid>
      <w:tr w:rsidR="00B67F0C" w:rsidRPr="00B67F0C" w:rsidTr="00DE0B4D">
        <w:trPr>
          <w:trHeight w:val="270"/>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理赔损失清单编号</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000000" w:fill="FFFFFF"/>
            <w:noWrap/>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0"/>
                <w:szCs w:val="20"/>
              </w:rPr>
              <w:t>考虑同一清单有多次修改但清单号不变的情况，增加序列</w:t>
            </w:r>
            <w:proofErr w:type="gramStart"/>
            <w:r w:rsidRPr="00B67F0C">
              <w:rPr>
                <w:rFonts w:ascii="宋体" w:eastAsia="宋体" w:hAnsi="宋体" w:cs="宋体" w:hint="eastAsia"/>
                <w:color w:val="000000" w:themeColor="text1"/>
                <w:kern w:val="0"/>
                <w:sz w:val="20"/>
                <w:szCs w:val="20"/>
              </w:rPr>
              <w:lastRenderedPageBreak/>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2"/>
              </w:rPr>
              <w:lastRenderedPageBreak/>
              <w:t>FCODE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2"/>
              </w:rPr>
              <w:t>ITEMCODE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损失序列号</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LOSSRATE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损失率</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LOSSAMOUNT</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损失数量</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LOSSMONEY</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NUMBER(10,2)</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损失金额</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8860" w:type="dxa"/>
            <w:gridSpan w:val="4"/>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w:t>
            </w:r>
            <w:r w:rsidRPr="00B67F0C">
              <w:rPr>
                <w:rFonts w:ascii="宋体" w:eastAsia="宋体" w:hAnsi="宋体" w:cs="宋体"/>
                <w:b/>
                <w:color w:val="000000" w:themeColor="text1"/>
                <w:kern w:val="0"/>
                <w:sz w:val="20"/>
                <w:szCs w:val="20"/>
              </w:rPr>
              <w:t>LOSSLIST</w:t>
            </w:r>
            <w:r w:rsidRPr="00B67F0C">
              <w:rPr>
                <w:rFonts w:ascii="宋体" w:eastAsia="宋体" w:hAnsi="宋体" w:cs="宋体" w:hint="eastAsia"/>
                <w:b/>
                <w:color w:val="000000" w:themeColor="text1"/>
                <w:kern w:val="0"/>
                <w:sz w:val="20"/>
                <w:szCs w:val="20"/>
              </w:rPr>
              <w:t>CODE</w:t>
            </w:r>
            <w:r w:rsidRPr="00B67F0C">
              <w:rPr>
                <w:rFonts w:ascii="宋体" w:eastAsia="宋体" w:hAnsi="宋体" w:cs="宋体"/>
                <w:color w:val="000000" w:themeColor="text1"/>
                <w:kern w:val="0"/>
                <w:sz w:val="20"/>
                <w:szCs w:val="20"/>
              </w:rPr>
              <w:t>，SERIALNO，</w:t>
            </w:r>
            <w:r w:rsidRPr="00B67F0C">
              <w:rPr>
                <w:rFonts w:ascii="宋体" w:eastAsia="宋体" w:hAnsi="宋体" w:cs="宋体"/>
                <w:color w:val="000000" w:themeColor="text1"/>
                <w:kern w:val="0"/>
                <w:sz w:val="22"/>
              </w:rPr>
              <w:t>FCODE，ITEMCODE,</w:t>
            </w:r>
            <w:r w:rsidRPr="00B67F0C">
              <w:rPr>
                <w:rFonts w:ascii="宋体" w:eastAsia="宋体" w:hAnsi="宋体" w:cs="宋体"/>
                <w:color w:val="000000" w:themeColor="text1"/>
                <w:kern w:val="0"/>
                <w:sz w:val="20"/>
                <w:szCs w:val="20"/>
              </w:rPr>
              <w:t xml:space="preserve"> LOSSSERIALNO</w:t>
            </w:r>
          </w:p>
        </w:tc>
      </w:tr>
    </w:tbl>
    <w:p w:rsidR="00CC3C0A" w:rsidRPr="00B67F0C" w:rsidRDefault="00CC3C0A" w:rsidP="00CC3C0A">
      <w:pPr>
        <w:rPr>
          <w:color w:val="000000" w:themeColor="text1"/>
        </w:rPr>
      </w:pPr>
    </w:p>
    <w:p w:rsidR="00CC3C0A" w:rsidRPr="00B67F0C" w:rsidRDefault="00CC3C0A" w:rsidP="008559EF">
      <w:pPr>
        <w:rPr>
          <w:color w:val="000000" w:themeColor="text1"/>
        </w:rPr>
      </w:pPr>
      <w:r w:rsidRPr="00B67F0C">
        <w:rPr>
          <w:rFonts w:hint="eastAsia"/>
          <w:color w:val="000000" w:themeColor="text1"/>
        </w:rPr>
        <w:t>理赔定损清单农户标的明细表</w:t>
      </w:r>
      <w:r w:rsidRPr="00B67F0C">
        <w:rPr>
          <w:color w:val="000000" w:themeColor="text1"/>
        </w:rPr>
        <w:t>-</w:t>
      </w:r>
      <w:r w:rsidRPr="00B67F0C">
        <w:rPr>
          <w:color w:val="000000" w:themeColor="text1"/>
        </w:rPr>
        <w:t>物</w:t>
      </w:r>
    </w:p>
    <w:p w:rsidR="00CC3C0A" w:rsidRPr="00B67F0C" w:rsidRDefault="00CC3C0A" w:rsidP="00CC3C0A">
      <w:pPr>
        <w:rPr>
          <w:color w:val="000000" w:themeColor="text1"/>
        </w:rPr>
      </w:pPr>
      <w:r w:rsidRPr="00B67F0C">
        <w:rPr>
          <w:rFonts w:hint="eastAsia"/>
          <w:color w:val="000000" w:themeColor="text1"/>
        </w:rPr>
        <w:t>（针对养殖险：物</w:t>
      </w:r>
      <w:r w:rsidRPr="00B67F0C">
        <w:rPr>
          <w:rFonts w:hint="eastAsia"/>
          <w:color w:val="000000" w:themeColor="text1"/>
        </w:rPr>
        <w:t>,</w:t>
      </w:r>
      <w:r w:rsidRPr="00B67F0C">
        <w:rPr>
          <w:rFonts w:hint="eastAsia"/>
          <w:color w:val="000000" w:themeColor="text1"/>
        </w:rPr>
        <w:t>耳标</w:t>
      </w:r>
      <w:r w:rsidRPr="00B67F0C">
        <w:rPr>
          <w:rFonts w:hint="eastAsia"/>
          <w:color w:val="000000" w:themeColor="text1"/>
        </w:rPr>
        <w:t>/</w:t>
      </w:r>
      <w:r w:rsidRPr="00B67F0C">
        <w:rPr>
          <w:rFonts w:hint="eastAsia"/>
          <w:color w:val="000000" w:themeColor="text1"/>
        </w:rPr>
        <w:t>脚环号）</w:t>
      </w:r>
    </w:p>
    <w:tbl>
      <w:tblPr>
        <w:tblW w:w="8340" w:type="dxa"/>
        <w:tblLook w:val="04A0" w:firstRow="1" w:lastRow="0" w:firstColumn="1" w:lastColumn="0" w:noHBand="0" w:noVBand="1"/>
      </w:tblPr>
      <w:tblGrid>
        <w:gridCol w:w="2460"/>
        <w:gridCol w:w="1960"/>
        <w:gridCol w:w="1960"/>
        <w:gridCol w:w="1960"/>
      </w:tblGrid>
      <w:tr w:rsidR="00B67F0C" w:rsidRPr="00B67F0C" w:rsidTr="00DE0B4D">
        <w:trPr>
          <w:trHeight w:val="270"/>
        </w:trPr>
        <w:tc>
          <w:tcPr>
            <w:tcW w:w="2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bookmarkStart w:id="25" w:name="_Hlk503188433"/>
            <w:r w:rsidRPr="00B67F0C">
              <w:rPr>
                <w:rFonts w:ascii="宋体" w:eastAsia="宋体" w:hAnsi="宋体" w:cs="宋体" w:hint="eastAsia"/>
                <w:b/>
                <w:bCs/>
                <w:color w:val="000000" w:themeColor="text1"/>
                <w:kern w:val="0"/>
                <w:sz w:val="20"/>
                <w:szCs w:val="20"/>
              </w:rPr>
              <w:t>字段代码</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LOSSLISTCODE</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VARCHAR2(28)</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清单编号</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000000" w:fill="FFFFFF"/>
            <w:noWrap/>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FCODE</w:t>
            </w:r>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ITEMCODE</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VARCHAR2(20)</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0"/>
                <w:szCs w:val="20"/>
              </w:rPr>
              <w:t>LOSSSERIALNO</w:t>
            </w:r>
          </w:p>
        </w:tc>
        <w:tc>
          <w:tcPr>
            <w:tcW w:w="1960" w:type="dxa"/>
            <w:tcBorders>
              <w:top w:val="nil"/>
              <w:left w:val="nil"/>
              <w:bottom w:val="single" w:sz="4" w:space="0" w:color="auto"/>
              <w:right w:val="single" w:sz="4" w:space="0" w:color="auto"/>
            </w:tcBorders>
            <w:shd w:val="clear" w:color="000000" w:fill="FFFFFF"/>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损失序列号</w:t>
            </w:r>
          </w:p>
        </w:tc>
        <w:tc>
          <w:tcPr>
            <w:tcW w:w="1960" w:type="dxa"/>
            <w:tcBorders>
              <w:top w:val="nil"/>
              <w:left w:val="nil"/>
              <w:bottom w:val="single" w:sz="4" w:space="0" w:color="auto"/>
              <w:right w:val="single" w:sz="4" w:space="0" w:color="auto"/>
            </w:tcBorders>
            <w:shd w:val="clear" w:color="000000" w:fill="FFFFFF"/>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EARLABEL</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VARCHAR2(20)</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耳标号</w:t>
            </w:r>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 xml:space="preserve">　</w:t>
            </w:r>
          </w:p>
        </w:tc>
      </w:tr>
      <w:tr w:rsidR="00CC3C0A" w:rsidRPr="00B67F0C" w:rsidTr="00DE0B4D">
        <w:trPr>
          <w:trHeight w:val="270"/>
        </w:trPr>
        <w:tc>
          <w:tcPr>
            <w:tcW w:w="83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3C0A" w:rsidRPr="00B67F0C" w:rsidRDefault="00CC3C0A"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w:t>
            </w:r>
            <w:r w:rsidRPr="00B67F0C">
              <w:rPr>
                <w:rFonts w:ascii="宋体" w:eastAsia="宋体" w:hAnsi="宋体" w:cs="宋体"/>
                <w:color w:val="000000" w:themeColor="text1"/>
                <w:kern w:val="0"/>
                <w:sz w:val="22"/>
              </w:rPr>
              <w:t xml:space="preserve"> </w:t>
            </w:r>
            <w:r w:rsidRPr="00B67F0C">
              <w:rPr>
                <w:rFonts w:ascii="宋体" w:eastAsia="宋体" w:hAnsi="宋体" w:cs="宋体"/>
                <w:b/>
                <w:color w:val="000000" w:themeColor="text1"/>
                <w:kern w:val="0"/>
                <w:sz w:val="20"/>
                <w:szCs w:val="20"/>
              </w:rPr>
              <w:t>LOSSLISTCODE</w:t>
            </w:r>
            <w:r w:rsidRPr="00B67F0C">
              <w:rPr>
                <w:rFonts w:ascii="宋体" w:eastAsia="宋体" w:hAnsi="宋体" w:cs="宋体"/>
                <w:color w:val="000000" w:themeColor="text1"/>
                <w:kern w:val="0"/>
                <w:sz w:val="22"/>
              </w:rPr>
              <w:t>,</w:t>
            </w:r>
            <w:r w:rsidRPr="00B67F0C">
              <w:rPr>
                <w:rFonts w:ascii="宋体" w:eastAsia="宋体" w:hAnsi="宋体" w:cs="宋体"/>
                <w:color w:val="000000" w:themeColor="text1"/>
                <w:kern w:val="0"/>
                <w:sz w:val="20"/>
                <w:szCs w:val="20"/>
              </w:rPr>
              <w:t xml:space="preserve"> SERIALNO</w:t>
            </w:r>
            <w:r w:rsidRPr="00B67F0C">
              <w:rPr>
                <w:rFonts w:ascii="宋体" w:eastAsia="宋体" w:hAnsi="宋体" w:cs="宋体"/>
                <w:color w:val="000000" w:themeColor="text1"/>
                <w:kern w:val="0"/>
                <w:sz w:val="22"/>
              </w:rPr>
              <w:t xml:space="preserve"> ,FCODE, ITEMCODE，</w:t>
            </w:r>
            <w:r w:rsidRPr="00B67F0C">
              <w:rPr>
                <w:rFonts w:ascii="宋体" w:eastAsia="宋体" w:hAnsi="宋体" w:cs="宋体"/>
                <w:color w:val="000000" w:themeColor="text1"/>
                <w:kern w:val="0"/>
                <w:sz w:val="20"/>
                <w:szCs w:val="20"/>
              </w:rPr>
              <w:t>LOSSSERIALNO</w:t>
            </w:r>
            <w:r w:rsidRPr="00B67F0C">
              <w:rPr>
                <w:rFonts w:ascii="宋体" w:eastAsia="宋体" w:hAnsi="宋体" w:cs="宋体" w:hint="eastAsia"/>
                <w:color w:val="000000" w:themeColor="text1"/>
                <w:kern w:val="0"/>
                <w:sz w:val="20"/>
                <w:szCs w:val="20"/>
              </w:rPr>
              <w:t>，</w:t>
            </w:r>
            <w:r w:rsidRPr="00B67F0C">
              <w:rPr>
                <w:rFonts w:ascii="宋体" w:eastAsia="宋体" w:hAnsi="宋体" w:cs="宋体"/>
                <w:color w:val="000000" w:themeColor="text1"/>
                <w:kern w:val="0"/>
                <w:sz w:val="22"/>
              </w:rPr>
              <w:t>EARLABEL</w:t>
            </w:r>
          </w:p>
        </w:tc>
      </w:tr>
      <w:bookmarkEnd w:id="25"/>
    </w:tbl>
    <w:p w:rsidR="00CC3C0A" w:rsidRPr="00B67F0C" w:rsidRDefault="00CC3C0A" w:rsidP="00CC3C0A">
      <w:pPr>
        <w:rPr>
          <w:color w:val="000000" w:themeColor="text1"/>
        </w:rPr>
      </w:pPr>
    </w:p>
    <w:p w:rsidR="00CC3C0A" w:rsidRPr="00B67F0C" w:rsidRDefault="00CC3C0A" w:rsidP="008559EF">
      <w:pPr>
        <w:rPr>
          <w:color w:val="000000" w:themeColor="text1"/>
        </w:rPr>
      </w:pPr>
      <w:r w:rsidRPr="00B67F0C">
        <w:rPr>
          <w:rFonts w:hint="eastAsia"/>
          <w:color w:val="000000" w:themeColor="text1"/>
        </w:rPr>
        <w:t>理赔定损清单农户标的明细表</w:t>
      </w:r>
      <w:r w:rsidRPr="00B67F0C">
        <w:rPr>
          <w:color w:val="000000" w:themeColor="text1"/>
        </w:rPr>
        <w:t>-</w:t>
      </w:r>
      <w:r w:rsidRPr="00B67F0C">
        <w:rPr>
          <w:color w:val="000000" w:themeColor="text1"/>
        </w:rPr>
        <w:t>人</w:t>
      </w:r>
    </w:p>
    <w:p w:rsidR="00CC3C0A" w:rsidRPr="00B67F0C" w:rsidRDefault="00CC3C0A" w:rsidP="00CC3C0A">
      <w:pPr>
        <w:rPr>
          <w:color w:val="000000" w:themeColor="text1"/>
        </w:rPr>
      </w:pPr>
      <w:r w:rsidRPr="00B67F0C">
        <w:rPr>
          <w:rFonts w:hint="eastAsia"/>
          <w:color w:val="000000" w:themeColor="text1"/>
        </w:rPr>
        <w:t>（针对种植组合险：标的是连带被保险人的意外、健康）</w:t>
      </w:r>
    </w:p>
    <w:tbl>
      <w:tblPr>
        <w:tblW w:w="8340" w:type="dxa"/>
        <w:tblLook w:val="04A0" w:firstRow="1" w:lastRow="0" w:firstColumn="1" w:lastColumn="0" w:noHBand="0" w:noVBand="1"/>
      </w:tblPr>
      <w:tblGrid>
        <w:gridCol w:w="2460"/>
        <w:gridCol w:w="1960"/>
        <w:gridCol w:w="1960"/>
        <w:gridCol w:w="1960"/>
      </w:tblGrid>
      <w:tr w:rsidR="00B67F0C" w:rsidRPr="00B67F0C" w:rsidTr="00DE0B4D">
        <w:trPr>
          <w:trHeight w:val="358"/>
        </w:trPr>
        <w:tc>
          <w:tcPr>
            <w:tcW w:w="2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字段代码</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字段类型</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字段名称</w:t>
            </w:r>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B67F0C" w:rsidRDefault="00CC3C0A" w:rsidP="00DE0B4D">
            <w:pPr>
              <w:widowControl/>
              <w:jc w:val="left"/>
              <w:rPr>
                <w:rFonts w:ascii="宋体" w:eastAsia="宋体" w:hAnsi="宋体" w:cs="宋体"/>
                <w:b/>
                <w:bCs/>
                <w:color w:val="000000" w:themeColor="text1"/>
                <w:kern w:val="0"/>
                <w:sz w:val="20"/>
                <w:szCs w:val="20"/>
              </w:rPr>
            </w:pPr>
            <w:r w:rsidRPr="00B67F0C">
              <w:rPr>
                <w:rFonts w:ascii="宋体" w:eastAsia="宋体" w:hAnsi="宋体" w:cs="宋体" w:hint="eastAsia"/>
                <w:b/>
                <w:bCs/>
                <w:color w:val="000000" w:themeColor="text1"/>
                <w:kern w:val="0"/>
                <w:sz w:val="20"/>
                <w:szCs w:val="20"/>
              </w:rPr>
              <w:t>备注</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LOSSLISTCODE</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清单编号</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SERIALNO</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序列号</w:t>
            </w:r>
          </w:p>
        </w:tc>
        <w:tc>
          <w:tcPr>
            <w:tcW w:w="1960" w:type="dxa"/>
            <w:tcBorders>
              <w:top w:val="nil"/>
              <w:left w:val="nil"/>
              <w:bottom w:val="single" w:sz="4" w:space="0" w:color="auto"/>
              <w:right w:val="single" w:sz="4" w:space="0" w:color="auto"/>
            </w:tcBorders>
            <w:shd w:val="clear" w:color="auto" w:fill="auto"/>
            <w:noWrap/>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hint="eastAsia"/>
                <w:color w:val="000000" w:themeColor="text1"/>
                <w:kern w:val="0"/>
                <w:sz w:val="20"/>
                <w:szCs w:val="20"/>
              </w:rPr>
              <w:t>考虑同一清单有多次批改但清单号不变的情况，增加序列</w:t>
            </w:r>
            <w:proofErr w:type="gramStart"/>
            <w:r w:rsidRPr="00B67F0C">
              <w:rPr>
                <w:rFonts w:ascii="宋体" w:eastAsia="宋体" w:hAnsi="宋体" w:cs="宋体" w:hint="eastAsia"/>
                <w:color w:val="000000" w:themeColor="text1"/>
                <w:kern w:val="0"/>
                <w:sz w:val="20"/>
                <w:szCs w:val="20"/>
              </w:rPr>
              <w:t>号加以</w:t>
            </w:r>
            <w:proofErr w:type="gramEnd"/>
            <w:r w:rsidRPr="00B67F0C">
              <w:rPr>
                <w:rFonts w:ascii="宋体" w:eastAsia="宋体" w:hAnsi="宋体" w:cs="宋体" w:hint="eastAsia"/>
                <w:color w:val="000000" w:themeColor="text1"/>
                <w:kern w:val="0"/>
                <w:sz w:val="20"/>
                <w:szCs w:val="20"/>
              </w:rPr>
              <w:t>区分</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2"/>
              </w:rPr>
              <w:t>FCODE</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VARCHAR2(25)</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农户代码</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b/>
                <w:color w:val="000000" w:themeColor="text1"/>
                <w:kern w:val="0"/>
                <w:sz w:val="22"/>
              </w:rPr>
              <w:t>ITEMCODE</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VARCHAR2(20)</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标的代码</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b/>
                <w:color w:val="000000" w:themeColor="text1"/>
                <w:kern w:val="0"/>
                <w:sz w:val="22"/>
              </w:rPr>
            </w:pPr>
            <w:r w:rsidRPr="00B67F0C">
              <w:rPr>
                <w:rFonts w:ascii="宋体" w:eastAsia="宋体" w:hAnsi="宋体" w:cs="宋体"/>
                <w:b/>
                <w:color w:val="000000" w:themeColor="text1"/>
                <w:kern w:val="0"/>
                <w:sz w:val="20"/>
                <w:szCs w:val="20"/>
              </w:rPr>
              <w:t>LOSSSERIALNO</w:t>
            </w:r>
          </w:p>
        </w:tc>
        <w:tc>
          <w:tcPr>
            <w:tcW w:w="1960" w:type="dxa"/>
            <w:tcBorders>
              <w:top w:val="nil"/>
              <w:left w:val="nil"/>
              <w:bottom w:val="single" w:sz="4" w:space="0" w:color="auto"/>
              <w:right w:val="single" w:sz="4" w:space="0" w:color="auto"/>
            </w:tcBorders>
            <w:shd w:val="clear" w:color="auto" w:fill="auto"/>
            <w:noWrap/>
            <w:vAlign w:val="center"/>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0"/>
                <w:szCs w:val="20"/>
              </w:rPr>
              <w:t>NUMBER</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损失序列号</w:t>
            </w:r>
          </w:p>
        </w:tc>
        <w:tc>
          <w:tcPr>
            <w:tcW w:w="1960" w:type="dxa"/>
            <w:tcBorders>
              <w:top w:val="nil"/>
              <w:left w:val="nil"/>
              <w:bottom w:val="single" w:sz="4" w:space="0" w:color="auto"/>
              <w:right w:val="single" w:sz="4" w:space="0" w:color="auto"/>
            </w:tcBorders>
            <w:shd w:val="clear" w:color="auto" w:fill="auto"/>
            <w:noWrap/>
            <w:vAlign w:val="bottom"/>
          </w:tcPr>
          <w:p w:rsidR="00CC3C0A" w:rsidRPr="00B67F0C" w:rsidRDefault="00CC3C0A" w:rsidP="00DE0B4D">
            <w:pPr>
              <w:widowControl/>
              <w:jc w:val="left"/>
              <w:rPr>
                <w:rFonts w:ascii="宋体" w:eastAsia="宋体" w:hAnsi="宋体" w:cs="宋体"/>
                <w:color w:val="000000" w:themeColor="text1"/>
                <w:kern w:val="0"/>
                <w:sz w:val="22"/>
              </w:rPr>
            </w:pP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IDTYPE</w:t>
            </w:r>
          </w:p>
        </w:tc>
        <w:tc>
          <w:tcPr>
            <w:tcW w:w="1960" w:type="dxa"/>
            <w:tcBorders>
              <w:top w:val="nil"/>
              <w:left w:val="nil"/>
              <w:bottom w:val="single" w:sz="4" w:space="0" w:color="auto"/>
              <w:right w:val="single" w:sz="4" w:space="0" w:color="auto"/>
            </w:tcBorders>
            <w:shd w:val="clear" w:color="auto" w:fill="auto"/>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证件类型</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连带被保险人的证件类型</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CC3C0A" w:rsidRPr="00B67F0C" w:rsidRDefault="00CC3C0A" w:rsidP="00DE0B4D">
            <w:pPr>
              <w:widowControl/>
              <w:jc w:val="left"/>
              <w:rPr>
                <w:rFonts w:ascii="宋体" w:eastAsia="宋体" w:hAnsi="宋体" w:cs="宋体"/>
                <w:b/>
                <w:color w:val="000000" w:themeColor="text1"/>
                <w:kern w:val="0"/>
                <w:sz w:val="20"/>
                <w:szCs w:val="20"/>
              </w:rPr>
            </w:pPr>
            <w:r w:rsidRPr="00B67F0C">
              <w:rPr>
                <w:rFonts w:ascii="宋体" w:eastAsia="宋体" w:hAnsi="宋体" w:cs="宋体"/>
                <w:b/>
                <w:color w:val="000000" w:themeColor="text1"/>
                <w:kern w:val="0"/>
                <w:sz w:val="20"/>
                <w:szCs w:val="20"/>
              </w:rPr>
              <w:t>IDCARD</w:t>
            </w:r>
          </w:p>
        </w:tc>
        <w:tc>
          <w:tcPr>
            <w:tcW w:w="1960" w:type="dxa"/>
            <w:tcBorders>
              <w:top w:val="nil"/>
              <w:left w:val="nil"/>
              <w:bottom w:val="single" w:sz="4" w:space="0" w:color="auto"/>
              <w:right w:val="single" w:sz="4" w:space="0" w:color="auto"/>
            </w:tcBorders>
            <w:shd w:val="clear" w:color="auto" w:fill="auto"/>
            <w:noWrap/>
            <w:vAlign w:val="center"/>
            <w:hideMark/>
          </w:tcPr>
          <w:p w:rsidR="00CC3C0A" w:rsidRPr="00B67F0C" w:rsidRDefault="00CC3C0A" w:rsidP="00DE0B4D">
            <w:pPr>
              <w:widowControl/>
              <w:jc w:val="left"/>
              <w:rPr>
                <w:rFonts w:ascii="宋体" w:eastAsia="宋体" w:hAnsi="宋体" w:cs="宋体"/>
                <w:color w:val="000000" w:themeColor="text1"/>
                <w:kern w:val="0"/>
                <w:sz w:val="20"/>
                <w:szCs w:val="20"/>
              </w:rPr>
            </w:pPr>
            <w:r w:rsidRPr="00B67F0C">
              <w:rPr>
                <w:rFonts w:ascii="宋体" w:eastAsia="宋体" w:hAnsi="宋体" w:cs="宋体"/>
                <w:color w:val="000000" w:themeColor="text1"/>
                <w:kern w:val="0"/>
                <w:sz w:val="20"/>
                <w:szCs w:val="20"/>
              </w:rPr>
              <w:t>VARCHAR2(20)</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证件号码</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连带被保险人的</w:t>
            </w:r>
            <w:r w:rsidRPr="00B67F0C">
              <w:rPr>
                <w:rFonts w:ascii="宋体" w:eastAsia="宋体" w:hAnsi="宋体" w:cs="宋体" w:hint="eastAsia"/>
                <w:color w:val="000000" w:themeColor="text1"/>
                <w:kern w:val="0"/>
                <w:sz w:val="22"/>
              </w:rPr>
              <w:lastRenderedPageBreak/>
              <w:t>证件号码</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lastRenderedPageBreak/>
              <w:t>NAME</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VARCHAR2(50)</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姓名</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连带被保险人的姓名</w:t>
            </w:r>
          </w:p>
        </w:tc>
      </w:tr>
      <w:tr w:rsidR="00B67F0C" w:rsidRPr="00B67F0C" w:rsidTr="00DE0B4D">
        <w:trPr>
          <w:trHeight w:val="27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SEX</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VARCHAR2(10)</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性别</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连带被保险人的性别</w:t>
            </w:r>
          </w:p>
        </w:tc>
      </w:tr>
      <w:tr w:rsidR="00B67F0C" w:rsidRPr="00B67F0C" w:rsidTr="00DE0B4D">
        <w:trPr>
          <w:trHeight w:val="54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RELATION</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color w:val="000000" w:themeColor="text1"/>
                <w:kern w:val="0"/>
                <w:sz w:val="22"/>
              </w:rPr>
              <w:t>VARCHAR2(50)</w:t>
            </w:r>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与农户关系</w:t>
            </w:r>
          </w:p>
        </w:tc>
        <w:tc>
          <w:tcPr>
            <w:tcW w:w="1960" w:type="dxa"/>
            <w:tcBorders>
              <w:top w:val="nil"/>
              <w:left w:val="nil"/>
              <w:bottom w:val="single" w:sz="4" w:space="0" w:color="auto"/>
              <w:right w:val="single" w:sz="4" w:space="0" w:color="auto"/>
            </w:tcBorders>
            <w:shd w:val="clear" w:color="auto" w:fill="auto"/>
            <w:vAlign w:val="bottom"/>
            <w:hideMark/>
          </w:tcPr>
          <w:p w:rsidR="00CC3C0A" w:rsidRPr="00B67F0C" w:rsidRDefault="00CC3C0A" w:rsidP="00DE0B4D">
            <w:pPr>
              <w:widowControl/>
              <w:jc w:val="left"/>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连带被保险人与农户的关系：配偶；子女；父母；其他等</w:t>
            </w:r>
          </w:p>
        </w:tc>
      </w:tr>
      <w:tr w:rsidR="00B67F0C" w:rsidRPr="00B67F0C" w:rsidTr="00DE0B4D">
        <w:trPr>
          <w:trHeight w:val="270"/>
        </w:trPr>
        <w:tc>
          <w:tcPr>
            <w:tcW w:w="83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C3C0A" w:rsidRPr="00B67F0C" w:rsidRDefault="00CC3C0A" w:rsidP="00DE0B4D">
            <w:pPr>
              <w:widowControl/>
              <w:jc w:val="center"/>
              <w:rPr>
                <w:rFonts w:ascii="宋体" w:eastAsia="宋体" w:hAnsi="宋体" w:cs="宋体"/>
                <w:color w:val="000000" w:themeColor="text1"/>
                <w:kern w:val="0"/>
                <w:sz w:val="22"/>
              </w:rPr>
            </w:pPr>
            <w:r w:rsidRPr="00B67F0C">
              <w:rPr>
                <w:rFonts w:ascii="宋体" w:eastAsia="宋体" w:hAnsi="宋体" w:cs="宋体" w:hint="eastAsia"/>
                <w:color w:val="000000" w:themeColor="text1"/>
                <w:kern w:val="0"/>
                <w:sz w:val="22"/>
              </w:rPr>
              <w:t>主键：</w:t>
            </w:r>
            <w:r w:rsidRPr="00B67F0C">
              <w:rPr>
                <w:rFonts w:ascii="宋体" w:eastAsia="宋体" w:hAnsi="宋体" w:cs="宋体"/>
                <w:b/>
                <w:color w:val="000000" w:themeColor="text1"/>
                <w:kern w:val="0"/>
                <w:sz w:val="20"/>
                <w:szCs w:val="20"/>
              </w:rPr>
              <w:t>LOSSLISTCODE</w:t>
            </w:r>
            <w:r w:rsidRPr="00B67F0C">
              <w:rPr>
                <w:rFonts w:ascii="宋体" w:eastAsia="宋体" w:hAnsi="宋体" w:cs="宋体"/>
                <w:color w:val="000000" w:themeColor="text1"/>
                <w:kern w:val="0"/>
                <w:sz w:val="22"/>
              </w:rPr>
              <w:t>,</w:t>
            </w:r>
            <w:r w:rsidRPr="00B67F0C">
              <w:rPr>
                <w:rFonts w:ascii="宋体" w:eastAsia="宋体" w:hAnsi="宋体" w:cs="宋体"/>
                <w:color w:val="000000" w:themeColor="text1"/>
                <w:kern w:val="0"/>
                <w:sz w:val="20"/>
                <w:szCs w:val="20"/>
              </w:rPr>
              <w:t xml:space="preserve"> SERIALNO</w:t>
            </w:r>
            <w:r w:rsidRPr="00B67F0C">
              <w:rPr>
                <w:rFonts w:ascii="宋体" w:eastAsia="宋体" w:hAnsi="宋体" w:cs="宋体"/>
                <w:color w:val="000000" w:themeColor="text1"/>
                <w:kern w:val="0"/>
                <w:sz w:val="22"/>
              </w:rPr>
              <w:t xml:space="preserve"> ,FCODE, </w:t>
            </w:r>
            <w:r w:rsidRPr="00B67F0C">
              <w:rPr>
                <w:rFonts w:ascii="宋体" w:eastAsia="宋体" w:hAnsi="宋体" w:cs="宋体" w:hint="eastAsia"/>
                <w:color w:val="000000" w:themeColor="text1"/>
                <w:kern w:val="0"/>
                <w:sz w:val="22"/>
              </w:rPr>
              <w:t>ITEMCODE，</w:t>
            </w:r>
            <w:r w:rsidRPr="00B67F0C">
              <w:rPr>
                <w:rFonts w:ascii="宋体" w:eastAsia="宋体" w:hAnsi="宋体" w:cs="宋体" w:hint="eastAsia"/>
                <w:color w:val="000000" w:themeColor="text1"/>
                <w:kern w:val="0"/>
                <w:sz w:val="20"/>
                <w:szCs w:val="20"/>
              </w:rPr>
              <w:t>LOSSSERIALNO，IDCARD</w:t>
            </w:r>
          </w:p>
        </w:tc>
      </w:tr>
    </w:tbl>
    <w:p w:rsidR="001F343A" w:rsidRPr="00B67F0C" w:rsidRDefault="001F343A" w:rsidP="00B67F0C">
      <w:pPr>
        <w:rPr>
          <w:color w:val="000000" w:themeColor="text1"/>
        </w:rPr>
      </w:pPr>
    </w:p>
    <w:p w:rsidR="007773B7" w:rsidRPr="00B67F0C" w:rsidRDefault="007773B7" w:rsidP="007773B7">
      <w:pPr>
        <w:pStyle w:val="2"/>
        <w:rPr>
          <w:color w:val="000000" w:themeColor="text1"/>
        </w:rPr>
      </w:pPr>
      <w:bookmarkStart w:id="26" w:name="_Toc503191573"/>
      <w:r w:rsidRPr="00B67F0C">
        <w:rPr>
          <w:rFonts w:hint="eastAsia"/>
          <w:color w:val="000000" w:themeColor="text1"/>
        </w:rPr>
        <w:t>权限控制需求</w:t>
      </w:r>
      <w:bookmarkEnd w:id="26"/>
    </w:p>
    <w:p w:rsidR="007773B7" w:rsidRPr="00B67F0C" w:rsidRDefault="00210E1B" w:rsidP="00FA032E">
      <w:pPr>
        <w:pStyle w:val="3"/>
        <w:ind w:right="320"/>
        <w:rPr>
          <w:rFonts w:asciiTheme="minorEastAsia" w:eastAsiaTheme="minorEastAsia" w:hAnsiTheme="minorEastAsia"/>
          <w:color w:val="000000" w:themeColor="text1"/>
        </w:rPr>
      </w:pPr>
      <w:r w:rsidRPr="00B67F0C">
        <w:rPr>
          <w:rFonts w:asciiTheme="minorEastAsia" w:eastAsiaTheme="minorEastAsia" w:hAnsiTheme="minorEastAsia" w:hint="eastAsia"/>
          <w:color w:val="000000" w:themeColor="text1"/>
        </w:rPr>
        <w:t>需求背景</w:t>
      </w:r>
    </w:p>
    <w:p w:rsidR="00A16B7A" w:rsidRPr="00B67F0C" w:rsidRDefault="00BD0F5C" w:rsidP="00916277">
      <w:pPr>
        <w:ind w:left="420"/>
        <w:rPr>
          <w:color w:val="000000" w:themeColor="text1"/>
          <w:lang w:val="zh-CN"/>
        </w:rPr>
      </w:pPr>
      <w:r w:rsidRPr="00B67F0C">
        <w:rPr>
          <w:rFonts w:hint="eastAsia"/>
          <w:color w:val="000000" w:themeColor="text1"/>
          <w:lang w:val="zh-CN"/>
        </w:rPr>
        <w:t>1</w:t>
      </w:r>
      <w:r w:rsidRPr="00B67F0C">
        <w:rPr>
          <w:rFonts w:hint="eastAsia"/>
          <w:color w:val="000000" w:themeColor="text1"/>
          <w:lang w:val="zh-CN"/>
        </w:rPr>
        <w:t>、</w:t>
      </w:r>
      <w:r w:rsidR="003E332C" w:rsidRPr="00B67F0C">
        <w:rPr>
          <w:rFonts w:hint="eastAsia"/>
          <w:color w:val="000000" w:themeColor="text1"/>
          <w:lang w:val="zh-CN"/>
        </w:rPr>
        <w:t>金禾系统控制的区域权限业务系统不再维护，业务系统在使用时直接调用金禾控制的区域权限。目前应用的场景是，业务根据登录人员工号至金禾查询区域信息</w:t>
      </w:r>
      <w:r w:rsidR="00B431B4" w:rsidRPr="00B67F0C">
        <w:rPr>
          <w:rFonts w:hint="eastAsia"/>
          <w:color w:val="000000" w:themeColor="text1"/>
          <w:lang w:val="zh-CN"/>
        </w:rPr>
        <w:t>；</w:t>
      </w:r>
    </w:p>
    <w:p w:rsidR="00C753AB" w:rsidRPr="00B67F0C" w:rsidRDefault="007156B3" w:rsidP="00916277">
      <w:pPr>
        <w:ind w:left="420"/>
        <w:rPr>
          <w:color w:val="000000" w:themeColor="text1"/>
          <w:lang w:val="zh-CN"/>
        </w:rPr>
      </w:pPr>
      <w:r w:rsidRPr="00B67F0C">
        <w:rPr>
          <w:rFonts w:hint="eastAsia"/>
          <w:color w:val="000000" w:themeColor="text1"/>
          <w:lang w:val="zh-CN"/>
        </w:rPr>
        <w:t>2</w:t>
      </w:r>
      <w:r w:rsidRPr="00B67F0C">
        <w:rPr>
          <w:rFonts w:hint="eastAsia"/>
          <w:color w:val="000000" w:themeColor="text1"/>
          <w:lang w:val="zh-CN"/>
        </w:rPr>
        <w:t>、</w:t>
      </w:r>
      <w:r w:rsidR="007F7AC8" w:rsidRPr="00B67F0C">
        <w:rPr>
          <w:rFonts w:hint="eastAsia"/>
          <w:color w:val="000000" w:themeColor="text1"/>
          <w:lang w:val="zh-CN"/>
        </w:rPr>
        <w:t>业务系统控制的机构权限金禾系统不再维护，金禾系统如</w:t>
      </w:r>
      <w:r w:rsidR="000E5AAE" w:rsidRPr="00B67F0C">
        <w:rPr>
          <w:rFonts w:hint="eastAsia"/>
          <w:color w:val="000000" w:themeColor="text1"/>
          <w:lang w:val="zh-CN"/>
        </w:rPr>
        <w:t>有使用到机构权限直接调用业务系统的机构权限。目前还没有应用场景；</w:t>
      </w:r>
    </w:p>
    <w:p w:rsidR="000E5AAE" w:rsidRPr="00B67F0C" w:rsidRDefault="008B3670" w:rsidP="00916277">
      <w:pPr>
        <w:ind w:left="420"/>
        <w:rPr>
          <w:color w:val="000000" w:themeColor="text1"/>
          <w:lang w:val="zh-CN"/>
        </w:rPr>
      </w:pPr>
      <w:r w:rsidRPr="00B67F0C">
        <w:rPr>
          <w:rFonts w:hint="eastAsia"/>
          <w:color w:val="000000" w:themeColor="text1"/>
          <w:lang w:val="zh-CN"/>
        </w:rPr>
        <w:t>3</w:t>
      </w:r>
      <w:r w:rsidRPr="00B67F0C">
        <w:rPr>
          <w:rFonts w:hint="eastAsia"/>
          <w:color w:val="000000" w:themeColor="text1"/>
          <w:lang w:val="zh-CN"/>
        </w:rPr>
        <w:t>、</w:t>
      </w:r>
      <w:r w:rsidR="004C5063" w:rsidRPr="00B67F0C">
        <w:rPr>
          <w:rFonts w:hint="eastAsia"/>
          <w:color w:val="000000" w:themeColor="text1"/>
          <w:lang w:val="zh-CN"/>
        </w:rPr>
        <w:t>页面调用权限：金禾系统发起快速出单流程，直接调用业务系统的投保录入页面的权限控制。</w:t>
      </w:r>
    </w:p>
    <w:p w:rsidR="00E37F46" w:rsidRPr="00B67F0C" w:rsidRDefault="00DD6986" w:rsidP="005C4292">
      <w:pPr>
        <w:pStyle w:val="3"/>
        <w:ind w:right="320"/>
        <w:rPr>
          <w:rFonts w:asciiTheme="minorEastAsia" w:eastAsiaTheme="minorEastAsia" w:hAnsiTheme="minorEastAsia"/>
          <w:color w:val="000000" w:themeColor="text1"/>
        </w:rPr>
      </w:pPr>
      <w:r w:rsidRPr="00B67F0C">
        <w:rPr>
          <w:rFonts w:asciiTheme="minorEastAsia" w:eastAsiaTheme="minorEastAsia" w:hAnsiTheme="minorEastAsia" w:hint="eastAsia"/>
          <w:color w:val="000000" w:themeColor="text1"/>
        </w:rPr>
        <w:t>需求</w:t>
      </w:r>
      <w:r w:rsidR="00210E1B" w:rsidRPr="00B67F0C">
        <w:rPr>
          <w:rFonts w:asciiTheme="minorEastAsia" w:eastAsiaTheme="minorEastAsia" w:hAnsiTheme="minorEastAsia" w:hint="eastAsia"/>
          <w:color w:val="000000" w:themeColor="text1"/>
        </w:rPr>
        <w:t>详述</w:t>
      </w:r>
    </w:p>
    <w:p w:rsidR="00112B94" w:rsidRPr="00B67F0C" w:rsidRDefault="00F63C44" w:rsidP="00867A63">
      <w:pPr>
        <w:ind w:left="420"/>
        <w:rPr>
          <w:color w:val="000000" w:themeColor="text1"/>
          <w:lang w:val="zh-CN"/>
        </w:rPr>
      </w:pPr>
      <w:r w:rsidRPr="00B67F0C">
        <w:rPr>
          <w:rFonts w:hint="eastAsia"/>
          <w:color w:val="000000" w:themeColor="text1"/>
          <w:lang w:val="zh-CN"/>
        </w:rPr>
        <w:t>1</w:t>
      </w:r>
      <w:r w:rsidRPr="00B67F0C">
        <w:rPr>
          <w:rFonts w:hint="eastAsia"/>
          <w:color w:val="000000" w:themeColor="text1"/>
          <w:lang w:val="zh-CN"/>
        </w:rPr>
        <w:t>、</w:t>
      </w:r>
      <w:r w:rsidR="00A97546" w:rsidRPr="00B67F0C">
        <w:rPr>
          <w:rFonts w:hint="eastAsia"/>
          <w:color w:val="000000" w:themeColor="text1"/>
          <w:lang w:val="zh-CN"/>
        </w:rPr>
        <w:t>农险核心系统</w:t>
      </w:r>
      <w:r w:rsidR="00634B3A" w:rsidRPr="00B67F0C">
        <w:rPr>
          <w:rFonts w:hint="eastAsia"/>
          <w:color w:val="000000" w:themeColor="text1"/>
          <w:lang w:val="zh-CN"/>
        </w:rPr>
        <w:t>调用金禾的区域权限控制由金禾实现，不在此描述；</w:t>
      </w:r>
    </w:p>
    <w:p w:rsidR="00923038" w:rsidRPr="00B67F0C" w:rsidRDefault="00923038" w:rsidP="00867A63">
      <w:pPr>
        <w:ind w:left="420"/>
        <w:rPr>
          <w:color w:val="000000" w:themeColor="text1"/>
          <w:lang w:val="zh-CN"/>
        </w:rPr>
      </w:pPr>
      <w:r w:rsidRPr="00B67F0C">
        <w:rPr>
          <w:rFonts w:hint="eastAsia"/>
          <w:color w:val="000000" w:themeColor="text1"/>
          <w:lang w:val="zh-CN"/>
        </w:rPr>
        <w:t>2</w:t>
      </w:r>
      <w:r w:rsidRPr="00B67F0C">
        <w:rPr>
          <w:rFonts w:hint="eastAsia"/>
          <w:color w:val="000000" w:themeColor="text1"/>
          <w:lang w:val="zh-CN"/>
        </w:rPr>
        <w:t>、</w:t>
      </w:r>
      <w:r w:rsidR="00437904" w:rsidRPr="00B67F0C">
        <w:rPr>
          <w:rFonts w:hint="eastAsia"/>
          <w:color w:val="000000" w:themeColor="text1"/>
          <w:lang w:val="zh-CN"/>
        </w:rPr>
        <w:t>页面互调</w:t>
      </w:r>
      <w:r w:rsidR="00515D3F" w:rsidRPr="00B67F0C">
        <w:rPr>
          <w:rFonts w:hint="eastAsia"/>
          <w:color w:val="000000" w:themeColor="text1"/>
          <w:lang w:val="zh-CN"/>
        </w:rPr>
        <w:t>权限控制：</w:t>
      </w:r>
      <w:r w:rsidR="00C2644D" w:rsidRPr="00B67F0C">
        <w:rPr>
          <w:rFonts w:hint="eastAsia"/>
          <w:color w:val="000000" w:themeColor="text1"/>
          <w:lang w:val="zh-CN"/>
        </w:rPr>
        <w:t>金禾调用农险核心系统页面权限</w:t>
      </w:r>
      <w:r w:rsidR="00C2644D" w:rsidRPr="00B67F0C">
        <w:rPr>
          <w:rFonts w:hint="eastAsia"/>
          <w:color w:val="000000" w:themeColor="text1"/>
          <w:lang w:val="zh-CN"/>
        </w:rPr>
        <w:lastRenderedPageBreak/>
        <w:t>控制要求：</w:t>
      </w:r>
    </w:p>
    <w:p w:rsidR="004A5B50" w:rsidRPr="00B67F0C" w:rsidRDefault="00083D5F" w:rsidP="00764B36">
      <w:pPr>
        <w:ind w:left="420"/>
        <w:rPr>
          <w:color w:val="000000" w:themeColor="text1"/>
          <w:lang w:val="zh-CN"/>
        </w:rPr>
      </w:pPr>
      <w:r w:rsidRPr="00B67F0C">
        <w:rPr>
          <w:rFonts w:hint="eastAsia"/>
          <w:color w:val="000000" w:themeColor="text1"/>
          <w:lang w:val="zh-CN"/>
        </w:rPr>
        <w:t>快速出单：</w:t>
      </w:r>
      <w:r w:rsidR="003308AF" w:rsidRPr="00B67F0C">
        <w:rPr>
          <w:rFonts w:hint="eastAsia"/>
          <w:color w:val="000000" w:themeColor="text1"/>
          <w:lang w:val="zh-CN"/>
        </w:rPr>
        <w:t>金禾调用农险核心“投保单录入页面”</w:t>
      </w:r>
      <w:r w:rsidR="00FD3535" w:rsidRPr="00B67F0C">
        <w:rPr>
          <w:rFonts w:hint="eastAsia"/>
          <w:color w:val="000000" w:themeColor="text1"/>
          <w:lang w:val="zh-CN"/>
        </w:rPr>
        <w:t>，金禾在调用后，农险核心系统需要</w:t>
      </w:r>
      <w:r w:rsidR="00DC4D68" w:rsidRPr="00B67F0C">
        <w:rPr>
          <w:rFonts w:hint="eastAsia"/>
          <w:color w:val="000000" w:themeColor="text1"/>
          <w:lang w:val="zh-CN"/>
        </w:rPr>
        <w:t>校验，当前人员是否有“投保单录入”菜单权限。</w:t>
      </w:r>
    </w:p>
    <w:p w:rsidR="00C2644D" w:rsidRPr="00B67F0C" w:rsidRDefault="00C2644D" w:rsidP="00867A63">
      <w:pPr>
        <w:ind w:left="420"/>
        <w:rPr>
          <w:color w:val="000000" w:themeColor="text1"/>
          <w:lang w:val="zh-CN"/>
        </w:rPr>
      </w:pPr>
      <w:r w:rsidRPr="00B67F0C">
        <w:rPr>
          <w:rFonts w:hint="eastAsia"/>
          <w:color w:val="000000" w:themeColor="text1"/>
          <w:lang w:val="zh-CN"/>
        </w:rPr>
        <w:t>3</w:t>
      </w:r>
      <w:r w:rsidRPr="00B67F0C">
        <w:rPr>
          <w:rFonts w:hint="eastAsia"/>
          <w:color w:val="000000" w:themeColor="text1"/>
          <w:lang w:val="zh-CN"/>
        </w:rPr>
        <w:t>、</w:t>
      </w:r>
      <w:r w:rsidR="00466313" w:rsidRPr="00B67F0C">
        <w:rPr>
          <w:rFonts w:hint="eastAsia"/>
          <w:color w:val="000000" w:themeColor="text1"/>
          <w:lang w:val="zh-CN"/>
        </w:rPr>
        <w:t>页面互调权限控制：</w:t>
      </w:r>
      <w:r w:rsidR="00CB776F" w:rsidRPr="00B67F0C">
        <w:rPr>
          <w:rFonts w:hint="eastAsia"/>
          <w:color w:val="000000" w:themeColor="text1"/>
          <w:lang w:val="zh-CN"/>
        </w:rPr>
        <w:t>农险核心系统调用金禾系统页面权限控制要求。</w:t>
      </w:r>
    </w:p>
    <w:p w:rsidR="00A03D1B" w:rsidRPr="00B67F0C" w:rsidRDefault="00A85AE7" w:rsidP="00A85AE7">
      <w:pPr>
        <w:rPr>
          <w:color w:val="000000" w:themeColor="text1"/>
          <w:lang w:val="zh-CN"/>
        </w:rPr>
      </w:pPr>
      <w:r w:rsidRPr="00B67F0C">
        <w:rPr>
          <w:rFonts w:hint="eastAsia"/>
          <w:color w:val="000000" w:themeColor="text1"/>
          <w:lang w:val="zh-CN"/>
        </w:rPr>
        <w:tab/>
      </w:r>
      <w:r w:rsidRPr="00B67F0C">
        <w:rPr>
          <w:rFonts w:hint="eastAsia"/>
          <w:color w:val="000000" w:themeColor="text1"/>
          <w:lang w:val="zh-CN"/>
        </w:rPr>
        <w:t>查看详情：</w:t>
      </w:r>
      <w:r w:rsidR="0034694A" w:rsidRPr="00B67F0C">
        <w:rPr>
          <w:rFonts w:hint="eastAsia"/>
          <w:color w:val="000000" w:themeColor="text1"/>
          <w:lang w:val="zh-CN"/>
        </w:rPr>
        <w:t>在投保单录入页面，关联清单后，点击【详情】按钮，调用金禾系统的页面查看预投保清单的地图信息、</w:t>
      </w:r>
      <w:proofErr w:type="gramStart"/>
      <w:r w:rsidR="0034694A" w:rsidRPr="00B67F0C">
        <w:rPr>
          <w:rFonts w:hint="eastAsia"/>
          <w:color w:val="000000" w:themeColor="text1"/>
          <w:lang w:val="zh-CN"/>
        </w:rPr>
        <w:t>验标信息</w:t>
      </w:r>
      <w:proofErr w:type="gramEnd"/>
      <w:r w:rsidR="0034694A" w:rsidRPr="00B67F0C">
        <w:rPr>
          <w:rFonts w:hint="eastAsia"/>
          <w:color w:val="000000" w:themeColor="text1"/>
          <w:lang w:val="zh-CN"/>
        </w:rPr>
        <w:t xml:space="preserve"> </w:t>
      </w:r>
      <w:r w:rsidR="0034694A" w:rsidRPr="00B67F0C">
        <w:rPr>
          <w:rFonts w:hint="eastAsia"/>
          <w:color w:val="000000" w:themeColor="text1"/>
          <w:lang w:val="zh-CN"/>
        </w:rPr>
        <w:t>和</w:t>
      </w:r>
      <w:r w:rsidR="0034694A" w:rsidRPr="00B67F0C">
        <w:rPr>
          <w:rFonts w:hint="eastAsia"/>
          <w:color w:val="000000" w:themeColor="text1"/>
          <w:lang w:val="zh-CN"/>
        </w:rPr>
        <w:t xml:space="preserve"> </w:t>
      </w:r>
      <w:r w:rsidR="0034694A" w:rsidRPr="00B67F0C">
        <w:rPr>
          <w:rFonts w:hint="eastAsia"/>
          <w:color w:val="000000" w:themeColor="text1"/>
          <w:lang w:val="zh-CN"/>
        </w:rPr>
        <w:t>预投保清单原始清单。</w:t>
      </w:r>
      <w:r w:rsidR="00823136" w:rsidRPr="00B67F0C">
        <w:rPr>
          <w:rFonts w:hint="eastAsia"/>
          <w:color w:val="000000" w:themeColor="text1"/>
          <w:lang w:val="zh-CN"/>
        </w:rPr>
        <w:t>--</w:t>
      </w:r>
      <w:r w:rsidR="00823136" w:rsidRPr="00B67F0C">
        <w:rPr>
          <w:rFonts w:hint="eastAsia"/>
          <w:color w:val="000000" w:themeColor="text1"/>
          <w:lang w:val="zh-CN"/>
        </w:rPr>
        <w:t>金禾控制权限</w:t>
      </w:r>
    </w:p>
    <w:p w:rsidR="00973C33" w:rsidRPr="00B67F0C" w:rsidRDefault="00973C33" w:rsidP="00A85AE7">
      <w:pPr>
        <w:rPr>
          <w:color w:val="000000" w:themeColor="text1"/>
          <w:lang w:val="zh-CN"/>
        </w:rPr>
      </w:pPr>
      <w:r w:rsidRPr="00B67F0C">
        <w:rPr>
          <w:rFonts w:hint="eastAsia"/>
          <w:color w:val="000000" w:themeColor="text1"/>
          <w:lang w:val="zh-CN"/>
        </w:rPr>
        <w:tab/>
      </w:r>
      <w:r w:rsidR="00910269" w:rsidRPr="00B67F0C">
        <w:rPr>
          <w:rFonts w:hint="eastAsia"/>
          <w:color w:val="000000" w:themeColor="text1"/>
          <w:lang w:val="zh-CN"/>
        </w:rPr>
        <w:t>查看承保流程图：</w:t>
      </w:r>
      <w:r w:rsidR="00823136" w:rsidRPr="00B67F0C">
        <w:rPr>
          <w:rFonts w:hint="eastAsia"/>
          <w:color w:val="000000" w:themeColor="text1"/>
          <w:lang w:val="zh-CN"/>
        </w:rPr>
        <w:t>承保调用金禾页面，查看金禾生成的承保流程图。</w:t>
      </w:r>
      <w:r w:rsidR="00823136" w:rsidRPr="00B67F0C">
        <w:rPr>
          <w:rFonts w:hint="eastAsia"/>
          <w:color w:val="000000" w:themeColor="text1"/>
          <w:lang w:val="zh-CN"/>
        </w:rPr>
        <w:t>--</w:t>
      </w:r>
      <w:r w:rsidR="00823136" w:rsidRPr="00B67F0C">
        <w:rPr>
          <w:rFonts w:hint="eastAsia"/>
          <w:color w:val="000000" w:themeColor="text1"/>
          <w:lang w:val="zh-CN"/>
        </w:rPr>
        <w:t>金禾控制权限</w:t>
      </w:r>
    </w:p>
    <w:p w:rsidR="008A5B01" w:rsidRPr="00B67F0C" w:rsidRDefault="00006C26" w:rsidP="000325D7">
      <w:pPr>
        <w:pStyle w:val="2"/>
        <w:rPr>
          <w:rFonts w:eastAsiaTheme="minorEastAsia"/>
          <w:color w:val="000000" w:themeColor="text1"/>
        </w:rPr>
      </w:pPr>
      <w:r w:rsidRPr="00B67F0C">
        <w:rPr>
          <w:rFonts w:eastAsiaTheme="minorEastAsia" w:hint="eastAsia"/>
          <w:color w:val="000000" w:themeColor="text1"/>
        </w:rPr>
        <w:t>电子</w:t>
      </w:r>
      <w:r w:rsidR="004945C6" w:rsidRPr="00B67F0C">
        <w:rPr>
          <w:rFonts w:eastAsiaTheme="minorEastAsia" w:hint="eastAsia"/>
          <w:color w:val="000000" w:themeColor="text1"/>
        </w:rPr>
        <w:t>单证</w:t>
      </w:r>
    </w:p>
    <w:p w:rsidR="00464125" w:rsidRPr="00B67F0C" w:rsidRDefault="007607B9" w:rsidP="00E16E46">
      <w:pPr>
        <w:pStyle w:val="3"/>
        <w:ind w:right="320"/>
        <w:rPr>
          <w:rFonts w:asciiTheme="minorEastAsia" w:eastAsiaTheme="minorEastAsia" w:hAnsiTheme="minorEastAsia"/>
          <w:color w:val="000000" w:themeColor="text1"/>
        </w:rPr>
      </w:pPr>
      <w:r w:rsidRPr="00B67F0C">
        <w:rPr>
          <w:rFonts w:asciiTheme="minorEastAsia" w:eastAsiaTheme="minorEastAsia" w:hAnsiTheme="minorEastAsia" w:hint="eastAsia"/>
          <w:color w:val="000000" w:themeColor="text1"/>
        </w:rPr>
        <w:t>需求背景</w:t>
      </w:r>
    </w:p>
    <w:p w:rsidR="005E5749" w:rsidRPr="00B67F0C" w:rsidRDefault="003D50D3" w:rsidP="005E5749">
      <w:pPr>
        <w:ind w:left="420"/>
        <w:rPr>
          <w:color w:val="000000" w:themeColor="text1"/>
          <w:lang w:val="zh-CN"/>
        </w:rPr>
      </w:pPr>
      <w:proofErr w:type="gramStart"/>
      <w:r w:rsidRPr="00B67F0C">
        <w:rPr>
          <w:rFonts w:hint="eastAsia"/>
          <w:color w:val="000000" w:themeColor="text1"/>
          <w:lang w:val="zh-CN"/>
        </w:rPr>
        <w:t>借助国元</w:t>
      </w:r>
      <w:proofErr w:type="gramEnd"/>
      <w:r w:rsidRPr="00B67F0C">
        <w:rPr>
          <w:rFonts w:hint="eastAsia"/>
          <w:color w:val="000000" w:themeColor="text1"/>
          <w:lang w:val="zh-CN"/>
        </w:rPr>
        <w:t>现有的电子印章系统，对系统中需要打印的</w:t>
      </w:r>
      <w:r w:rsidR="00184E7D" w:rsidRPr="00B67F0C">
        <w:rPr>
          <w:rFonts w:hint="eastAsia"/>
          <w:color w:val="000000" w:themeColor="text1"/>
          <w:lang w:val="zh-CN"/>
        </w:rPr>
        <w:t>电子单证对接电子印章系统加盖</w:t>
      </w:r>
      <w:r w:rsidR="00FB4B6F" w:rsidRPr="00B67F0C">
        <w:rPr>
          <w:rFonts w:hint="eastAsia"/>
          <w:color w:val="000000" w:themeColor="text1"/>
          <w:lang w:val="zh-CN"/>
        </w:rPr>
        <w:t>电子章，</w:t>
      </w:r>
      <w:r w:rsidR="00BF3B53" w:rsidRPr="00B67F0C">
        <w:rPr>
          <w:rFonts w:hint="eastAsia"/>
          <w:color w:val="000000" w:themeColor="text1"/>
          <w:lang w:val="zh-CN"/>
        </w:rPr>
        <w:t>生成</w:t>
      </w:r>
      <w:r w:rsidR="00A7379A" w:rsidRPr="00B67F0C">
        <w:rPr>
          <w:rFonts w:hint="eastAsia"/>
          <w:color w:val="000000" w:themeColor="text1"/>
          <w:lang w:val="zh-CN"/>
        </w:rPr>
        <w:t>电子有效单证。</w:t>
      </w:r>
    </w:p>
    <w:p w:rsidR="000E4027" w:rsidRPr="00B67F0C" w:rsidRDefault="003A7CC4" w:rsidP="00684A99">
      <w:pPr>
        <w:pStyle w:val="3"/>
        <w:ind w:right="320"/>
        <w:rPr>
          <w:rFonts w:asciiTheme="minorEastAsia" w:eastAsiaTheme="minorEastAsia" w:hAnsiTheme="minorEastAsia"/>
          <w:color w:val="000000" w:themeColor="text1"/>
        </w:rPr>
      </w:pPr>
      <w:r w:rsidRPr="00B67F0C">
        <w:rPr>
          <w:rFonts w:asciiTheme="minorEastAsia" w:eastAsiaTheme="minorEastAsia" w:hAnsiTheme="minorEastAsia" w:hint="eastAsia"/>
          <w:color w:val="000000" w:themeColor="text1"/>
        </w:rPr>
        <w:t>需求</w:t>
      </w:r>
      <w:r w:rsidR="007607B9" w:rsidRPr="00B67F0C">
        <w:rPr>
          <w:rFonts w:asciiTheme="minorEastAsia" w:eastAsiaTheme="minorEastAsia" w:hAnsiTheme="minorEastAsia" w:hint="eastAsia"/>
          <w:color w:val="000000" w:themeColor="text1"/>
        </w:rPr>
        <w:t>详述</w:t>
      </w:r>
      <w:bookmarkStart w:id="27" w:name="_需求详述"/>
      <w:bookmarkEnd w:id="27"/>
    </w:p>
    <w:p w:rsidR="009A4BD5" w:rsidRPr="00B67F0C" w:rsidRDefault="00A41E1A" w:rsidP="00B67F0C">
      <w:pPr>
        <w:pStyle w:val="a5"/>
        <w:numPr>
          <w:ilvl w:val="1"/>
          <w:numId w:val="6"/>
        </w:numPr>
        <w:ind w:firstLineChars="0"/>
        <w:rPr>
          <w:color w:val="000000" w:themeColor="text1"/>
          <w:lang w:val="zh-CN"/>
        </w:rPr>
      </w:pPr>
      <w:r w:rsidRPr="00B67F0C">
        <w:rPr>
          <w:rFonts w:hint="eastAsia"/>
          <w:color w:val="000000" w:themeColor="text1"/>
          <w:lang w:val="zh-CN"/>
        </w:rPr>
        <w:t>对接方式：</w:t>
      </w:r>
    </w:p>
    <w:p w:rsidR="009A4BD5" w:rsidRPr="00B67F0C" w:rsidRDefault="00D171E9" w:rsidP="009A4BD5">
      <w:pPr>
        <w:ind w:left="420"/>
        <w:rPr>
          <w:color w:val="000000" w:themeColor="text1"/>
        </w:rPr>
      </w:pPr>
      <w:r w:rsidRPr="00B67F0C">
        <w:rPr>
          <w:rFonts w:hint="eastAsia"/>
          <w:color w:val="000000" w:themeColor="text1"/>
          <w:lang w:val="zh-CN"/>
        </w:rPr>
        <w:t>农险核心业务系统生成要求格式的</w:t>
      </w:r>
      <w:r w:rsidRPr="00B67F0C">
        <w:rPr>
          <w:rFonts w:hint="eastAsia"/>
          <w:color w:val="000000" w:themeColor="text1"/>
          <w:lang w:val="zh-CN"/>
        </w:rPr>
        <w:t>PDF</w:t>
      </w:r>
      <w:r w:rsidRPr="00B67F0C">
        <w:rPr>
          <w:rFonts w:hint="eastAsia"/>
          <w:color w:val="000000" w:themeColor="text1"/>
          <w:lang w:val="zh-CN"/>
        </w:rPr>
        <w:t>文档，</w:t>
      </w:r>
      <w:r w:rsidR="009A4BD5" w:rsidRPr="00B67F0C">
        <w:rPr>
          <w:rFonts w:hint="eastAsia"/>
          <w:color w:val="000000" w:themeColor="text1"/>
        </w:rPr>
        <w:t>保单正本增加</w:t>
      </w:r>
      <w:proofErr w:type="gramStart"/>
      <w:r w:rsidR="009A4BD5" w:rsidRPr="00B67F0C">
        <w:rPr>
          <w:rFonts w:hint="eastAsia"/>
          <w:color w:val="000000" w:themeColor="text1"/>
        </w:rPr>
        <w:t>二维码和</w:t>
      </w:r>
      <w:proofErr w:type="gramEnd"/>
      <w:r w:rsidR="009A4BD5" w:rsidRPr="00B67F0C">
        <w:rPr>
          <w:rFonts w:hint="eastAsia"/>
          <w:color w:val="000000" w:themeColor="text1"/>
        </w:rPr>
        <w:t>条形码，其他单证增加条形码，</w:t>
      </w:r>
      <w:proofErr w:type="gramStart"/>
      <w:r w:rsidR="009A4BD5" w:rsidRPr="00B67F0C">
        <w:rPr>
          <w:rFonts w:hint="eastAsia"/>
          <w:color w:val="000000" w:themeColor="text1"/>
        </w:rPr>
        <w:t>二维码与</w:t>
      </w:r>
      <w:proofErr w:type="gramEnd"/>
      <w:r w:rsidR="009A4BD5" w:rsidRPr="00B67F0C">
        <w:rPr>
          <w:rFonts w:hint="eastAsia"/>
          <w:color w:val="000000" w:themeColor="text1"/>
        </w:rPr>
        <w:t>条形码为业务单号，保险凭证上的为保单号，用于单证归档（电</w:t>
      </w:r>
      <w:r w:rsidR="009A4BD5" w:rsidRPr="00B67F0C">
        <w:rPr>
          <w:rFonts w:hint="eastAsia"/>
          <w:color w:val="000000" w:themeColor="text1"/>
        </w:rPr>
        <w:lastRenderedPageBreak/>
        <w:t>子档案）、客户自助保单验真；</w:t>
      </w:r>
    </w:p>
    <w:p w:rsidR="00A41E1A" w:rsidRPr="00B67F0C" w:rsidRDefault="00D171E9" w:rsidP="00B67F0C">
      <w:pPr>
        <w:pStyle w:val="a5"/>
        <w:numPr>
          <w:ilvl w:val="1"/>
          <w:numId w:val="22"/>
        </w:numPr>
        <w:ind w:firstLineChars="0"/>
        <w:rPr>
          <w:color w:val="000000" w:themeColor="text1"/>
          <w:lang w:val="zh-CN"/>
        </w:rPr>
      </w:pPr>
      <w:r w:rsidRPr="00B67F0C">
        <w:rPr>
          <w:rFonts w:hint="eastAsia"/>
          <w:color w:val="000000" w:themeColor="text1"/>
          <w:lang w:val="zh-CN"/>
        </w:rPr>
        <w:t>将生成的</w:t>
      </w:r>
      <w:r w:rsidRPr="00B67F0C">
        <w:rPr>
          <w:rFonts w:hint="eastAsia"/>
          <w:color w:val="000000" w:themeColor="text1"/>
          <w:lang w:val="zh-CN"/>
        </w:rPr>
        <w:t>PDF</w:t>
      </w:r>
      <w:r w:rsidRPr="00B67F0C">
        <w:rPr>
          <w:rFonts w:hint="eastAsia"/>
          <w:color w:val="000000" w:themeColor="text1"/>
          <w:lang w:val="zh-CN"/>
        </w:rPr>
        <w:t>文档发送给电子印章系统，电子印章系统加盖章</w:t>
      </w:r>
      <w:r w:rsidR="007A3A02" w:rsidRPr="00B67F0C">
        <w:rPr>
          <w:rFonts w:hint="eastAsia"/>
          <w:color w:val="000000" w:themeColor="text1"/>
          <w:lang w:val="zh-CN"/>
        </w:rPr>
        <w:t>后返回给农险核心业务系统同时上传影像系统；</w:t>
      </w:r>
    </w:p>
    <w:p w:rsidR="007A3A02" w:rsidRPr="00B67F0C" w:rsidRDefault="008D42D5" w:rsidP="00A41E1A">
      <w:pPr>
        <w:ind w:left="420"/>
        <w:rPr>
          <w:color w:val="000000" w:themeColor="text1"/>
          <w:lang w:val="zh-CN"/>
        </w:rPr>
      </w:pPr>
      <w:r w:rsidRPr="00B67F0C">
        <w:rPr>
          <w:rFonts w:hint="eastAsia"/>
          <w:color w:val="000000" w:themeColor="text1"/>
          <w:lang w:val="zh-CN"/>
        </w:rPr>
        <w:t>2</w:t>
      </w:r>
      <w:r w:rsidRPr="00B67F0C">
        <w:rPr>
          <w:rFonts w:hint="eastAsia"/>
          <w:color w:val="000000" w:themeColor="text1"/>
          <w:lang w:val="zh-CN"/>
        </w:rPr>
        <w:t>、各单证类型加盖电子章的要求如下表所示：</w:t>
      </w:r>
    </w:p>
    <w:p w:rsidR="003D126B" w:rsidRPr="00B67F0C" w:rsidRDefault="00E844CE" w:rsidP="00A41E1A">
      <w:pPr>
        <w:ind w:left="420"/>
        <w:rPr>
          <w:color w:val="000000" w:themeColor="text1"/>
          <w:lang w:val="zh-CN"/>
        </w:rPr>
      </w:pPr>
      <w:r>
        <w:rPr>
          <w:color w:val="000000" w:themeColor="text1"/>
          <w:lang w:val="zh-CN"/>
        </w:rPr>
        <w:object w:dxaOrig="14267" w:dyaOrig="5977">
          <v:shape id="_x0000_i1032" type="#_x0000_t75" style="width:444.5pt;height:186.55pt" o:ole="">
            <v:imagedata r:id="rId85" o:title=""/>
          </v:shape>
          <o:OLEObject Type="Embed" ProgID="Excel.Sheet.12" ShapeID="_x0000_i1032" DrawAspect="Content" ObjectID="_1579702834" r:id="rId86"/>
        </w:object>
      </w:r>
    </w:p>
    <w:p w:rsidR="002D5DF3" w:rsidRPr="00B67F0C" w:rsidRDefault="002D5DF3" w:rsidP="00B67F0C">
      <w:pPr>
        <w:pStyle w:val="2"/>
        <w:rPr>
          <w:rFonts w:eastAsiaTheme="minorEastAsia"/>
          <w:color w:val="000000" w:themeColor="text1"/>
          <w:lang w:val="zh-CN"/>
        </w:rPr>
      </w:pPr>
      <w:r w:rsidRPr="00B67F0C">
        <w:rPr>
          <w:rFonts w:hint="eastAsia"/>
          <w:color w:val="000000" w:themeColor="text1"/>
          <w:lang w:val="zh-CN"/>
        </w:rPr>
        <w:t>快速出单</w:t>
      </w:r>
    </w:p>
    <w:p w:rsidR="002D5DF3" w:rsidRPr="00B67F0C" w:rsidRDefault="002D5DF3" w:rsidP="00B67F0C">
      <w:pPr>
        <w:pStyle w:val="3"/>
        <w:ind w:right="320"/>
        <w:rPr>
          <w:rFonts w:eastAsiaTheme="minorEastAsia"/>
          <w:color w:val="000000" w:themeColor="text1"/>
        </w:rPr>
      </w:pPr>
      <w:r w:rsidRPr="00B67F0C">
        <w:rPr>
          <w:rFonts w:hint="eastAsia"/>
          <w:color w:val="000000" w:themeColor="text1"/>
        </w:rPr>
        <w:t>需求背景</w:t>
      </w:r>
    </w:p>
    <w:p w:rsidR="005B1550" w:rsidRPr="00B67F0C" w:rsidRDefault="007426C9" w:rsidP="00B67F0C">
      <w:pPr>
        <w:rPr>
          <w:color w:val="000000" w:themeColor="text1"/>
          <w:lang w:val="zh-CN"/>
        </w:rPr>
      </w:pPr>
      <w:r w:rsidRPr="00B67F0C">
        <w:rPr>
          <w:rFonts w:hint="eastAsia"/>
          <w:color w:val="000000" w:themeColor="text1"/>
          <w:lang w:val="zh-CN"/>
        </w:rPr>
        <w:t>为加快</w:t>
      </w:r>
      <w:r w:rsidR="005B1550" w:rsidRPr="00B67F0C">
        <w:rPr>
          <w:rFonts w:hint="eastAsia"/>
          <w:color w:val="000000" w:themeColor="text1"/>
          <w:lang w:val="zh-CN"/>
        </w:rPr>
        <w:t>用户</w:t>
      </w:r>
      <w:r w:rsidRPr="00B67F0C">
        <w:rPr>
          <w:rFonts w:hint="eastAsia"/>
          <w:color w:val="000000" w:themeColor="text1"/>
          <w:lang w:val="zh-CN"/>
        </w:rPr>
        <w:t>出单效率，当用户</w:t>
      </w:r>
      <w:r w:rsidR="005B1550" w:rsidRPr="00B67F0C">
        <w:rPr>
          <w:rFonts w:hint="eastAsia"/>
          <w:color w:val="000000" w:themeColor="text1"/>
          <w:lang w:val="zh-CN"/>
        </w:rPr>
        <w:t>在金禾系统缮制清单后，</w:t>
      </w:r>
      <w:r w:rsidRPr="00B67F0C">
        <w:rPr>
          <w:rFonts w:hint="eastAsia"/>
          <w:color w:val="000000" w:themeColor="text1"/>
          <w:lang w:val="zh-CN"/>
        </w:rPr>
        <w:t>可直接</w:t>
      </w:r>
      <w:r w:rsidR="005B1550" w:rsidRPr="00B67F0C">
        <w:rPr>
          <w:rFonts w:hint="eastAsia"/>
          <w:color w:val="000000" w:themeColor="text1"/>
          <w:lang w:val="zh-CN"/>
        </w:rPr>
        <w:t>调用承保系统</w:t>
      </w:r>
      <w:r w:rsidRPr="00B67F0C">
        <w:rPr>
          <w:rFonts w:hint="eastAsia"/>
          <w:color w:val="000000" w:themeColor="text1"/>
          <w:lang w:val="zh-CN"/>
        </w:rPr>
        <w:t>出单</w:t>
      </w:r>
      <w:r w:rsidR="005B1550" w:rsidRPr="00B67F0C">
        <w:rPr>
          <w:rFonts w:hint="eastAsia"/>
          <w:color w:val="000000" w:themeColor="text1"/>
          <w:lang w:val="zh-CN"/>
        </w:rPr>
        <w:t>页面</w:t>
      </w:r>
      <w:r w:rsidRPr="00B67F0C">
        <w:rPr>
          <w:rFonts w:hint="eastAsia"/>
          <w:color w:val="000000" w:themeColor="text1"/>
          <w:lang w:val="zh-CN"/>
        </w:rPr>
        <w:t>进行投保单录入操作。</w:t>
      </w:r>
    </w:p>
    <w:p w:rsidR="002D5DF3" w:rsidRPr="00B67F0C" w:rsidRDefault="002D5DF3" w:rsidP="00B67F0C">
      <w:pPr>
        <w:pStyle w:val="3"/>
        <w:ind w:right="320"/>
        <w:rPr>
          <w:rFonts w:eastAsiaTheme="minorEastAsia"/>
          <w:color w:val="000000" w:themeColor="text1"/>
        </w:rPr>
      </w:pPr>
      <w:r w:rsidRPr="00B67F0C">
        <w:rPr>
          <w:rFonts w:hint="eastAsia"/>
          <w:color w:val="000000" w:themeColor="text1"/>
        </w:rPr>
        <w:t>需求详述</w:t>
      </w:r>
    </w:p>
    <w:p w:rsidR="007426C9" w:rsidRDefault="002F3EC2" w:rsidP="00B67F0C">
      <w:pPr>
        <w:rPr>
          <w:ins w:id="28" w:author="ThinkPad" w:date="2018-02-09T14:40:00Z"/>
          <w:color w:val="000000" w:themeColor="text1"/>
          <w:lang w:val="zh-CN"/>
        </w:rPr>
      </w:pPr>
      <w:r w:rsidRPr="00B67F0C">
        <w:rPr>
          <w:rFonts w:hint="eastAsia"/>
          <w:color w:val="000000" w:themeColor="text1"/>
          <w:lang w:val="zh-CN"/>
        </w:rPr>
        <w:t>用户在金禾系统中</w:t>
      </w:r>
      <w:proofErr w:type="gramStart"/>
      <w:r w:rsidRPr="00B67F0C">
        <w:rPr>
          <w:rFonts w:hint="eastAsia"/>
          <w:color w:val="000000" w:themeColor="text1"/>
          <w:lang w:val="zh-CN"/>
        </w:rPr>
        <w:t>缮制完预投保</w:t>
      </w:r>
      <w:proofErr w:type="gramEnd"/>
      <w:r w:rsidRPr="00B67F0C">
        <w:rPr>
          <w:rFonts w:hint="eastAsia"/>
          <w:color w:val="000000" w:themeColor="text1"/>
          <w:lang w:val="zh-CN"/>
        </w:rPr>
        <w:t>清单，单击【快速出单】按钮</w:t>
      </w:r>
      <w:r w:rsidR="007426C9" w:rsidRPr="00B67F0C">
        <w:rPr>
          <w:rFonts w:hint="eastAsia"/>
          <w:color w:val="000000" w:themeColor="text1"/>
          <w:lang w:val="zh-CN"/>
        </w:rPr>
        <w:t>，调用承保系统投保单录入出单向导页面，将清单编号自动带入，且不可编辑修改，展示标的列表。其他录入项用户</w:t>
      </w:r>
      <w:r w:rsidR="007426C9" w:rsidRPr="00B67F0C">
        <w:rPr>
          <w:rFonts w:hint="eastAsia"/>
          <w:color w:val="000000" w:themeColor="text1"/>
          <w:lang w:val="zh-CN"/>
        </w:rPr>
        <w:lastRenderedPageBreak/>
        <w:t>手动录入。</w:t>
      </w:r>
    </w:p>
    <w:p w:rsidR="0070681D" w:rsidRDefault="0070681D">
      <w:pPr>
        <w:keepNext/>
        <w:rPr>
          <w:ins w:id="29" w:author="ThinkPad" w:date="2018-02-09T14:42:00Z"/>
        </w:rPr>
        <w:pPrChange w:id="30" w:author="ThinkPad" w:date="2018-02-09T14:42:00Z">
          <w:pPr/>
        </w:pPrChange>
      </w:pPr>
      <w:ins w:id="31" w:author="ThinkPad" w:date="2018-02-09T14:41:00Z">
        <w:r>
          <w:rPr>
            <w:noProof/>
          </w:rPr>
          <w:drawing>
            <wp:inline distT="0" distB="0" distL="0" distR="0" wp14:anchorId="6802053F" wp14:editId="309023F8">
              <wp:extent cx="5274310" cy="316641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166417"/>
                      </a:xfrm>
                      <a:prstGeom prst="rect">
                        <a:avLst/>
                      </a:prstGeom>
                    </pic:spPr>
                  </pic:pic>
                </a:graphicData>
              </a:graphic>
            </wp:inline>
          </w:drawing>
        </w:r>
      </w:ins>
    </w:p>
    <w:p w:rsidR="0070681D" w:rsidRDefault="0070681D">
      <w:pPr>
        <w:pStyle w:val="a8"/>
        <w:jc w:val="center"/>
        <w:rPr>
          <w:ins w:id="32" w:author="ThinkPad" w:date="2018-02-09T15:00:00Z"/>
        </w:rPr>
        <w:pPrChange w:id="33" w:author="ThinkPad" w:date="2018-02-09T14:42:00Z">
          <w:pPr/>
        </w:pPrChange>
      </w:pPr>
      <w:ins w:id="34" w:author="ThinkPad" w:date="2018-02-09T14:42: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35" w:author="ThinkPad" w:date="2018-02-09T15:13:00Z">
        <w:r w:rsidR="00C65E4B">
          <w:rPr>
            <w:noProof/>
          </w:rPr>
          <w:t>30</w:t>
        </w:r>
      </w:ins>
      <w:ins w:id="36" w:author="ThinkPad" w:date="2018-02-09T14:42:00Z">
        <w:r>
          <w:fldChar w:fldCharType="end"/>
        </w:r>
        <w:r>
          <w:t>快速出单</w:t>
        </w:r>
      </w:ins>
    </w:p>
    <w:p w:rsidR="001E3B04" w:rsidRDefault="001E3B04">
      <w:pPr>
        <w:pStyle w:val="2"/>
        <w:rPr>
          <w:ins w:id="37" w:author="ThinkPad" w:date="2018-02-09T15:00:00Z"/>
          <w:rFonts w:eastAsiaTheme="minorEastAsia"/>
          <w:color w:val="000000" w:themeColor="text1"/>
          <w:lang w:val="zh-CN"/>
        </w:rPr>
        <w:pPrChange w:id="38" w:author="ThinkPad" w:date="2018-02-09T15:00:00Z">
          <w:pPr/>
        </w:pPrChange>
      </w:pPr>
      <w:bookmarkStart w:id="39" w:name="_GoBack"/>
      <w:bookmarkEnd w:id="39"/>
      <w:ins w:id="40" w:author="ThinkPad" w:date="2018-02-09T15:00:00Z">
        <w:r w:rsidRPr="001E3B04">
          <w:rPr>
            <w:rFonts w:hint="eastAsia"/>
            <w:color w:val="000000" w:themeColor="text1"/>
            <w:lang w:val="zh-CN"/>
            <w:rPrChange w:id="41" w:author="ThinkPad" w:date="2018-02-09T15:00:00Z">
              <w:rPr>
                <w:rFonts w:hint="eastAsia"/>
              </w:rPr>
            </w:rPrChange>
          </w:rPr>
          <w:t>有效保额</w:t>
        </w:r>
      </w:ins>
    </w:p>
    <w:p w:rsidR="001E3B04" w:rsidRDefault="001E3B04">
      <w:pPr>
        <w:pStyle w:val="3"/>
        <w:ind w:right="320"/>
        <w:rPr>
          <w:ins w:id="42" w:author="ThinkPad" w:date="2018-02-09T15:02:00Z"/>
          <w:rFonts w:eastAsiaTheme="minorEastAsia"/>
        </w:rPr>
        <w:pPrChange w:id="43" w:author="ThinkPad" w:date="2018-02-09T15:00:00Z">
          <w:pPr/>
        </w:pPrChange>
      </w:pPr>
      <w:ins w:id="44" w:author="ThinkPad" w:date="2018-02-09T15:00:00Z">
        <w:r>
          <w:rPr>
            <w:rFonts w:hint="eastAsia"/>
          </w:rPr>
          <w:t>需求背景</w:t>
        </w:r>
      </w:ins>
    </w:p>
    <w:p w:rsidR="001E3B04" w:rsidRPr="001E3B04" w:rsidRDefault="004E5CE8" w:rsidP="001E3B04">
      <w:pPr>
        <w:rPr>
          <w:ins w:id="45" w:author="ThinkPad" w:date="2018-02-09T15:00:00Z"/>
          <w:lang w:val="zh-CN"/>
          <w:rPrChange w:id="46" w:author="ThinkPad" w:date="2018-02-09T15:02:00Z">
            <w:rPr>
              <w:ins w:id="47" w:author="ThinkPad" w:date="2018-02-09T15:00:00Z"/>
            </w:rPr>
          </w:rPrChange>
        </w:rPr>
      </w:pPr>
      <w:ins w:id="48" w:author="ThinkPad" w:date="2018-02-09T15:06:00Z">
        <w:r>
          <w:rPr>
            <w:rFonts w:hint="eastAsia"/>
            <w:lang w:val="zh-CN"/>
          </w:rPr>
          <w:t>当保单批改或</w:t>
        </w:r>
      </w:ins>
      <w:ins w:id="49" w:author="ThinkPad" w:date="2018-02-09T15:07:00Z">
        <w:r>
          <w:rPr>
            <w:rFonts w:hint="eastAsia"/>
            <w:lang w:val="zh-CN"/>
          </w:rPr>
          <w:t>发生赔款后需重新计算有效保额，</w:t>
        </w:r>
        <w:proofErr w:type="gramStart"/>
        <w:r>
          <w:rPr>
            <w:rFonts w:hint="eastAsia"/>
            <w:lang w:val="zh-CN"/>
          </w:rPr>
          <w:t>且展示</w:t>
        </w:r>
        <w:proofErr w:type="gramEnd"/>
        <w:r>
          <w:rPr>
            <w:rFonts w:hint="eastAsia"/>
            <w:lang w:val="zh-CN"/>
          </w:rPr>
          <w:t>于系统页面中。</w:t>
        </w:r>
      </w:ins>
    </w:p>
    <w:p w:rsidR="001E3B04" w:rsidRDefault="001E3B04">
      <w:pPr>
        <w:pStyle w:val="3"/>
        <w:ind w:right="320"/>
        <w:rPr>
          <w:ins w:id="50" w:author="ThinkPad" w:date="2018-02-09T15:03:00Z"/>
          <w:rFonts w:eastAsiaTheme="minorEastAsia"/>
        </w:rPr>
        <w:pPrChange w:id="51" w:author="ThinkPad" w:date="2018-02-09T15:03:00Z">
          <w:pPr>
            <w:pStyle w:val="a5"/>
            <w:numPr>
              <w:numId w:val="4"/>
            </w:numPr>
            <w:ind w:left="840" w:firstLineChars="0" w:hanging="360"/>
          </w:pPr>
        </w:pPrChange>
      </w:pPr>
      <w:ins w:id="52" w:author="ThinkPad" w:date="2018-02-09T15:00:00Z">
        <w:r>
          <w:rPr>
            <w:rFonts w:hint="eastAsia"/>
          </w:rPr>
          <w:t>需求详述</w:t>
        </w:r>
      </w:ins>
    </w:p>
    <w:p w:rsidR="001E3B04" w:rsidRPr="004E5CE8" w:rsidRDefault="004E5CE8">
      <w:pPr>
        <w:rPr>
          <w:ins w:id="53" w:author="ThinkPad" w:date="2018-02-09T15:02:00Z"/>
          <w:color w:val="000000" w:themeColor="text1"/>
          <w:lang w:val="zh-CN"/>
          <w:rPrChange w:id="54" w:author="ThinkPad" w:date="2018-02-09T15:04:00Z">
            <w:rPr>
              <w:ins w:id="55" w:author="ThinkPad" w:date="2018-02-09T15:02:00Z"/>
            </w:rPr>
          </w:rPrChange>
        </w:rPr>
        <w:pPrChange w:id="56" w:author="ThinkPad" w:date="2018-02-09T15:04:00Z">
          <w:pPr>
            <w:pStyle w:val="a5"/>
            <w:numPr>
              <w:numId w:val="24"/>
            </w:numPr>
            <w:ind w:left="840" w:firstLineChars="0" w:hanging="360"/>
          </w:pPr>
        </w:pPrChange>
      </w:pPr>
      <w:ins w:id="57" w:author="ThinkPad" w:date="2018-02-09T15:04:00Z">
        <w:r w:rsidRPr="004E5CE8">
          <w:rPr>
            <w:color w:val="000000" w:themeColor="text1"/>
            <w:lang w:val="zh-CN"/>
            <w:rPrChange w:id="58" w:author="ThinkPad" w:date="2018-02-09T15:04:00Z">
              <w:rPr>
                <w:rFonts w:ascii="仿宋" w:hAnsi="仿宋"/>
              </w:rPr>
            </w:rPrChange>
          </w:rPr>
          <w:t>1</w:t>
        </w:r>
        <w:r w:rsidRPr="004E5CE8">
          <w:rPr>
            <w:rFonts w:hint="eastAsia"/>
            <w:color w:val="000000" w:themeColor="text1"/>
            <w:lang w:val="zh-CN"/>
            <w:rPrChange w:id="59" w:author="ThinkPad" w:date="2018-02-09T15:04:00Z">
              <w:rPr>
                <w:rFonts w:ascii="仿宋" w:hAnsi="仿宋" w:hint="eastAsia"/>
              </w:rPr>
            </w:rPrChange>
          </w:rPr>
          <w:t>、</w:t>
        </w:r>
      </w:ins>
      <w:ins w:id="60" w:author="ThinkPad" w:date="2018-02-09T15:02:00Z">
        <w:r w:rsidR="001E3B04" w:rsidRPr="004E5CE8">
          <w:rPr>
            <w:rFonts w:hint="eastAsia"/>
            <w:color w:val="000000" w:themeColor="text1"/>
            <w:lang w:val="zh-CN"/>
            <w:rPrChange w:id="61" w:author="ThinkPad" w:date="2018-02-09T15:04:00Z">
              <w:rPr>
                <w:rFonts w:hint="eastAsia"/>
              </w:rPr>
            </w:rPrChange>
          </w:rPr>
          <w:t>投保单查看页面、保单查看页面、普通批改</w:t>
        </w:r>
        <w:r w:rsidR="001E3B04" w:rsidRPr="004E5CE8">
          <w:rPr>
            <w:color w:val="000000" w:themeColor="text1"/>
            <w:lang w:val="zh-CN"/>
            <w:rPrChange w:id="62" w:author="ThinkPad" w:date="2018-02-09T15:04:00Z">
              <w:rPr/>
            </w:rPrChange>
          </w:rPr>
          <w:t>/</w:t>
        </w:r>
        <w:r w:rsidR="001E3B04" w:rsidRPr="004E5CE8">
          <w:rPr>
            <w:rFonts w:hint="eastAsia"/>
            <w:color w:val="000000" w:themeColor="text1"/>
            <w:lang w:val="zh-CN"/>
            <w:rPrChange w:id="63" w:author="ThinkPad" w:date="2018-02-09T15:04:00Z">
              <w:rPr>
                <w:rFonts w:hint="eastAsia"/>
              </w:rPr>
            </w:rPrChange>
          </w:rPr>
          <w:t>特殊批改页面</w:t>
        </w:r>
      </w:ins>
      <w:ins w:id="64" w:author="ThinkPad" w:date="2018-02-09T15:05:00Z">
        <w:r>
          <w:rPr>
            <w:rFonts w:hint="eastAsia"/>
            <w:color w:val="000000" w:themeColor="text1"/>
            <w:lang w:val="zh-CN"/>
          </w:rPr>
          <w:t>增加‘有效保额’字段，</w:t>
        </w:r>
      </w:ins>
      <w:ins w:id="65" w:author="ThinkPad" w:date="2018-02-09T15:02:00Z">
        <w:r w:rsidR="001E3B04" w:rsidRPr="004E5CE8">
          <w:rPr>
            <w:rFonts w:hint="eastAsia"/>
            <w:color w:val="000000" w:themeColor="text1"/>
            <w:lang w:val="zh-CN"/>
            <w:rPrChange w:id="66" w:author="ThinkPad" w:date="2018-02-09T15:04:00Z">
              <w:rPr>
                <w:rFonts w:hint="eastAsia"/>
              </w:rPr>
            </w:rPrChange>
          </w:rPr>
          <w:t>展示</w:t>
        </w:r>
        <w:proofErr w:type="gramStart"/>
        <w:r w:rsidR="001E3B04" w:rsidRPr="004E5CE8">
          <w:rPr>
            <w:rFonts w:hint="eastAsia"/>
            <w:color w:val="000000" w:themeColor="text1"/>
            <w:lang w:val="zh-CN"/>
            <w:rPrChange w:id="67" w:author="ThinkPad" w:date="2018-02-09T15:04:00Z">
              <w:rPr>
                <w:rFonts w:hint="eastAsia"/>
              </w:rPr>
            </w:rPrChange>
          </w:rPr>
          <w:t>整单有效</w:t>
        </w:r>
        <w:proofErr w:type="gramEnd"/>
        <w:r w:rsidR="001E3B04" w:rsidRPr="004E5CE8">
          <w:rPr>
            <w:rFonts w:hint="eastAsia"/>
            <w:color w:val="000000" w:themeColor="text1"/>
            <w:lang w:val="zh-CN"/>
            <w:rPrChange w:id="68" w:author="ThinkPad" w:date="2018-02-09T15:04:00Z">
              <w:rPr>
                <w:rFonts w:hint="eastAsia"/>
              </w:rPr>
            </w:rPrChange>
          </w:rPr>
          <w:t>保额；</w:t>
        </w:r>
      </w:ins>
    </w:p>
    <w:p w:rsidR="004E5CE8" w:rsidRDefault="004E5CE8">
      <w:pPr>
        <w:rPr>
          <w:ins w:id="69" w:author="ThinkPad" w:date="2018-02-09T15:05:00Z"/>
          <w:color w:val="000000" w:themeColor="text1"/>
          <w:lang w:val="zh-CN"/>
        </w:rPr>
        <w:pPrChange w:id="70" w:author="ThinkPad" w:date="2018-02-09T15:05:00Z">
          <w:pPr>
            <w:pStyle w:val="a5"/>
            <w:numPr>
              <w:numId w:val="26"/>
            </w:numPr>
            <w:ind w:left="840" w:firstLineChars="0" w:hanging="360"/>
          </w:pPr>
        </w:pPrChange>
      </w:pPr>
      <w:ins w:id="71" w:author="ThinkPad" w:date="2018-02-09T15:05:00Z">
        <w:r>
          <w:rPr>
            <w:rFonts w:hint="eastAsia"/>
            <w:color w:val="000000" w:themeColor="text1"/>
            <w:lang w:val="zh-CN"/>
          </w:rPr>
          <w:t>2</w:t>
        </w:r>
        <w:r>
          <w:rPr>
            <w:rFonts w:hint="eastAsia"/>
            <w:color w:val="000000" w:themeColor="text1"/>
            <w:lang w:val="zh-CN"/>
          </w:rPr>
          <w:t>、</w:t>
        </w:r>
      </w:ins>
      <w:ins w:id="72" w:author="ThinkPad" w:date="2018-02-09T15:02:00Z">
        <w:r w:rsidR="001E3B04" w:rsidRPr="004E5CE8">
          <w:rPr>
            <w:rFonts w:hint="eastAsia"/>
            <w:color w:val="000000" w:themeColor="text1"/>
            <w:lang w:val="zh-CN"/>
            <w:rPrChange w:id="73" w:author="ThinkPad" w:date="2018-02-09T15:04:00Z">
              <w:rPr>
                <w:rFonts w:hint="eastAsia"/>
              </w:rPr>
            </w:rPrChange>
          </w:rPr>
          <w:t>分户清单（包括投保分户清单、保单分户清单、批改分户清单）清单展示各维度的有效保额</w:t>
        </w:r>
      </w:ins>
    </w:p>
    <w:p w:rsidR="001E3B04" w:rsidRPr="004E5CE8" w:rsidRDefault="004E5CE8">
      <w:pPr>
        <w:rPr>
          <w:ins w:id="74" w:author="ThinkPad" w:date="2018-02-09T15:02:00Z"/>
          <w:color w:val="000000" w:themeColor="text1"/>
          <w:lang w:val="zh-CN"/>
          <w:rPrChange w:id="75" w:author="ThinkPad" w:date="2018-02-09T15:05:00Z">
            <w:rPr>
              <w:ins w:id="76" w:author="ThinkPad" w:date="2018-02-09T15:02:00Z"/>
              <w:rFonts w:ascii="仿宋" w:hAnsi="仿宋"/>
            </w:rPr>
          </w:rPrChange>
        </w:rPr>
        <w:pPrChange w:id="77" w:author="ThinkPad" w:date="2018-02-09T15:05:00Z">
          <w:pPr>
            <w:pStyle w:val="a5"/>
            <w:numPr>
              <w:numId w:val="26"/>
            </w:numPr>
            <w:ind w:left="840" w:firstLineChars="0" w:hanging="360"/>
          </w:pPr>
        </w:pPrChange>
      </w:pPr>
      <w:ins w:id="78" w:author="ThinkPad" w:date="2018-02-09T15:05:00Z">
        <w:r>
          <w:rPr>
            <w:rFonts w:hint="eastAsia"/>
            <w:color w:val="000000" w:themeColor="text1"/>
            <w:lang w:val="zh-CN"/>
          </w:rPr>
          <w:t>3</w:t>
        </w:r>
        <w:r>
          <w:rPr>
            <w:rFonts w:hint="eastAsia"/>
            <w:color w:val="000000" w:themeColor="text1"/>
            <w:lang w:val="zh-CN"/>
          </w:rPr>
          <w:t>、</w:t>
        </w:r>
      </w:ins>
      <w:ins w:id="79" w:author="ThinkPad" w:date="2018-02-09T15:02:00Z">
        <w:r w:rsidR="001E3B04" w:rsidRPr="004E5CE8">
          <w:rPr>
            <w:rFonts w:hint="eastAsia"/>
            <w:color w:val="000000" w:themeColor="text1"/>
            <w:lang w:val="zh-CN"/>
            <w:rPrChange w:id="80" w:author="ThinkPad" w:date="2018-02-09T15:05:00Z">
              <w:rPr>
                <w:rFonts w:ascii="仿宋" w:hAnsi="仿宋" w:hint="eastAsia"/>
              </w:rPr>
            </w:rPrChange>
          </w:rPr>
          <w:t>记录维度说明：</w:t>
        </w:r>
      </w:ins>
    </w:p>
    <w:p w:rsidR="001E3B04" w:rsidRPr="003C0C55" w:rsidRDefault="001E3B04" w:rsidP="001E3B04">
      <w:pPr>
        <w:pStyle w:val="a5"/>
        <w:numPr>
          <w:ilvl w:val="0"/>
          <w:numId w:val="27"/>
        </w:numPr>
        <w:ind w:firstLineChars="0"/>
        <w:rPr>
          <w:ins w:id="81" w:author="ThinkPad" w:date="2018-02-09T15:02:00Z"/>
          <w:rFonts w:ascii="仿宋" w:hAnsi="仿宋"/>
        </w:rPr>
      </w:pPr>
      <w:ins w:id="82" w:author="ThinkPad" w:date="2018-02-09T15:02:00Z">
        <w:r w:rsidRPr="003C0C55">
          <w:rPr>
            <w:rFonts w:ascii="仿宋" w:hAnsi="仿宋" w:hint="eastAsia"/>
          </w:rPr>
          <w:lastRenderedPageBreak/>
          <w:t xml:space="preserve"> </w:t>
        </w:r>
        <w:proofErr w:type="gramStart"/>
        <w:r w:rsidRPr="003C0C55">
          <w:rPr>
            <w:rFonts w:ascii="仿宋" w:hAnsi="仿宋" w:hint="eastAsia"/>
          </w:rPr>
          <w:t>整单维度有效</w:t>
        </w:r>
        <w:proofErr w:type="gramEnd"/>
        <w:r w:rsidRPr="003C0C55">
          <w:rPr>
            <w:rFonts w:ascii="仿宋" w:hAnsi="仿宋" w:hint="eastAsia"/>
          </w:rPr>
          <w:t>保额：记录在承保端表中</w:t>
        </w:r>
      </w:ins>
    </w:p>
    <w:p w:rsidR="001E3B04" w:rsidRPr="003C0C55" w:rsidRDefault="001E3B04" w:rsidP="001E3B04">
      <w:pPr>
        <w:pStyle w:val="a5"/>
        <w:numPr>
          <w:ilvl w:val="0"/>
          <w:numId w:val="27"/>
        </w:numPr>
        <w:ind w:firstLineChars="0"/>
        <w:rPr>
          <w:ins w:id="83" w:author="ThinkPad" w:date="2018-02-09T15:02:00Z"/>
          <w:rFonts w:ascii="仿宋" w:hAnsi="仿宋"/>
        </w:rPr>
      </w:pPr>
      <w:ins w:id="84" w:author="ThinkPad" w:date="2018-02-09T15:02:00Z">
        <w:r w:rsidRPr="003C0C55">
          <w:rPr>
            <w:rFonts w:ascii="仿宋" w:hAnsi="仿宋" w:hint="eastAsia"/>
          </w:rPr>
          <w:t xml:space="preserve"> 农户维度有效保额：记录在交易清单明细表中</w:t>
        </w:r>
      </w:ins>
    </w:p>
    <w:p w:rsidR="001E3B04" w:rsidRPr="003C0C55" w:rsidRDefault="001E3B04" w:rsidP="001E3B04">
      <w:pPr>
        <w:pStyle w:val="a5"/>
        <w:numPr>
          <w:ilvl w:val="0"/>
          <w:numId w:val="27"/>
        </w:numPr>
        <w:ind w:firstLineChars="0"/>
        <w:rPr>
          <w:ins w:id="85" w:author="ThinkPad" w:date="2018-02-09T15:02:00Z"/>
          <w:rFonts w:ascii="仿宋" w:hAnsi="仿宋"/>
        </w:rPr>
      </w:pPr>
      <w:ins w:id="86" w:author="ThinkPad" w:date="2018-02-09T15:02:00Z">
        <w:r w:rsidRPr="003C0C55">
          <w:rPr>
            <w:rFonts w:ascii="仿宋" w:hAnsi="仿宋" w:hint="eastAsia"/>
          </w:rPr>
          <w:t xml:space="preserve"> 险别维度有效保额：记录在承保端表中</w:t>
        </w:r>
      </w:ins>
    </w:p>
    <w:p w:rsidR="001E3B04" w:rsidRPr="003C0C55" w:rsidRDefault="001E3B04" w:rsidP="001E3B04">
      <w:pPr>
        <w:pStyle w:val="a5"/>
        <w:numPr>
          <w:ilvl w:val="0"/>
          <w:numId w:val="27"/>
        </w:numPr>
        <w:ind w:firstLineChars="0"/>
        <w:rPr>
          <w:ins w:id="87" w:author="ThinkPad" w:date="2018-02-09T15:02:00Z"/>
          <w:rFonts w:ascii="仿宋" w:hAnsi="仿宋"/>
        </w:rPr>
      </w:pPr>
      <w:ins w:id="88" w:author="ThinkPad" w:date="2018-02-09T15:02:00Z">
        <w:r w:rsidRPr="003C0C55">
          <w:rPr>
            <w:rFonts w:ascii="仿宋" w:hAnsi="仿宋" w:hint="eastAsia"/>
          </w:rPr>
          <w:t xml:space="preserve"> 农户+险别维度有效保额：记录在交易清单明细表中</w:t>
        </w:r>
      </w:ins>
    </w:p>
    <w:p w:rsidR="001E3B04" w:rsidRDefault="004E5CE8">
      <w:pPr>
        <w:rPr>
          <w:ins w:id="89" w:author="ThinkPad" w:date="2018-02-09T15:10:00Z"/>
          <w:color w:val="000000" w:themeColor="text1"/>
          <w:lang w:val="zh-CN"/>
        </w:rPr>
        <w:pPrChange w:id="90" w:author="ThinkPad" w:date="2018-02-09T15:06:00Z">
          <w:pPr>
            <w:pStyle w:val="a5"/>
            <w:numPr>
              <w:numId w:val="29"/>
            </w:numPr>
            <w:ind w:left="840" w:firstLineChars="0" w:hanging="360"/>
          </w:pPr>
        </w:pPrChange>
      </w:pPr>
      <w:ins w:id="91" w:author="ThinkPad" w:date="2018-02-09T15:06:00Z">
        <w:r>
          <w:rPr>
            <w:rFonts w:hint="eastAsia"/>
            <w:color w:val="000000" w:themeColor="text1"/>
            <w:lang w:val="zh-CN"/>
          </w:rPr>
          <w:t>4</w:t>
        </w:r>
        <w:r>
          <w:rPr>
            <w:rFonts w:hint="eastAsia"/>
            <w:color w:val="000000" w:themeColor="text1"/>
            <w:lang w:val="zh-CN"/>
          </w:rPr>
          <w:t>、</w:t>
        </w:r>
      </w:ins>
      <w:ins w:id="92" w:author="ThinkPad" w:date="2018-02-09T15:02:00Z">
        <w:r w:rsidR="001E3B04" w:rsidRPr="004E5CE8">
          <w:rPr>
            <w:rFonts w:hint="eastAsia"/>
            <w:color w:val="000000" w:themeColor="text1"/>
            <w:lang w:val="zh-CN"/>
            <w:rPrChange w:id="93" w:author="ThinkPad" w:date="2018-02-09T15:06:00Z">
              <w:rPr>
                <w:rFonts w:ascii="仿宋" w:hAnsi="仿宋" w:hint="eastAsia"/>
              </w:rPr>
            </w:rPrChange>
          </w:rPr>
          <w:t>批改核批通过及实赔核赔通过后，重新计算各维度有效保额，并同步更新各维度的有效保额</w:t>
        </w:r>
      </w:ins>
    </w:p>
    <w:p w:rsidR="00C65E4B" w:rsidRDefault="00C65E4B">
      <w:pPr>
        <w:rPr>
          <w:ins w:id="94" w:author="ThinkPad" w:date="2018-02-09T15:10:00Z"/>
          <w:color w:val="000000" w:themeColor="text1"/>
          <w:lang w:val="zh-CN"/>
        </w:rPr>
        <w:pPrChange w:id="95" w:author="ThinkPad" w:date="2018-02-09T15:06:00Z">
          <w:pPr>
            <w:pStyle w:val="a5"/>
            <w:numPr>
              <w:numId w:val="29"/>
            </w:numPr>
            <w:ind w:left="840" w:firstLineChars="0" w:hanging="360"/>
          </w:pPr>
        </w:pPrChange>
      </w:pPr>
    </w:p>
    <w:p w:rsidR="00C65E4B" w:rsidRPr="004E5CE8" w:rsidRDefault="00C65E4B">
      <w:pPr>
        <w:rPr>
          <w:ins w:id="96" w:author="ThinkPad" w:date="2018-02-09T15:02:00Z"/>
          <w:color w:val="000000" w:themeColor="text1"/>
          <w:lang w:val="zh-CN"/>
          <w:rPrChange w:id="97" w:author="ThinkPad" w:date="2018-02-09T15:06:00Z">
            <w:rPr>
              <w:ins w:id="98" w:author="ThinkPad" w:date="2018-02-09T15:02:00Z"/>
              <w:rFonts w:ascii="仿宋" w:hAnsi="仿宋"/>
            </w:rPr>
          </w:rPrChange>
        </w:rPr>
        <w:pPrChange w:id="99" w:author="ThinkPad" w:date="2018-02-09T15:06:00Z">
          <w:pPr>
            <w:pStyle w:val="a5"/>
            <w:numPr>
              <w:numId w:val="29"/>
            </w:numPr>
            <w:ind w:left="840" w:firstLineChars="0" w:hanging="360"/>
          </w:pPr>
        </w:pPrChange>
      </w:pPr>
      <w:ins w:id="100" w:author="ThinkPad" w:date="2018-02-09T15:10:00Z">
        <w:r>
          <w:rPr>
            <w:rFonts w:hint="eastAsia"/>
            <w:color w:val="000000" w:themeColor="text1"/>
            <w:lang w:val="zh-CN"/>
          </w:rPr>
          <w:t>投保单查看、保单查看、普通批改页面</w:t>
        </w:r>
      </w:ins>
      <w:ins w:id="101" w:author="ThinkPad" w:date="2018-02-09T15:14:00Z">
        <w:r>
          <w:rPr>
            <w:rFonts w:hint="eastAsia"/>
            <w:color w:val="000000" w:themeColor="text1"/>
            <w:lang w:val="zh-CN"/>
          </w:rPr>
          <w:t>在合同信息部分</w:t>
        </w:r>
      </w:ins>
      <w:ins w:id="102" w:author="ThinkPad" w:date="2018-02-09T15:10:00Z">
        <w:r>
          <w:rPr>
            <w:rFonts w:hint="eastAsia"/>
            <w:color w:val="000000" w:themeColor="text1"/>
            <w:lang w:val="zh-CN"/>
          </w:rPr>
          <w:t>增加“有效保额”</w:t>
        </w:r>
      </w:ins>
      <w:ins w:id="103" w:author="ThinkPad" w:date="2018-02-09T15:11:00Z">
        <w:r>
          <w:rPr>
            <w:rFonts w:hint="eastAsia"/>
            <w:color w:val="000000" w:themeColor="text1"/>
            <w:lang w:val="zh-CN"/>
          </w:rPr>
          <w:t>字段，</w:t>
        </w:r>
      </w:ins>
      <w:ins w:id="104" w:author="ThinkPad" w:date="2018-02-09T15:10:00Z">
        <w:r>
          <w:rPr>
            <w:rFonts w:hint="eastAsia"/>
            <w:color w:val="000000" w:themeColor="text1"/>
            <w:lang w:val="zh-CN"/>
          </w:rPr>
          <w:t>如下图</w:t>
        </w:r>
      </w:ins>
    </w:p>
    <w:p w:rsidR="00C65E4B" w:rsidRDefault="00C65E4B">
      <w:pPr>
        <w:keepNext/>
        <w:rPr>
          <w:ins w:id="105" w:author="ThinkPad" w:date="2018-02-09T15:10:00Z"/>
        </w:rPr>
        <w:pPrChange w:id="106" w:author="ThinkPad" w:date="2018-02-09T15:10:00Z">
          <w:pPr/>
        </w:pPrChange>
      </w:pPr>
      <w:ins w:id="107" w:author="ThinkPad" w:date="2018-02-09T15:09:00Z">
        <w:r>
          <w:rPr>
            <w:noProof/>
          </w:rPr>
          <w:drawing>
            <wp:inline distT="0" distB="0" distL="0" distR="0" wp14:anchorId="2D371BB8" wp14:editId="362F1C10">
              <wp:extent cx="5274310" cy="2564511"/>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564511"/>
                      </a:xfrm>
                      <a:prstGeom prst="rect">
                        <a:avLst/>
                      </a:prstGeom>
                    </pic:spPr>
                  </pic:pic>
                </a:graphicData>
              </a:graphic>
            </wp:inline>
          </w:drawing>
        </w:r>
      </w:ins>
    </w:p>
    <w:p w:rsidR="001E3B04" w:rsidRDefault="00C65E4B">
      <w:pPr>
        <w:pStyle w:val="a8"/>
        <w:jc w:val="center"/>
        <w:rPr>
          <w:ins w:id="108" w:author="ThinkPad" w:date="2018-02-09T15:14:00Z"/>
        </w:rPr>
        <w:pPrChange w:id="109" w:author="ThinkPad" w:date="2018-02-09T15:11:00Z">
          <w:pPr/>
        </w:pPrChange>
      </w:pPr>
      <w:ins w:id="110" w:author="ThinkPad" w:date="2018-02-09T15:10: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111" w:author="ThinkPad" w:date="2018-02-09T15:13:00Z">
        <w:r>
          <w:rPr>
            <w:noProof/>
          </w:rPr>
          <w:t>31</w:t>
        </w:r>
      </w:ins>
      <w:ins w:id="112" w:author="ThinkPad" w:date="2018-02-09T15:10:00Z">
        <w:r>
          <w:fldChar w:fldCharType="end"/>
        </w:r>
      </w:ins>
    </w:p>
    <w:p w:rsidR="007C1D78" w:rsidRPr="007C1D78" w:rsidRDefault="007C1D78" w:rsidP="007C1D78">
      <w:pPr>
        <w:rPr>
          <w:ins w:id="113" w:author="ThinkPad" w:date="2018-02-09T15:12:00Z"/>
        </w:rPr>
      </w:pPr>
      <w:ins w:id="114" w:author="ThinkPad" w:date="2018-02-09T15:14:00Z">
        <w:r>
          <w:rPr>
            <w:rFonts w:hint="eastAsia"/>
          </w:rPr>
          <w:t>特殊批改页面增加</w:t>
        </w:r>
      </w:ins>
      <w:ins w:id="115" w:author="ThinkPad" w:date="2018-02-09T15:15:00Z">
        <w:r>
          <w:rPr>
            <w:rFonts w:hint="eastAsia"/>
          </w:rPr>
          <w:t>‘有效保额’字段，如下图：</w:t>
        </w:r>
      </w:ins>
    </w:p>
    <w:p w:rsidR="00C65E4B" w:rsidRDefault="00C65E4B">
      <w:pPr>
        <w:keepNext/>
        <w:rPr>
          <w:ins w:id="116" w:author="ThinkPad" w:date="2018-02-09T15:13:00Z"/>
        </w:rPr>
        <w:pPrChange w:id="117" w:author="ThinkPad" w:date="2018-02-09T15:13:00Z">
          <w:pPr/>
        </w:pPrChange>
      </w:pPr>
      <w:ins w:id="118" w:author="ThinkPad" w:date="2018-02-09T15:14:00Z">
        <w:r>
          <w:rPr>
            <w:noProof/>
          </w:rPr>
          <w:lastRenderedPageBreak/>
          <w:drawing>
            <wp:inline distT="0" distB="0" distL="0" distR="0" wp14:anchorId="05F5FA2C" wp14:editId="32D4F9DC">
              <wp:extent cx="5274310" cy="2325214"/>
              <wp:effectExtent l="19050" t="19050" r="2159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325214"/>
                      </a:xfrm>
                      <a:prstGeom prst="rect">
                        <a:avLst/>
                      </a:prstGeom>
                      <a:ln>
                        <a:solidFill>
                          <a:schemeClr val="bg1">
                            <a:lumMod val="85000"/>
                          </a:schemeClr>
                        </a:solidFill>
                      </a:ln>
                    </pic:spPr>
                  </pic:pic>
                </a:graphicData>
              </a:graphic>
            </wp:inline>
          </w:drawing>
        </w:r>
      </w:ins>
    </w:p>
    <w:p w:rsidR="00C65E4B" w:rsidRPr="00C65E4B" w:rsidRDefault="00C65E4B">
      <w:pPr>
        <w:pStyle w:val="a8"/>
        <w:jc w:val="center"/>
        <w:rPr>
          <w:rPrChange w:id="119" w:author="ThinkPad" w:date="2018-02-09T15:12:00Z">
            <w:rPr>
              <w:color w:val="000000" w:themeColor="text1"/>
              <w:lang w:val="zh-CN"/>
            </w:rPr>
          </w:rPrChange>
        </w:rPr>
        <w:pPrChange w:id="120" w:author="ThinkPad" w:date="2018-02-09T15:13:00Z">
          <w:pPr/>
        </w:pPrChange>
      </w:pPr>
      <w:ins w:id="121" w:author="ThinkPad" w:date="2018-02-09T15:13: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122" w:author="ThinkPad" w:date="2018-02-09T15:13:00Z">
        <w:r>
          <w:rPr>
            <w:noProof/>
          </w:rPr>
          <w:t>32</w:t>
        </w:r>
        <w:r>
          <w:fldChar w:fldCharType="end"/>
        </w:r>
        <w:r>
          <w:t>特殊批改</w:t>
        </w:r>
      </w:ins>
    </w:p>
    <w:sectPr w:rsidR="00C65E4B" w:rsidRPr="00C65E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909" w:rsidRDefault="005E7909" w:rsidP="006F1A27">
      <w:r>
        <w:separator/>
      </w:r>
    </w:p>
  </w:endnote>
  <w:endnote w:type="continuationSeparator" w:id="0">
    <w:p w:rsidR="005E7909" w:rsidRDefault="005E7909" w:rsidP="006F1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FKai-SB">
    <w:altName w:val="Microsoft JhengHei Light"/>
    <w:charset w:val="88"/>
    <w:family w:val="script"/>
    <w:pitch w:val="fixed"/>
    <w:sig w:usb0="00000000"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仿宋_GB2312">
    <w:altName w:val="仿宋"/>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909" w:rsidRDefault="005E7909" w:rsidP="006F1A27">
      <w:r>
        <w:separator/>
      </w:r>
    </w:p>
  </w:footnote>
  <w:footnote w:type="continuationSeparator" w:id="0">
    <w:p w:rsidR="005E7909" w:rsidRDefault="005E7909" w:rsidP="006F1A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CAC0E216"/>
    <w:lvl w:ilvl="0">
      <w:start w:val="1"/>
      <w:numFmt w:val="decimal"/>
      <w:pStyle w:val="1"/>
      <w:lvlText w:val="%1"/>
      <w:lvlJc w:val="left"/>
      <w:pPr>
        <w:tabs>
          <w:tab w:val="left" w:pos="437"/>
        </w:tabs>
        <w:ind w:left="437" w:hanging="432"/>
      </w:pPr>
      <w:rPr>
        <w:rFonts w:ascii="仿宋" w:eastAsia="仿宋" w:hAnsi="仿宋" w:hint="eastAsia"/>
        <w:sz w:val="32"/>
        <w:szCs w:val="44"/>
      </w:rPr>
    </w:lvl>
    <w:lvl w:ilvl="1">
      <w:start w:val="1"/>
      <w:numFmt w:val="decimal"/>
      <w:pStyle w:val="2"/>
      <w:lvlText w:val="%1.%2"/>
      <w:lvlJc w:val="left"/>
      <w:pPr>
        <w:tabs>
          <w:tab w:val="left" w:pos="581"/>
        </w:tabs>
        <w:ind w:left="581" w:hanging="576"/>
      </w:pPr>
      <w:rPr>
        <w:rFonts w:ascii="宋体" w:eastAsia="宋体" w:hAnsi="宋体" w:cs="Times New Roman" w:hint="default"/>
        <w:sz w:val="30"/>
        <w:szCs w:val="36"/>
      </w:rPr>
    </w:lvl>
    <w:lvl w:ilvl="2">
      <w:start w:val="1"/>
      <w:numFmt w:val="decimal"/>
      <w:pStyle w:val="3"/>
      <w:lvlText w:val="%1.%2.%3"/>
      <w:lvlJc w:val="left"/>
      <w:pPr>
        <w:tabs>
          <w:tab w:val="left" w:pos="725"/>
        </w:tabs>
        <w:ind w:left="725" w:hanging="720"/>
      </w:pPr>
      <w:rPr>
        <w:rFonts w:ascii="宋体" w:eastAsia="宋体" w:hAnsi="宋体" w:hint="eastAsia"/>
        <w:sz w:val="28"/>
        <w:szCs w:val="32"/>
        <w:lang w:val="en-US"/>
      </w:rPr>
    </w:lvl>
    <w:lvl w:ilvl="3">
      <w:start w:val="1"/>
      <w:numFmt w:val="decimal"/>
      <w:pStyle w:val="4"/>
      <w:lvlText w:val="%1.%2.%3.%4"/>
      <w:lvlJc w:val="left"/>
      <w:pPr>
        <w:tabs>
          <w:tab w:val="left" w:pos="869"/>
        </w:tabs>
        <w:ind w:left="869" w:hanging="864"/>
      </w:pPr>
      <w:rPr>
        <w:rFonts w:ascii="宋体" w:eastAsia="宋体" w:hAnsi="宋体" w:cs="Times New Roman" w:hint="default"/>
      </w:rPr>
    </w:lvl>
    <w:lvl w:ilvl="4">
      <w:start w:val="1"/>
      <w:numFmt w:val="decimal"/>
      <w:pStyle w:val="5"/>
      <w:lvlText w:val="%1.%2.%3.%4.%5"/>
      <w:lvlJc w:val="left"/>
      <w:pPr>
        <w:tabs>
          <w:tab w:val="left" w:pos="1013"/>
        </w:tabs>
        <w:ind w:left="1013" w:hanging="1008"/>
      </w:pPr>
      <w:rPr>
        <w:rFonts w:ascii="宋体" w:eastAsia="宋体" w:hAnsi="宋体" w:hint="eastAsia"/>
        <w:sz w:val="32"/>
        <w:szCs w:val="32"/>
      </w:rPr>
    </w:lvl>
    <w:lvl w:ilvl="5">
      <w:start w:val="1"/>
      <w:numFmt w:val="decimal"/>
      <w:pStyle w:val="6"/>
      <w:lvlText w:val="%1.%2.%3.%4.%5.%6"/>
      <w:lvlJc w:val="left"/>
      <w:pPr>
        <w:tabs>
          <w:tab w:val="left" w:pos="1157"/>
        </w:tabs>
        <w:ind w:left="1157" w:hanging="1152"/>
      </w:pPr>
      <w:rPr>
        <w:rFonts w:ascii="仿宋" w:eastAsia="仿宋" w:hAnsi="仿宋" w:hint="eastAsia"/>
        <w:b w:val="0"/>
        <w:sz w:val="32"/>
        <w:szCs w:val="32"/>
      </w:rPr>
    </w:lvl>
    <w:lvl w:ilvl="6">
      <w:start w:val="1"/>
      <w:numFmt w:val="decimal"/>
      <w:pStyle w:val="7"/>
      <w:lvlText w:val="%1.%2.%3.%4.%5.%6.%7"/>
      <w:lvlJc w:val="left"/>
      <w:pPr>
        <w:tabs>
          <w:tab w:val="left" w:pos="1301"/>
        </w:tabs>
        <w:ind w:left="1301" w:hanging="1296"/>
      </w:pPr>
      <w:rPr>
        <w:rFonts w:ascii="仿宋" w:eastAsia="仿宋" w:hAnsi="仿宋" w:hint="eastAsia"/>
        <w:sz w:val="32"/>
        <w:szCs w:val="32"/>
      </w:rPr>
    </w:lvl>
    <w:lvl w:ilvl="7">
      <w:start w:val="1"/>
      <w:numFmt w:val="decimal"/>
      <w:pStyle w:val="8"/>
      <w:lvlText w:val="%1.%2.%3.%4.%5.%6.%7.%8"/>
      <w:lvlJc w:val="left"/>
      <w:pPr>
        <w:tabs>
          <w:tab w:val="left" w:pos="1445"/>
        </w:tabs>
        <w:ind w:left="1445" w:hanging="1440"/>
      </w:pPr>
      <w:rPr>
        <w:rFonts w:hint="eastAsia"/>
      </w:rPr>
    </w:lvl>
    <w:lvl w:ilvl="8">
      <w:start w:val="1"/>
      <w:numFmt w:val="decimal"/>
      <w:pStyle w:val="9"/>
      <w:lvlText w:val="（%9）"/>
      <w:lvlJc w:val="left"/>
      <w:pPr>
        <w:ind w:left="1085" w:hanging="1080"/>
      </w:pPr>
      <w:rPr>
        <w:rFonts w:hint="default"/>
      </w:rPr>
    </w:lvl>
  </w:abstractNum>
  <w:abstractNum w:abstractNumId="1">
    <w:nsid w:val="03C663A1"/>
    <w:multiLevelType w:val="hybridMultilevel"/>
    <w:tmpl w:val="3E2A1D3C"/>
    <w:lvl w:ilvl="0" w:tplc="436CE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780A28"/>
    <w:multiLevelType w:val="hybridMultilevel"/>
    <w:tmpl w:val="A2FC1396"/>
    <w:lvl w:ilvl="0" w:tplc="0409000B">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B740684"/>
    <w:multiLevelType w:val="hybridMultilevel"/>
    <w:tmpl w:val="542EC6EE"/>
    <w:lvl w:ilvl="0" w:tplc="996660D6">
      <w:start w:val="1"/>
      <w:numFmt w:val="decimal"/>
      <w:lvlText w:val="%1."/>
      <w:lvlJc w:val="left"/>
      <w:pPr>
        <w:ind w:left="240" w:hanging="240"/>
      </w:pPr>
      <w:rPr>
        <w:rFonts w:hint="default"/>
      </w:rPr>
    </w:lvl>
    <w:lvl w:ilvl="1" w:tplc="3DB80ED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8C0195"/>
    <w:multiLevelType w:val="hybridMultilevel"/>
    <w:tmpl w:val="F058F0DA"/>
    <w:lvl w:ilvl="0" w:tplc="04090001">
      <w:start w:val="1"/>
      <w:numFmt w:val="bullet"/>
      <w:lvlText w:val=""/>
      <w:lvlJc w:val="left"/>
      <w:pPr>
        <w:ind w:left="840" w:hanging="360"/>
      </w:pPr>
      <w:rPr>
        <w:rFonts w:ascii="Wingdings" w:hAnsi="Wingdings" w:hint="default"/>
      </w:rPr>
    </w:lvl>
    <w:lvl w:ilvl="1" w:tplc="8C088AEA">
      <w:start w:val="4"/>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25C7ED7"/>
    <w:multiLevelType w:val="hybridMultilevel"/>
    <w:tmpl w:val="C49E5CA4"/>
    <w:lvl w:ilvl="0" w:tplc="04090001">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3A97C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736294B"/>
    <w:multiLevelType w:val="hybridMultilevel"/>
    <w:tmpl w:val="9250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BB3DCC"/>
    <w:multiLevelType w:val="hybridMultilevel"/>
    <w:tmpl w:val="B022AE5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DB6853"/>
    <w:multiLevelType w:val="hybridMultilevel"/>
    <w:tmpl w:val="2D162A52"/>
    <w:lvl w:ilvl="0" w:tplc="04090001">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9FE2839"/>
    <w:multiLevelType w:val="hybridMultilevel"/>
    <w:tmpl w:val="B0180618"/>
    <w:lvl w:ilvl="0" w:tplc="0409000F">
      <w:start w:val="1"/>
      <w:numFmt w:val="decimal"/>
      <w:lvlText w:val="%1."/>
      <w:lvlJc w:val="left"/>
      <w:pPr>
        <w:ind w:left="840" w:hanging="420"/>
      </w:pPr>
    </w:lvl>
    <w:lvl w:ilvl="1" w:tplc="13E22D2C">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276499"/>
    <w:multiLevelType w:val="hybridMultilevel"/>
    <w:tmpl w:val="33629A82"/>
    <w:lvl w:ilvl="0" w:tplc="0BA8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D776B2"/>
    <w:multiLevelType w:val="hybridMultilevel"/>
    <w:tmpl w:val="9C8893FE"/>
    <w:lvl w:ilvl="0" w:tplc="996660D6">
      <w:start w:val="1"/>
      <w:numFmt w:val="decimal"/>
      <w:lvlText w:val="%1."/>
      <w:lvlJc w:val="left"/>
      <w:pPr>
        <w:ind w:left="240" w:hanging="240"/>
      </w:pPr>
      <w:rPr>
        <w:rFonts w:hint="default"/>
      </w:rPr>
    </w:lvl>
    <w:lvl w:ilvl="1" w:tplc="04090001">
      <w:start w:val="1"/>
      <w:numFmt w:val="bullet"/>
      <w:lvlText w:val=""/>
      <w:lvlJc w:val="left"/>
      <w:pPr>
        <w:ind w:left="1140" w:hanging="7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2FD3EA0"/>
    <w:multiLevelType w:val="hybridMultilevel"/>
    <w:tmpl w:val="0214F850"/>
    <w:lvl w:ilvl="0" w:tplc="F20C4838">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FA3D5E"/>
    <w:multiLevelType w:val="hybridMultilevel"/>
    <w:tmpl w:val="FC780BBE"/>
    <w:lvl w:ilvl="0" w:tplc="0409000B">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6621960"/>
    <w:multiLevelType w:val="hybridMultilevel"/>
    <w:tmpl w:val="10CA81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A0A606B"/>
    <w:multiLevelType w:val="hybridMultilevel"/>
    <w:tmpl w:val="8CD2C6F4"/>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17">
    <w:nsid w:val="3A353165"/>
    <w:multiLevelType w:val="hybridMultilevel"/>
    <w:tmpl w:val="502C3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34B6070"/>
    <w:multiLevelType w:val="hybridMultilevel"/>
    <w:tmpl w:val="70140D5C"/>
    <w:lvl w:ilvl="0" w:tplc="A7ECBDCE">
      <w:start w:val="1"/>
      <w:numFmt w:val="decimal"/>
      <w:lvlText w:val="%1、"/>
      <w:lvlJc w:val="left"/>
      <w:pPr>
        <w:ind w:left="720" w:hanging="720"/>
      </w:pPr>
      <w:rPr>
        <w:rFonts w:hint="default"/>
      </w:rPr>
    </w:lvl>
    <w:lvl w:ilvl="1" w:tplc="06EE202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B836BA"/>
    <w:multiLevelType w:val="hybridMultilevel"/>
    <w:tmpl w:val="538CB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8954F57"/>
    <w:multiLevelType w:val="hybridMultilevel"/>
    <w:tmpl w:val="2AF2DE4C"/>
    <w:lvl w:ilvl="0" w:tplc="0409000B">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3582970"/>
    <w:multiLevelType w:val="hybridMultilevel"/>
    <w:tmpl w:val="A88697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EC15D44"/>
    <w:multiLevelType w:val="hybridMultilevel"/>
    <w:tmpl w:val="9E68AA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3D109E3"/>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4CE79B0"/>
    <w:multiLevelType w:val="hybridMultilevel"/>
    <w:tmpl w:val="10CA81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4D17A46"/>
    <w:multiLevelType w:val="hybridMultilevel"/>
    <w:tmpl w:val="3676A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5663552"/>
    <w:multiLevelType w:val="hybridMultilevel"/>
    <w:tmpl w:val="7186B5FE"/>
    <w:lvl w:ilvl="0" w:tplc="04090001">
      <w:start w:val="1"/>
      <w:numFmt w:val="bullet"/>
      <w:lvlText w:val=""/>
      <w:lvlJc w:val="left"/>
      <w:pPr>
        <w:ind w:left="84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74336E8"/>
    <w:multiLevelType w:val="hybridMultilevel"/>
    <w:tmpl w:val="6AF0FE5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2707BCE"/>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8"/>
  </w:num>
  <w:num w:numId="3">
    <w:abstractNumId w:val="10"/>
  </w:num>
  <w:num w:numId="4">
    <w:abstractNumId w:val="23"/>
  </w:num>
  <w:num w:numId="5">
    <w:abstractNumId w:val="28"/>
  </w:num>
  <w:num w:numId="6">
    <w:abstractNumId w:val="3"/>
  </w:num>
  <w:num w:numId="7">
    <w:abstractNumId w:val="8"/>
  </w:num>
  <w:num w:numId="8">
    <w:abstractNumId w:val="27"/>
  </w:num>
  <w:num w:numId="9">
    <w:abstractNumId w:val="6"/>
  </w:num>
  <w:num w:numId="10">
    <w:abstractNumId w:val="24"/>
  </w:num>
  <w:num w:numId="11">
    <w:abstractNumId w:val="21"/>
  </w:num>
  <w:num w:numId="12">
    <w:abstractNumId w:val="15"/>
  </w:num>
  <w:num w:numId="13">
    <w:abstractNumId w:val="17"/>
  </w:num>
  <w:num w:numId="14">
    <w:abstractNumId w:val="7"/>
  </w:num>
  <w:num w:numId="15">
    <w:abstractNumId w:val="13"/>
  </w:num>
  <w:num w:numId="16">
    <w:abstractNumId w:val="25"/>
  </w:num>
  <w:num w:numId="17">
    <w:abstractNumId w:val="16"/>
  </w:num>
  <w:num w:numId="18">
    <w:abstractNumId w:val="19"/>
  </w:num>
  <w:num w:numId="19">
    <w:abstractNumId w:val="22"/>
  </w:num>
  <w:num w:numId="20">
    <w:abstractNumId w:val="1"/>
  </w:num>
  <w:num w:numId="21">
    <w:abstractNumId w:val="11"/>
  </w:num>
  <w:num w:numId="22">
    <w:abstractNumId w:val="12"/>
  </w:num>
  <w:num w:numId="23">
    <w:abstractNumId w:val="20"/>
  </w:num>
  <w:num w:numId="24">
    <w:abstractNumId w:val="5"/>
  </w:num>
  <w:num w:numId="25">
    <w:abstractNumId w:val="26"/>
  </w:num>
  <w:num w:numId="26">
    <w:abstractNumId w:val="14"/>
  </w:num>
  <w:num w:numId="27">
    <w:abstractNumId w:val="4"/>
  </w:num>
  <w:num w:numId="28">
    <w:abstractNumId w:val="2"/>
  </w:num>
  <w:num w:numId="29">
    <w:abstractNumId w:val="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2D"/>
    <w:rsid w:val="00000DD4"/>
    <w:rsid w:val="00003921"/>
    <w:rsid w:val="0000462B"/>
    <w:rsid w:val="00005F2F"/>
    <w:rsid w:val="000064D0"/>
    <w:rsid w:val="00006C26"/>
    <w:rsid w:val="00006EF8"/>
    <w:rsid w:val="00026FB8"/>
    <w:rsid w:val="000325D7"/>
    <w:rsid w:val="00037A51"/>
    <w:rsid w:val="00040CB1"/>
    <w:rsid w:val="00045AB7"/>
    <w:rsid w:val="00061D8A"/>
    <w:rsid w:val="00062EB9"/>
    <w:rsid w:val="000638DF"/>
    <w:rsid w:val="00072276"/>
    <w:rsid w:val="00072512"/>
    <w:rsid w:val="00073B3C"/>
    <w:rsid w:val="00074F59"/>
    <w:rsid w:val="00083D5F"/>
    <w:rsid w:val="00084C10"/>
    <w:rsid w:val="00087442"/>
    <w:rsid w:val="000D066D"/>
    <w:rsid w:val="000D1C1D"/>
    <w:rsid w:val="000D63F7"/>
    <w:rsid w:val="000E192F"/>
    <w:rsid w:val="000E4027"/>
    <w:rsid w:val="000E4A2C"/>
    <w:rsid w:val="000E5AAE"/>
    <w:rsid w:val="000F0DD8"/>
    <w:rsid w:val="000F1AEE"/>
    <w:rsid w:val="000F70D1"/>
    <w:rsid w:val="00100B8C"/>
    <w:rsid w:val="0010238B"/>
    <w:rsid w:val="00112B94"/>
    <w:rsid w:val="001171D5"/>
    <w:rsid w:val="00117DE8"/>
    <w:rsid w:val="00125A5A"/>
    <w:rsid w:val="00132378"/>
    <w:rsid w:val="00154804"/>
    <w:rsid w:val="00155E9C"/>
    <w:rsid w:val="001602AB"/>
    <w:rsid w:val="00165166"/>
    <w:rsid w:val="00165705"/>
    <w:rsid w:val="00170159"/>
    <w:rsid w:val="0017305D"/>
    <w:rsid w:val="00174A5A"/>
    <w:rsid w:val="00175596"/>
    <w:rsid w:val="001833CA"/>
    <w:rsid w:val="00184E7D"/>
    <w:rsid w:val="00186CB7"/>
    <w:rsid w:val="00187C02"/>
    <w:rsid w:val="00194984"/>
    <w:rsid w:val="0019654B"/>
    <w:rsid w:val="0019657A"/>
    <w:rsid w:val="001A160C"/>
    <w:rsid w:val="001A1850"/>
    <w:rsid w:val="001A34BC"/>
    <w:rsid w:val="001A3F0A"/>
    <w:rsid w:val="001A645E"/>
    <w:rsid w:val="001B2BF5"/>
    <w:rsid w:val="001B5354"/>
    <w:rsid w:val="001B6CC1"/>
    <w:rsid w:val="001D2DB5"/>
    <w:rsid w:val="001E3B04"/>
    <w:rsid w:val="001E3D3C"/>
    <w:rsid w:val="001E747D"/>
    <w:rsid w:val="001F0D64"/>
    <w:rsid w:val="001F343A"/>
    <w:rsid w:val="002053B5"/>
    <w:rsid w:val="00210E1B"/>
    <w:rsid w:val="00215BA3"/>
    <w:rsid w:val="0022677E"/>
    <w:rsid w:val="0024022B"/>
    <w:rsid w:val="002576DD"/>
    <w:rsid w:val="00265CCA"/>
    <w:rsid w:val="00265F7D"/>
    <w:rsid w:val="00271481"/>
    <w:rsid w:val="002771C4"/>
    <w:rsid w:val="00284697"/>
    <w:rsid w:val="002A63B9"/>
    <w:rsid w:val="002A69DB"/>
    <w:rsid w:val="002B2266"/>
    <w:rsid w:val="002D2B1D"/>
    <w:rsid w:val="002D39B4"/>
    <w:rsid w:val="002D4D38"/>
    <w:rsid w:val="002D5DF3"/>
    <w:rsid w:val="002D7D1A"/>
    <w:rsid w:val="002E4D69"/>
    <w:rsid w:val="002E5EEA"/>
    <w:rsid w:val="002F3EC2"/>
    <w:rsid w:val="002F7B1F"/>
    <w:rsid w:val="00301616"/>
    <w:rsid w:val="003121B6"/>
    <w:rsid w:val="003148CC"/>
    <w:rsid w:val="003163B8"/>
    <w:rsid w:val="0032123C"/>
    <w:rsid w:val="003221CD"/>
    <w:rsid w:val="00322F3F"/>
    <w:rsid w:val="00323EBB"/>
    <w:rsid w:val="00324E24"/>
    <w:rsid w:val="00325794"/>
    <w:rsid w:val="0032793A"/>
    <w:rsid w:val="003308AF"/>
    <w:rsid w:val="0033169B"/>
    <w:rsid w:val="00332AF5"/>
    <w:rsid w:val="00337157"/>
    <w:rsid w:val="0034694A"/>
    <w:rsid w:val="00353BD0"/>
    <w:rsid w:val="00354FE6"/>
    <w:rsid w:val="00357240"/>
    <w:rsid w:val="0036129A"/>
    <w:rsid w:val="00365A8F"/>
    <w:rsid w:val="0037265D"/>
    <w:rsid w:val="00372CB4"/>
    <w:rsid w:val="003760C5"/>
    <w:rsid w:val="003762DE"/>
    <w:rsid w:val="0039753D"/>
    <w:rsid w:val="003A583B"/>
    <w:rsid w:val="003A7CC4"/>
    <w:rsid w:val="003B0539"/>
    <w:rsid w:val="003B53E4"/>
    <w:rsid w:val="003B7050"/>
    <w:rsid w:val="003B73B6"/>
    <w:rsid w:val="003B7DB0"/>
    <w:rsid w:val="003C0C55"/>
    <w:rsid w:val="003C13AD"/>
    <w:rsid w:val="003D126B"/>
    <w:rsid w:val="003D22FA"/>
    <w:rsid w:val="003D50D3"/>
    <w:rsid w:val="003D5B96"/>
    <w:rsid w:val="003D6070"/>
    <w:rsid w:val="003E259C"/>
    <w:rsid w:val="003E332C"/>
    <w:rsid w:val="003E6BBC"/>
    <w:rsid w:val="003F5D90"/>
    <w:rsid w:val="003F7691"/>
    <w:rsid w:val="00403CB3"/>
    <w:rsid w:val="004105C4"/>
    <w:rsid w:val="00412C58"/>
    <w:rsid w:val="0042252F"/>
    <w:rsid w:val="0043393D"/>
    <w:rsid w:val="00437904"/>
    <w:rsid w:val="00441CA5"/>
    <w:rsid w:val="00445A82"/>
    <w:rsid w:val="00451443"/>
    <w:rsid w:val="004543D8"/>
    <w:rsid w:val="00455131"/>
    <w:rsid w:val="00456244"/>
    <w:rsid w:val="00456380"/>
    <w:rsid w:val="00464125"/>
    <w:rsid w:val="00465A1C"/>
    <w:rsid w:val="00466313"/>
    <w:rsid w:val="0047583A"/>
    <w:rsid w:val="004761A1"/>
    <w:rsid w:val="004765D3"/>
    <w:rsid w:val="004821F6"/>
    <w:rsid w:val="00485EDF"/>
    <w:rsid w:val="004915A1"/>
    <w:rsid w:val="00493B1F"/>
    <w:rsid w:val="004945C6"/>
    <w:rsid w:val="00496A08"/>
    <w:rsid w:val="00496E00"/>
    <w:rsid w:val="004A5B50"/>
    <w:rsid w:val="004A72F6"/>
    <w:rsid w:val="004B0160"/>
    <w:rsid w:val="004B5BDA"/>
    <w:rsid w:val="004B7F06"/>
    <w:rsid w:val="004C5063"/>
    <w:rsid w:val="004C50ED"/>
    <w:rsid w:val="004D2571"/>
    <w:rsid w:val="004E44FC"/>
    <w:rsid w:val="004E5CE8"/>
    <w:rsid w:val="004E7E0B"/>
    <w:rsid w:val="004F2010"/>
    <w:rsid w:val="004F7C57"/>
    <w:rsid w:val="00502BFE"/>
    <w:rsid w:val="00504A55"/>
    <w:rsid w:val="00505787"/>
    <w:rsid w:val="00505BE6"/>
    <w:rsid w:val="00510763"/>
    <w:rsid w:val="00511F71"/>
    <w:rsid w:val="00515D3F"/>
    <w:rsid w:val="00517035"/>
    <w:rsid w:val="00520556"/>
    <w:rsid w:val="00535B57"/>
    <w:rsid w:val="00552286"/>
    <w:rsid w:val="00552405"/>
    <w:rsid w:val="00557016"/>
    <w:rsid w:val="0056499A"/>
    <w:rsid w:val="00572282"/>
    <w:rsid w:val="00585EE4"/>
    <w:rsid w:val="005A2143"/>
    <w:rsid w:val="005A3B7B"/>
    <w:rsid w:val="005A77C5"/>
    <w:rsid w:val="005A7ED3"/>
    <w:rsid w:val="005B1550"/>
    <w:rsid w:val="005B2F39"/>
    <w:rsid w:val="005B5D0A"/>
    <w:rsid w:val="005C112D"/>
    <w:rsid w:val="005C18C2"/>
    <w:rsid w:val="005C4292"/>
    <w:rsid w:val="005C7ECB"/>
    <w:rsid w:val="005D6F54"/>
    <w:rsid w:val="005E2A1E"/>
    <w:rsid w:val="005E4572"/>
    <w:rsid w:val="005E5749"/>
    <w:rsid w:val="005E7909"/>
    <w:rsid w:val="005F1761"/>
    <w:rsid w:val="005F4BCC"/>
    <w:rsid w:val="0060613D"/>
    <w:rsid w:val="00607137"/>
    <w:rsid w:val="00612C3F"/>
    <w:rsid w:val="00615789"/>
    <w:rsid w:val="006165EC"/>
    <w:rsid w:val="006171BF"/>
    <w:rsid w:val="006174C9"/>
    <w:rsid w:val="0063112B"/>
    <w:rsid w:val="00634B3A"/>
    <w:rsid w:val="00640188"/>
    <w:rsid w:val="00641319"/>
    <w:rsid w:val="00650D3D"/>
    <w:rsid w:val="00651E0D"/>
    <w:rsid w:val="00652929"/>
    <w:rsid w:val="006536D3"/>
    <w:rsid w:val="006546A4"/>
    <w:rsid w:val="00657DB7"/>
    <w:rsid w:val="0067037E"/>
    <w:rsid w:val="0067198E"/>
    <w:rsid w:val="00683783"/>
    <w:rsid w:val="00684A99"/>
    <w:rsid w:val="00685FBF"/>
    <w:rsid w:val="00693E1F"/>
    <w:rsid w:val="006A7B7C"/>
    <w:rsid w:val="006B0488"/>
    <w:rsid w:val="006B325D"/>
    <w:rsid w:val="006B5D30"/>
    <w:rsid w:val="006C6E77"/>
    <w:rsid w:val="006E0884"/>
    <w:rsid w:val="006E2A54"/>
    <w:rsid w:val="006E38D4"/>
    <w:rsid w:val="006E3B49"/>
    <w:rsid w:val="006E70A7"/>
    <w:rsid w:val="006F0E4E"/>
    <w:rsid w:val="006F1A27"/>
    <w:rsid w:val="006F52BC"/>
    <w:rsid w:val="00704F70"/>
    <w:rsid w:val="0070681D"/>
    <w:rsid w:val="00713B13"/>
    <w:rsid w:val="007146EB"/>
    <w:rsid w:val="007156B3"/>
    <w:rsid w:val="00716B3B"/>
    <w:rsid w:val="00721921"/>
    <w:rsid w:val="007237BC"/>
    <w:rsid w:val="00723E78"/>
    <w:rsid w:val="00726BDB"/>
    <w:rsid w:val="00731213"/>
    <w:rsid w:val="007364EA"/>
    <w:rsid w:val="007375CF"/>
    <w:rsid w:val="00737828"/>
    <w:rsid w:val="00741C9F"/>
    <w:rsid w:val="007426C9"/>
    <w:rsid w:val="00742D48"/>
    <w:rsid w:val="00752683"/>
    <w:rsid w:val="007607B9"/>
    <w:rsid w:val="00761FBD"/>
    <w:rsid w:val="007632BB"/>
    <w:rsid w:val="00764B36"/>
    <w:rsid w:val="00772E77"/>
    <w:rsid w:val="00773635"/>
    <w:rsid w:val="007773B7"/>
    <w:rsid w:val="00791B94"/>
    <w:rsid w:val="00792613"/>
    <w:rsid w:val="00793405"/>
    <w:rsid w:val="00794414"/>
    <w:rsid w:val="00797B4F"/>
    <w:rsid w:val="007A2D9A"/>
    <w:rsid w:val="007A3A02"/>
    <w:rsid w:val="007A6439"/>
    <w:rsid w:val="007A7A35"/>
    <w:rsid w:val="007C1D78"/>
    <w:rsid w:val="007C6EFB"/>
    <w:rsid w:val="007D2EF4"/>
    <w:rsid w:val="007D77F5"/>
    <w:rsid w:val="007E02F9"/>
    <w:rsid w:val="007E0804"/>
    <w:rsid w:val="007E0A5E"/>
    <w:rsid w:val="007E0B61"/>
    <w:rsid w:val="007E71DB"/>
    <w:rsid w:val="007F3D9A"/>
    <w:rsid w:val="007F799D"/>
    <w:rsid w:val="007F7AC8"/>
    <w:rsid w:val="0080626F"/>
    <w:rsid w:val="008150CF"/>
    <w:rsid w:val="00821264"/>
    <w:rsid w:val="0082303F"/>
    <w:rsid w:val="00823136"/>
    <w:rsid w:val="00833F20"/>
    <w:rsid w:val="0084444C"/>
    <w:rsid w:val="00846058"/>
    <w:rsid w:val="00850D1E"/>
    <w:rsid w:val="00853C7C"/>
    <w:rsid w:val="00854871"/>
    <w:rsid w:val="008559EF"/>
    <w:rsid w:val="00863D1E"/>
    <w:rsid w:val="00867A63"/>
    <w:rsid w:val="00867B40"/>
    <w:rsid w:val="0087115C"/>
    <w:rsid w:val="00876A57"/>
    <w:rsid w:val="00882CF9"/>
    <w:rsid w:val="00895078"/>
    <w:rsid w:val="008A5B01"/>
    <w:rsid w:val="008A6B25"/>
    <w:rsid w:val="008B1B45"/>
    <w:rsid w:val="008B3670"/>
    <w:rsid w:val="008B6CA2"/>
    <w:rsid w:val="008C4938"/>
    <w:rsid w:val="008C4B13"/>
    <w:rsid w:val="008C5453"/>
    <w:rsid w:val="008C5455"/>
    <w:rsid w:val="008C65C2"/>
    <w:rsid w:val="008D216C"/>
    <w:rsid w:val="008D42D5"/>
    <w:rsid w:val="008E25B4"/>
    <w:rsid w:val="008E5677"/>
    <w:rsid w:val="008F05A1"/>
    <w:rsid w:val="008F3755"/>
    <w:rsid w:val="008F409A"/>
    <w:rsid w:val="008F57EB"/>
    <w:rsid w:val="008F5EA9"/>
    <w:rsid w:val="0090088F"/>
    <w:rsid w:val="00902FA5"/>
    <w:rsid w:val="00903F7D"/>
    <w:rsid w:val="0090505C"/>
    <w:rsid w:val="00907643"/>
    <w:rsid w:val="00910269"/>
    <w:rsid w:val="00916277"/>
    <w:rsid w:val="00916FFC"/>
    <w:rsid w:val="0091701E"/>
    <w:rsid w:val="00923038"/>
    <w:rsid w:val="00927516"/>
    <w:rsid w:val="00934856"/>
    <w:rsid w:val="0093739C"/>
    <w:rsid w:val="00941AF6"/>
    <w:rsid w:val="00956CB3"/>
    <w:rsid w:val="00967A8B"/>
    <w:rsid w:val="00973C33"/>
    <w:rsid w:val="009748C2"/>
    <w:rsid w:val="009779DF"/>
    <w:rsid w:val="00981A8E"/>
    <w:rsid w:val="00996E62"/>
    <w:rsid w:val="009A4BD5"/>
    <w:rsid w:val="009A5099"/>
    <w:rsid w:val="009D6EC2"/>
    <w:rsid w:val="009E417F"/>
    <w:rsid w:val="009E7989"/>
    <w:rsid w:val="009F1350"/>
    <w:rsid w:val="009F40DF"/>
    <w:rsid w:val="009F4161"/>
    <w:rsid w:val="00A0026A"/>
    <w:rsid w:val="00A03D1B"/>
    <w:rsid w:val="00A07D2C"/>
    <w:rsid w:val="00A14095"/>
    <w:rsid w:val="00A16B7A"/>
    <w:rsid w:val="00A211DD"/>
    <w:rsid w:val="00A232A6"/>
    <w:rsid w:val="00A257F1"/>
    <w:rsid w:val="00A3169D"/>
    <w:rsid w:val="00A35EBE"/>
    <w:rsid w:val="00A403B6"/>
    <w:rsid w:val="00A41E1A"/>
    <w:rsid w:val="00A52B1A"/>
    <w:rsid w:val="00A60DF2"/>
    <w:rsid w:val="00A633AE"/>
    <w:rsid w:val="00A7347C"/>
    <w:rsid w:val="00A7379A"/>
    <w:rsid w:val="00A83FC5"/>
    <w:rsid w:val="00A85AE7"/>
    <w:rsid w:val="00A87075"/>
    <w:rsid w:val="00A97546"/>
    <w:rsid w:val="00AB0C31"/>
    <w:rsid w:val="00AD39BB"/>
    <w:rsid w:val="00AD4138"/>
    <w:rsid w:val="00AE667C"/>
    <w:rsid w:val="00AF2C19"/>
    <w:rsid w:val="00B00DEE"/>
    <w:rsid w:val="00B06C60"/>
    <w:rsid w:val="00B07378"/>
    <w:rsid w:val="00B13532"/>
    <w:rsid w:val="00B13DD6"/>
    <w:rsid w:val="00B16CA9"/>
    <w:rsid w:val="00B17698"/>
    <w:rsid w:val="00B31C56"/>
    <w:rsid w:val="00B33DD0"/>
    <w:rsid w:val="00B3443F"/>
    <w:rsid w:val="00B35F93"/>
    <w:rsid w:val="00B41E98"/>
    <w:rsid w:val="00B42A76"/>
    <w:rsid w:val="00B431B4"/>
    <w:rsid w:val="00B46837"/>
    <w:rsid w:val="00B50D32"/>
    <w:rsid w:val="00B51096"/>
    <w:rsid w:val="00B56C4A"/>
    <w:rsid w:val="00B64AE9"/>
    <w:rsid w:val="00B67F0C"/>
    <w:rsid w:val="00B72831"/>
    <w:rsid w:val="00B77828"/>
    <w:rsid w:val="00B77D71"/>
    <w:rsid w:val="00B93643"/>
    <w:rsid w:val="00B96CDD"/>
    <w:rsid w:val="00B96E27"/>
    <w:rsid w:val="00BA16F5"/>
    <w:rsid w:val="00BA1BD9"/>
    <w:rsid w:val="00BA3C47"/>
    <w:rsid w:val="00BB11A0"/>
    <w:rsid w:val="00BB32C6"/>
    <w:rsid w:val="00BB376B"/>
    <w:rsid w:val="00BC1CB5"/>
    <w:rsid w:val="00BD0F5C"/>
    <w:rsid w:val="00BD1745"/>
    <w:rsid w:val="00BD19F8"/>
    <w:rsid w:val="00BD1E8C"/>
    <w:rsid w:val="00BE1097"/>
    <w:rsid w:val="00BE5B99"/>
    <w:rsid w:val="00BE66A8"/>
    <w:rsid w:val="00BE7A84"/>
    <w:rsid w:val="00BE7DBD"/>
    <w:rsid w:val="00BF2FF7"/>
    <w:rsid w:val="00BF3B53"/>
    <w:rsid w:val="00BF7686"/>
    <w:rsid w:val="00C06492"/>
    <w:rsid w:val="00C11099"/>
    <w:rsid w:val="00C17C18"/>
    <w:rsid w:val="00C20C5A"/>
    <w:rsid w:val="00C22265"/>
    <w:rsid w:val="00C25476"/>
    <w:rsid w:val="00C2644D"/>
    <w:rsid w:val="00C274C7"/>
    <w:rsid w:val="00C32CAD"/>
    <w:rsid w:val="00C41882"/>
    <w:rsid w:val="00C5333F"/>
    <w:rsid w:val="00C55D8C"/>
    <w:rsid w:val="00C56427"/>
    <w:rsid w:val="00C56C2E"/>
    <w:rsid w:val="00C63855"/>
    <w:rsid w:val="00C65CBC"/>
    <w:rsid w:val="00C65E4B"/>
    <w:rsid w:val="00C73198"/>
    <w:rsid w:val="00C753AB"/>
    <w:rsid w:val="00C777F5"/>
    <w:rsid w:val="00C81875"/>
    <w:rsid w:val="00CB2652"/>
    <w:rsid w:val="00CB5203"/>
    <w:rsid w:val="00CB776F"/>
    <w:rsid w:val="00CC028C"/>
    <w:rsid w:val="00CC1BE7"/>
    <w:rsid w:val="00CC3C0A"/>
    <w:rsid w:val="00CC5F2C"/>
    <w:rsid w:val="00CE2C3D"/>
    <w:rsid w:val="00CE4401"/>
    <w:rsid w:val="00CE6C52"/>
    <w:rsid w:val="00CF5301"/>
    <w:rsid w:val="00D037AF"/>
    <w:rsid w:val="00D05033"/>
    <w:rsid w:val="00D156DC"/>
    <w:rsid w:val="00D1572A"/>
    <w:rsid w:val="00D171E9"/>
    <w:rsid w:val="00D20A9E"/>
    <w:rsid w:val="00D24B89"/>
    <w:rsid w:val="00D3606A"/>
    <w:rsid w:val="00D36D67"/>
    <w:rsid w:val="00D44B0B"/>
    <w:rsid w:val="00D4619C"/>
    <w:rsid w:val="00D61F2E"/>
    <w:rsid w:val="00D727FE"/>
    <w:rsid w:val="00D7587E"/>
    <w:rsid w:val="00D760F2"/>
    <w:rsid w:val="00D777C0"/>
    <w:rsid w:val="00D83E77"/>
    <w:rsid w:val="00D91C6B"/>
    <w:rsid w:val="00D92ADF"/>
    <w:rsid w:val="00D93909"/>
    <w:rsid w:val="00D97DF2"/>
    <w:rsid w:val="00DA0440"/>
    <w:rsid w:val="00DA57E1"/>
    <w:rsid w:val="00DB2623"/>
    <w:rsid w:val="00DC42FF"/>
    <w:rsid w:val="00DC4D68"/>
    <w:rsid w:val="00DD0822"/>
    <w:rsid w:val="00DD6986"/>
    <w:rsid w:val="00DE0B4D"/>
    <w:rsid w:val="00DE5481"/>
    <w:rsid w:val="00DE59A6"/>
    <w:rsid w:val="00DE5FBA"/>
    <w:rsid w:val="00DF1AD8"/>
    <w:rsid w:val="00DF6E67"/>
    <w:rsid w:val="00E02D5B"/>
    <w:rsid w:val="00E16628"/>
    <w:rsid w:val="00E16E46"/>
    <w:rsid w:val="00E27DCE"/>
    <w:rsid w:val="00E305DB"/>
    <w:rsid w:val="00E37F46"/>
    <w:rsid w:val="00E46324"/>
    <w:rsid w:val="00E51935"/>
    <w:rsid w:val="00E57EFD"/>
    <w:rsid w:val="00E6038F"/>
    <w:rsid w:val="00E61E85"/>
    <w:rsid w:val="00E71496"/>
    <w:rsid w:val="00E76918"/>
    <w:rsid w:val="00E81325"/>
    <w:rsid w:val="00E844CE"/>
    <w:rsid w:val="00E85019"/>
    <w:rsid w:val="00E90FB5"/>
    <w:rsid w:val="00E920EF"/>
    <w:rsid w:val="00EA38EA"/>
    <w:rsid w:val="00EA5FB5"/>
    <w:rsid w:val="00EB26FA"/>
    <w:rsid w:val="00EB4261"/>
    <w:rsid w:val="00EC6561"/>
    <w:rsid w:val="00ED07AA"/>
    <w:rsid w:val="00ED081D"/>
    <w:rsid w:val="00EE5320"/>
    <w:rsid w:val="00EF5B81"/>
    <w:rsid w:val="00F028F6"/>
    <w:rsid w:val="00F02F74"/>
    <w:rsid w:val="00F119B9"/>
    <w:rsid w:val="00F11B14"/>
    <w:rsid w:val="00F22B62"/>
    <w:rsid w:val="00F2432A"/>
    <w:rsid w:val="00F2476D"/>
    <w:rsid w:val="00F31737"/>
    <w:rsid w:val="00F3321F"/>
    <w:rsid w:val="00F37DEC"/>
    <w:rsid w:val="00F4230E"/>
    <w:rsid w:val="00F437E8"/>
    <w:rsid w:val="00F46D67"/>
    <w:rsid w:val="00F476CE"/>
    <w:rsid w:val="00F63C44"/>
    <w:rsid w:val="00F648AC"/>
    <w:rsid w:val="00F73C40"/>
    <w:rsid w:val="00F75A60"/>
    <w:rsid w:val="00F82AD0"/>
    <w:rsid w:val="00F83B1C"/>
    <w:rsid w:val="00F845F6"/>
    <w:rsid w:val="00F9490E"/>
    <w:rsid w:val="00F95988"/>
    <w:rsid w:val="00FA032E"/>
    <w:rsid w:val="00FA204E"/>
    <w:rsid w:val="00FA2C99"/>
    <w:rsid w:val="00FB4B6F"/>
    <w:rsid w:val="00FB5E40"/>
    <w:rsid w:val="00FC226A"/>
    <w:rsid w:val="00FD16A2"/>
    <w:rsid w:val="00FD3535"/>
    <w:rsid w:val="00FD6711"/>
    <w:rsid w:val="00FE0A53"/>
    <w:rsid w:val="00FE41EF"/>
    <w:rsid w:val="00FE50C5"/>
    <w:rsid w:val="00FE5C3F"/>
    <w:rsid w:val="00FE642A"/>
    <w:rsid w:val="00FF4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1A27"/>
    <w:pPr>
      <w:widowControl w:val="0"/>
      <w:jc w:val="both"/>
    </w:pPr>
    <w:rPr>
      <w:rFonts w:eastAsia="仿宋"/>
      <w:sz w:val="32"/>
    </w:rPr>
  </w:style>
  <w:style w:type="paragraph" w:styleId="1">
    <w:name w:val="heading 1"/>
    <w:next w:val="a"/>
    <w:link w:val="1Char"/>
    <w:uiPriority w:val="9"/>
    <w:qFormat/>
    <w:rsid w:val="006F1A2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6F1A2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6F1A2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6F1A2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6F1A2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6F1A2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6F1A2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6F1A2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6F1A27"/>
    <w:pPr>
      <w:keepNext/>
      <w:keepLines/>
      <w:numPr>
        <w:ilvl w:val="8"/>
        <w:numId w:val="1"/>
      </w:numPr>
      <w:tabs>
        <w:tab w:val="left" w:pos="1589"/>
      </w:tabs>
      <w:spacing w:before="240" w:after="64" w:line="317" w:lineRule="auto"/>
      <w:ind w:left="1589"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1A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F1A27"/>
    <w:rPr>
      <w:sz w:val="18"/>
      <w:szCs w:val="18"/>
    </w:rPr>
  </w:style>
  <w:style w:type="paragraph" w:styleId="a4">
    <w:name w:val="footer"/>
    <w:basedOn w:val="a"/>
    <w:link w:val="Char0"/>
    <w:uiPriority w:val="99"/>
    <w:unhideWhenUsed/>
    <w:rsid w:val="006F1A27"/>
    <w:pPr>
      <w:tabs>
        <w:tab w:val="center" w:pos="4153"/>
        <w:tab w:val="right" w:pos="8306"/>
      </w:tabs>
      <w:snapToGrid w:val="0"/>
      <w:jc w:val="left"/>
    </w:pPr>
    <w:rPr>
      <w:sz w:val="18"/>
      <w:szCs w:val="18"/>
    </w:rPr>
  </w:style>
  <w:style w:type="character" w:customStyle="1" w:styleId="Char0">
    <w:name w:val="页脚 Char"/>
    <w:basedOn w:val="a0"/>
    <w:link w:val="a4"/>
    <w:uiPriority w:val="99"/>
    <w:rsid w:val="006F1A27"/>
    <w:rPr>
      <w:sz w:val="18"/>
      <w:szCs w:val="18"/>
    </w:rPr>
  </w:style>
  <w:style w:type="character" w:customStyle="1" w:styleId="1Char">
    <w:name w:val="标题 1 Char"/>
    <w:basedOn w:val="a0"/>
    <w:link w:val="1"/>
    <w:uiPriority w:val="9"/>
    <w:rsid w:val="006F1A27"/>
    <w:rPr>
      <w:rFonts w:ascii="DFKai-SB" w:eastAsia="宋体" w:hAnsi="DFKai-SB" w:cs="DFKai-SB"/>
      <w:b/>
      <w:bCs/>
      <w:kern w:val="44"/>
      <w:sz w:val="32"/>
      <w:szCs w:val="24"/>
      <w:lang w:val="zh-CN"/>
    </w:rPr>
  </w:style>
  <w:style w:type="character" w:customStyle="1" w:styleId="2Char">
    <w:name w:val="标题 2 Char"/>
    <w:basedOn w:val="a0"/>
    <w:link w:val="2"/>
    <w:uiPriority w:val="9"/>
    <w:rsid w:val="006F1A27"/>
    <w:rPr>
      <w:rFonts w:ascii="Arial" w:eastAsia="DFKai-SB" w:hAnsi="Arial" w:cs="Times New Roman"/>
      <w:b/>
      <w:bCs/>
      <w:sz w:val="30"/>
      <w:szCs w:val="32"/>
    </w:rPr>
  </w:style>
  <w:style w:type="character" w:customStyle="1" w:styleId="3Char">
    <w:name w:val="标题 3 Char"/>
    <w:basedOn w:val="a0"/>
    <w:link w:val="3"/>
    <w:uiPriority w:val="9"/>
    <w:rsid w:val="006F1A2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6F1A27"/>
    <w:rPr>
      <w:rFonts w:ascii="Arial" w:eastAsia="微软雅黑" w:hAnsi="Arial" w:cs="Times New Roman"/>
      <w:b/>
      <w:bCs/>
      <w:sz w:val="28"/>
      <w:szCs w:val="28"/>
      <w:lang w:val="zh-CN"/>
    </w:rPr>
  </w:style>
  <w:style w:type="character" w:customStyle="1" w:styleId="5Char">
    <w:name w:val="标题 5 Char"/>
    <w:basedOn w:val="a0"/>
    <w:link w:val="5"/>
    <w:uiPriority w:val="9"/>
    <w:rsid w:val="006F1A27"/>
    <w:rPr>
      <w:rFonts w:ascii="Times New Roman" w:eastAsia="宋体" w:hAnsi="Times New Roman" w:cs="Times New Roman"/>
      <w:b/>
      <w:bCs/>
      <w:sz w:val="28"/>
      <w:szCs w:val="28"/>
    </w:rPr>
  </w:style>
  <w:style w:type="character" w:customStyle="1" w:styleId="6Char">
    <w:name w:val="标题 6 Char"/>
    <w:basedOn w:val="a0"/>
    <w:link w:val="6"/>
    <w:uiPriority w:val="9"/>
    <w:rsid w:val="006F1A27"/>
    <w:rPr>
      <w:rFonts w:ascii="Arial" w:eastAsia="黑体" w:hAnsi="Arial" w:cs="Times New Roman"/>
      <w:b/>
      <w:bCs/>
      <w:sz w:val="24"/>
      <w:szCs w:val="24"/>
    </w:rPr>
  </w:style>
  <w:style w:type="character" w:customStyle="1" w:styleId="7Char">
    <w:name w:val="标题 7 Char"/>
    <w:basedOn w:val="a0"/>
    <w:link w:val="7"/>
    <w:uiPriority w:val="9"/>
    <w:rsid w:val="006F1A27"/>
    <w:rPr>
      <w:rFonts w:ascii="Times New Roman" w:eastAsia="宋体" w:hAnsi="Times New Roman" w:cs="Times New Roman"/>
      <w:b/>
      <w:bCs/>
      <w:sz w:val="24"/>
      <w:szCs w:val="24"/>
    </w:rPr>
  </w:style>
  <w:style w:type="character" w:customStyle="1" w:styleId="8Char">
    <w:name w:val="标题 8 Char"/>
    <w:basedOn w:val="a0"/>
    <w:link w:val="8"/>
    <w:uiPriority w:val="9"/>
    <w:rsid w:val="006F1A27"/>
    <w:rPr>
      <w:rFonts w:ascii="Arial" w:eastAsia="黑体" w:hAnsi="Arial" w:cs="Times New Roman"/>
      <w:sz w:val="24"/>
      <w:szCs w:val="24"/>
    </w:rPr>
  </w:style>
  <w:style w:type="character" w:customStyle="1" w:styleId="9Char">
    <w:name w:val="标题 9 Char"/>
    <w:basedOn w:val="a0"/>
    <w:link w:val="9"/>
    <w:rsid w:val="006F1A27"/>
    <w:rPr>
      <w:rFonts w:ascii="Arial" w:eastAsia="黑体" w:hAnsi="Arial" w:cs="Times New Roman"/>
      <w:sz w:val="32"/>
      <w:szCs w:val="21"/>
    </w:rPr>
  </w:style>
  <w:style w:type="paragraph" w:styleId="a5">
    <w:name w:val="List Paragraph"/>
    <w:basedOn w:val="a"/>
    <w:uiPriority w:val="34"/>
    <w:qFormat/>
    <w:rsid w:val="006F1A27"/>
    <w:pPr>
      <w:ind w:firstLineChars="200" w:firstLine="420"/>
    </w:pPr>
  </w:style>
  <w:style w:type="paragraph" w:styleId="a6">
    <w:name w:val="Balloon Text"/>
    <w:basedOn w:val="a"/>
    <w:link w:val="Char1"/>
    <w:uiPriority w:val="99"/>
    <w:semiHidden/>
    <w:unhideWhenUsed/>
    <w:rsid w:val="006F1A27"/>
    <w:rPr>
      <w:sz w:val="18"/>
      <w:szCs w:val="18"/>
    </w:rPr>
  </w:style>
  <w:style w:type="character" w:customStyle="1" w:styleId="Char1">
    <w:name w:val="批注框文本 Char"/>
    <w:basedOn w:val="a0"/>
    <w:link w:val="a6"/>
    <w:uiPriority w:val="99"/>
    <w:semiHidden/>
    <w:rsid w:val="006F1A27"/>
    <w:rPr>
      <w:rFonts w:eastAsia="仿宋"/>
      <w:sz w:val="18"/>
      <w:szCs w:val="18"/>
    </w:rPr>
  </w:style>
  <w:style w:type="table" w:styleId="a7">
    <w:name w:val="Table Grid"/>
    <w:basedOn w:val="a1"/>
    <w:uiPriority w:val="59"/>
    <w:rsid w:val="00186C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087442"/>
    <w:rPr>
      <w:rFonts w:asciiTheme="majorHAnsi" w:eastAsia="黑体" w:hAnsiTheme="majorHAnsi" w:cstheme="majorBidi"/>
      <w:sz w:val="20"/>
      <w:szCs w:val="20"/>
    </w:rPr>
  </w:style>
  <w:style w:type="paragraph" w:styleId="a9">
    <w:name w:val="Title"/>
    <w:basedOn w:val="a"/>
    <w:next w:val="a"/>
    <w:link w:val="Char2"/>
    <w:qFormat/>
    <w:rsid w:val="003B53E4"/>
    <w:pPr>
      <w:spacing w:before="240" w:after="60"/>
      <w:jc w:val="center"/>
      <w:outlineLvl w:val="0"/>
    </w:pPr>
    <w:rPr>
      <w:rFonts w:ascii="Cambria" w:eastAsia="DFKai-SB" w:hAnsi="Cambria" w:cs="Times New Roman"/>
      <w:b/>
      <w:bCs/>
      <w:sz w:val="52"/>
      <w:szCs w:val="32"/>
      <w:lang w:val="zh-CN"/>
    </w:rPr>
  </w:style>
  <w:style w:type="character" w:customStyle="1" w:styleId="Char2">
    <w:name w:val="标题 Char"/>
    <w:basedOn w:val="a0"/>
    <w:link w:val="a9"/>
    <w:qFormat/>
    <w:rsid w:val="003B53E4"/>
    <w:rPr>
      <w:rFonts w:ascii="Cambria" w:eastAsia="DFKai-SB" w:hAnsi="Cambria" w:cs="Times New Roman"/>
      <w:b/>
      <w:bCs/>
      <w:sz w:val="52"/>
      <w:szCs w:val="32"/>
      <w:lang w:val="zh-CN"/>
    </w:rPr>
  </w:style>
  <w:style w:type="paragraph" w:customStyle="1" w:styleId="20">
    <w:name w:val="信息标题2"/>
    <w:basedOn w:val="a8"/>
    <w:next w:val="a8"/>
    <w:qFormat/>
    <w:rsid w:val="007A2D9A"/>
    <w:pPr>
      <w:spacing w:before="120" w:after="240"/>
      <w:jc w:val="left"/>
    </w:pPr>
    <w:rPr>
      <w:rFonts w:ascii="Arial Black" w:hAnsi="Arial Black" w:cs="Times New Roman"/>
      <w:sz w:val="30"/>
    </w:rPr>
  </w:style>
  <w:style w:type="paragraph" w:customStyle="1" w:styleId="aa">
    <w:name w:val="卫生厅公文"/>
    <w:rsid w:val="007A2D9A"/>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character" w:styleId="ab">
    <w:name w:val="Hyperlink"/>
    <w:basedOn w:val="a0"/>
    <w:uiPriority w:val="99"/>
    <w:unhideWhenUsed/>
    <w:rsid w:val="000E40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1A27"/>
    <w:pPr>
      <w:widowControl w:val="0"/>
      <w:jc w:val="both"/>
    </w:pPr>
    <w:rPr>
      <w:rFonts w:eastAsia="仿宋"/>
      <w:sz w:val="32"/>
    </w:rPr>
  </w:style>
  <w:style w:type="paragraph" w:styleId="1">
    <w:name w:val="heading 1"/>
    <w:next w:val="a"/>
    <w:link w:val="1Char"/>
    <w:uiPriority w:val="9"/>
    <w:qFormat/>
    <w:rsid w:val="006F1A2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6F1A2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6F1A2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6F1A2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6F1A2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6F1A2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6F1A2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6F1A2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6F1A27"/>
    <w:pPr>
      <w:keepNext/>
      <w:keepLines/>
      <w:numPr>
        <w:ilvl w:val="8"/>
        <w:numId w:val="1"/>
      </w:numPr>
      <w:tabs>
        <w:tab w:val="left" w:pos="1589"/>
      </w:tabs>
      <w:spacing w:before="240" w:after="64" w:line="317" w:lineRule="auto"/>
      <w:ind w:left="1589"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1A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F1A27"/>
    <w:rPr>
      <w:sz w:val="18"/>
      <w:szCs w:val="18"/>
    </w:rPr>
  </w:style>
  <w:style w:type="paragraph" w:styleId="a4">
    <w:name w:val="footer"/>
    <w:basedOn w:val="a"/>
    <w:link w:val="Char0"/>
    <w:uiPriority w:val="99"/>
    <w:unhideWhenUsed/>
    <w:rsid w:val="006F1A27"/>
    <w:pPr>
      <w:tabs>
        <w:tab w:val="center" w:pos="4153"/>
        <w:tab w:val="right" w:pos="8306"/>
      </w:tabs>
      <w:snapToGrid w:val="0"/>
      <w:jc w:val="left"/>
    </w:pPr>
    <w:rPr>
      <w:sz w:val="18"/>
      <w:szCs w:val="18"/>
    </w:rPr>
  </w:style>
  <w:style w:type="character" w:customStyle="1" w:styleId="Char0">
    <w:name w:val="页脚 Char"/>
    <w:basedOn w:val="a0"/>
    <w:link w:val="a4"/>
    <w:uiPriority w:val="99"/>
    <w:rsid w:val="006F1A27"/>
    <w:rPr>
      <w:sz w:val="18"/>
      <w:szCs w:val="18"/>
    </w:rPr>
  </w:style>
  <w:style w:type="character" w:customStyle="1" w:styleId="1Char">
    <w:name w:val="标题 1 Char"/>
    <w:basedOn w:val="a0"/>
    <w:link w:val="1"/>
    <w:uiPriority w:val="9"/>
    <w:rsid w:val="006F1A27"/>
    <w:rPr>
      <w:rFonts w:ascii="DFKai-SB" w:eastAsia="宋体" w:hAnsi="DFKai-SB" w:cs="DFKai-SB"/>
      <w:b/>
      <w:bCs/>
      <w:kern w:val="44"/>
      <w:sz w:val="32"/>
      <w:szCs w:val="24"/>
      <w:lang w:val="zh-CN"/>
    </w:rPr>
  </w:style>
  <w:style w:type="character" w:customStyle="1" w:styleId="2Char">
    <w:name w:val="标题 2 Char"/>
    <w:basedOn w:val="a0"/>
    <w:link w:val="2"/>
    <w:uiPriority w:val="9"/>
    <w:rsid w:val="006F1A27"/>
    <w:rPr>
      <w:rFonts w:ascii="Arial" w:eastAsia="DFKai-SB" w:hAnsi="Arial" w:cs="Times New Roman"/>
      <w:b/>
      <w:bCs/>
      <w:sz w:val="30"/>
      <w:szCs w:val="32"/>
    </w:rPr>
  </w:style>
  <w:style w:type="character" w:customStyle="1" w:styleId="3Char">
    <w:name w:val="标题 3 Char"/>
    <w:basedOn w:val="a0"/>
    <w:link w:val="3"/>
    <w:uiPriority w:val="9"/>
    <w:rsid w:val="006F1A2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6F1A27"/>
    <w:rPr>
      <w:rFonts w:ascii="Arial" w:eastAsia="微软雅黑" w:hAnsi="Arial" w:cs="Times New Roman"/>
      <w:b/>
      <w:bCs/>
      <w:sz w:val="28"/>
      <w:szCs w:val="28"/>
      <w:lang w:val="zh-CN"/>
    </w:rPr>
  </w:style>
  <w:style w:type="character" w:customStyle="1" w:styleId="5Char">
    <w:name w:val="标题 5 Char"/>
    <w:basedOn w:val="a0"/>
    <w:link w:val="5"/>
    <w:uiPriority w:val="9"/>
    <w:rsid w:val="006F1A27"/>
    <w:rPr>
      <w:rFonts w:ascii="Times New Roman" w:eastAsia="宋体" w:hAnsi="Times New Roman" w:cs="Times New Roman"/>
      <w:b/>
      <w:bCs/>
      <w:sz w:val="28"/>
      <w:szCs w:val="28"/>
    </w:rPr>
  </w:style>
  <w:style w:type="character" w:customStyle="1" w:styleId="6Char">
    <w:name w:val="标题 6 Char"/>
    <w:basedOn w:val="a0"/>
    <w:link w:val="6"/>
    <w:uiPriority w:val="9"/>
    <w:rsid w:val="006F1A27"/>
    <w:rPr>
      <w:rFonts w:ascii="Arial" w:eastAsia="黑体" w:hAnsi="Arial" w:cs="Times New Roman"/>
      <w:b/>
      <w:bCs/>
      <w:sz w:val="24"/>
      <w:szCs w:val="24"/>
    </w:rPr>
  </w:style>
  <w:style w:type="character" w:customStyle="1" w:styleId="7Char">
    <w:name w:val="标题 7 Char"/>
    <w:basedOn w:val="a0"/>
    <w:link w:val="7"/>
    <w:uiPriority w:val="9"/>
    <w:rsid w:val="006F1A27"/>
    <w:rPr>
      <w:rFonts w:ascii="Times New Roman" w:eastAsia="宋体" w:hAnsi="Times New Roman" w:cs="Times New Roman"/>
      <w:b/>
      <w:bCs/>
      <w:sz w:val="24"/>
      <w:szCs w:val="24"/>
    </w:rPr>
  </w:style>
  <w:style w:type="character" w:customStyle="1" w:styleId="8Char">
    <w:name w:val="标题 8 Char"/>
    <w:basedOn w:val="a0"/>
    <w:link w:val="8"/>
    <w:uiPriority w:val="9"/>
    <w:rsid w:val="006F1A27"/>
    <w:rPr>
      <w:rFonts w:ascii="Arial" w:eastAsia="黑体" w:hAnsi="Arial" w:cs="Times New Roman"/>
      <w:sz w:val="24"/>
      <w:szCs w:val="24"/>
    </w:rPr>
  </w:style>
  <w:style w:type="character" w:customStyle="1" w:styleId="9Char">
    <w:name w:val="标题 9 Char"/>
    <w:basedOn w:val="a0"/>
    <w:link w:val="9"/>
    <w:rsid w:val="006F1A27"/>
    <w:rPr>
      <w:rFonts w:ascii="Arial" w:eastAsia="黑体" w:hAnsi="Arial" w:cs="Times New Roman"/>
      <w:sz w:val="32"/>
      <w:szCs w:val="21"/>
    </w:rPr>
  </w:style>
  <w:style w:type="paragraph" w:styleId="a5">
    <w:name w:val="List Paragraph"/>
    <w:basedOn w:val="a"/>
    <w:uiPriority w:val="34"/>
    <w:qFormat/>
    <w:rsid w:val="006F1A27"/>
    <w:pPr>
      <w:ind w:firstLineChars="200" w:firstLine="420"/>
    </w:pPr>
  </w:style>
  <w:style w:type="paragraph" w:styleId="a6">
    <w:name w:val="Balloon Text"/>
    <w:basedOn w:val="a"/>
    <w:link w:val="Char1"/>
    <w:uiPriority w:val="99"/>
    <w:semiHidden/>
    <w:unhideWhenUsed/>
    <w:rsid w:val="006F1A27"/>
    <w:rPr>
      <w:sz w:val="18"/>
      <w:szCs w:val="18"/>
    </w:rPr>
  </w:style>
  <w:style w:type="character" w:customStyle="1" w:styleId="Char1">
    <w:name w:val="批注框文本 Char"/>
    <w:basedOn w:val="a0"/>
    <w:link w:val="a6"/>
    <w:uiPriority w:val="99"/>
    <w:semiHidden/>
    <w:rsid w:val="006F1A27"/>
    <w:rPr>
      <w:rFonts w:eastAsia="仿宋"/>
      <w:sz w:val="18"/>
      <w:szCs w:val="18"/>
    </w:rPr>
  </w:style>
  <w:style w:type="table" w:styleId="a7">
    <w:name w:val="Table Grid"/>
    <w:basedOn w:val="a1"/>
    <w:uiPriority w:val="59"/>
    <w:rsid w:val="00186C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087442"/>
    <w:rPr>
      <w:rFonts w:asciiTheme="majorHAnsi" w:eastAsia="黑体" w:hAnsiTheme="majorHAnsi" w:cstheme="majorBidi"/>
      <w:sz w:val="20"/>
      <w:szCs w:val="20"/>
    </w:rPr>
  </w:style>
  <w:style w:type="paragraph" w:styleId="a9">
    <w:name w:val="Title"/>
    <w:basedOn w:val="a"/>
    <w:next w:val="a"/>
    <w:link w:val="Char2"/>
    <w:qFormat/>
    <w:rsid w:val="003B53E4"/>
    <w:pPr>
      <w:spacing w:before="240" w:after="60"/>
      <w:jc w:val="center"/>
      <w:outlineLvl w:val="0"/>
    </w:pPr>
    <w:rPr>
      <w:rFonts w:ascii="Cambria" w:eastAsia="DFKai-SB" w:hAnsi="Cambria" w:cs="Times New Roman"/>
      <w:b/>
      <w:bCs/>
      <w:sz w:val="52"/>
      <w:szCs w:val="32"/>
      <w:lang w:val="zh-CN"/>
    </w:rPr>
  </w:style>
  <w:style w:type="character" w:customStyle="1" w:styleId="Char2">
    <w:name w:val="标题 Char"/>
    <w:basedOn w:val="a0"/>
    <w:link w:val="a9"/>
    <w:qFormat/>
    <w:rsid w:val="003B53E4"/>
    <w:rPr>
      <w:rFonts w:ascii="Cambria" w:eastAsia="DFKai-SB" w:hAnsi="Cambria" w:cs="Times New Roman"/>
      <w:b/>
      <w:bCs/>
      <w:sz w:val="52"/>
      <w:szCs w:val="32"/>
      <w:lang w:val="zh-CN"/>
    </w:rPr>
  </w:style>
  <w:style w:type="paragraph" w:customStyle="1" w:styleId="20">
    <w:name w:val="信息标题2"/>
    <w:basedOn w:val="a8"/>
    <w:next w:val="a8"/>
    <w:qFormat/>
    <w:rsid w:val="007A2D9A"/>
    <w:pPr>
      <w:spacing w:before="120" w:after="240"/>
      <w:jc w:val="left"/>
    </w:pPr>
    <w:rPr>
      <w:rFonts w:ascii="Arial Black" w:hAnsi="Arial Black" w:cs="Times New Roman"/>
      <w:sz w:val="30"/>
    </w:rPr>
  </w:style>
  <w:style w:type="paragraph" w:customStyle="1" w:styleId="aa">
    <w:name w:val="卫生厅公文"/>
    <w:rsid w:val="007A2D9A"/>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character" w:styleId="ab">
    <w:name w:val="Hyperlink"/>
    <w:basedOn w:val="a0"/>
    <w:uiPriority w:val="99"/>
    <w:unhideWhenUsed/>
    <w:rsid w:val="000E40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212435">
      <w:bodyDiv w:val="1"/>
      <w:marLeft w:val="0"/>
      <w:marRight w:val="0"/>
      <w:marTop w:val="0"/>
      <w:marBottom w:val="0"/>
      <w:divBdr>
        <w:top w:val="none" w:sz="0" w:space="0" w:color="auto"/>
        <w:left w:val="none" w:sz="0" w:space="0" w:color="auto"/>
        <w:bottom w:val="none" w:sz="0" w:space="0" w:color="auto"/>
        <w:right w:val="none" w:sz="0" w:space="0" w:color="auto"/>
      </w:divBdr>
    </w:div>
    <w:div w:id="93042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Excel____3.xlsx"/><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package" Target="embeddings/Microsoft_Excel____7.xlsx"/><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package" Target="embeddings/Microsoft_Excel____2.xls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6.emf"/><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9.jpg"/><Relationship Id="rId82" Type="http://schemas.openxmlformats.org/officeDocument/2006/relationships/package" Target="embeddings/Microsoft_Excel____6.xlsx"/><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emf"/><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60.png"/><Relationship Id="rId80" Type="http://schemas.openxmlformats.org/officeDocument/2006/relationships/package" Target="embeddings/Microsoft_Excel____5.xlsx"/><Relationship Id="rId85" Type="http://schemas.openxmlformats.org/officeDocument/2006/relationships/image" Target="media/image6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8.emf"/><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package" Target="embeddings/Microsoft_Excel____1.xlsx"/><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package" Target="embeddings/Microsoft_Excel____4.xlsx"/><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oleObject" Target="embeddings/Microsoft_Excel_97-2003____1.xls"/><Relationship Id="rId81" Type="http://schemas.openxmlformats.org/officeDocument/2006/relationships/image" Target="media/image67.emf"/><Relationship Id="rId86" Type="http://schemas.openxmlformats.org/officeDocument/2006/relationships/package" Target="embeddings/Microsoft_Excel____8.xlsx"/><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3DB27-42D8-4B4E-819F-94B86F9A8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1</Pages>
  <Words>5084</Words>
  <Characters>28983</Characters>
  <Application>Microsoft Office Word</Application>
  <DocSecurity>0</DocSecurity>
  <Lines>241</Lines>
  <Paragraphs>67</Paragraphs>
  <ScaleCrop>false</ScaleCrop>
  <Company/>
  <LinksUpToDate>false</LinksUpToDate>
  <CharactersWithSpaces>34000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10</cp:revision>
  <dcterms:created xsi:type="dcterms:W3CDTF">2017-12-21T01:01:00Z</dcterms:created>
  <dcterms:modified xsi:type="dcterms:W3CDTF">2018-02-09T09:34:00Z</dcterms:modified>
</cp:coreProperties>
</file>